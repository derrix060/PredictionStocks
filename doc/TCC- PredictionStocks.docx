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5A5A3ED" w14:textId="388099D3" w:rsidR="00E4743D" w:rsidRPr="00D71036" w:rsidRDefault="00900476" w:rsidP="00611BC0">
      <w:pPr>
        <w:jc w:val="center"/>
      </w:pPr>
      <w:r w:rsidRPr="00AE7F0A">
        <w:rPr>
          <w:noProof/>
          <w:lang w:val="en-US" w:eastAsia="en-US"/>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408BF08" w14:textId="77777777" w:rsidR="00E4743D" w:rsidRPr="00D71036" w:rsidRDefault="00E4743D" w:rsidP="000D401F">
      <w:pPr>
        <w:ind w:firstLine="0"/>
      </w:pPr>
    </w:p>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239D0441" w:rsidR="697AD20A" w:rsidRPr="00C63A3A" w:rsidRDefault="382A6C4F" w:rsidP="00611BC0">
      <w:pPr>
        <w:jc w:val="center"/>
        <w:rPr>
          <w:b/>
        </w:rPr>
      </w:pPr>
      <w:r w:rsidRPr="00C63A3A">
        <w:rPr>
          <w:rFonts w:eastAsia="Arial" w:cs="Arial"/>
          <w:b/>
        </w:rPr>
        <w:t>APLICAÇÃO DE REDES NEURAIS</w:t>
      </w:r>
      <w:ins w:id="0" w:author="mario" w:date="2017-07-15T08:59:00Z">
        <w:r w:rsidR="00FD570E">
          <w:rPr>
            <w:rFonts w:eastAsia="Arial" w:cs="Arial"/>
            <w:b/>
          </w:rPr>
          <w:t xml:space="preserve"> ARTIFICIAIS</w:t>
        </w:r>
      </w:ins>
      <w:r w:rsidRPr="00C63A3A">
        <w:rPr>
          <w:rFonts w:eastAsia="Arial" w:cs="Arial"/>
          <w:b/>
        </w:rPr>
        <w:t xml:space="preserve"> PARA PREVISÃO DE </w:t>
      </w:r>
      <w:r w:rsidR="00E52A18" w:rsidRPr="00C63A3A">
        <w:rPr>
          <w:rFonts w:eastAsia="Arial" w:cs="Arial"/>
          <w:b/>
        </w:rPr>
        <w:t xml:space="preserve">PREÇOS </w:t>
      </w:r>
      <w:r w:rsidRPr="00C63A3A">
        <w:rPr>
          <w:rFonts w:eastAsia="Arial" w:cs="Arial"/>
          <w:b/>
        </w:rPr>
        <w:t>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val="en-US" w:eastAsia="en-US"/>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49C9569F" w14:textId="77777777" w:rsidR="004C3066" w:rsidRPr="00D71036" w:rsidRDefault="004C3066" w:rsidP="000D401F">
      <w:pPr>
        <w:ind w:firstLine="0"/>
      </w:pPr>
    </w:p>
    <w:p w14:paraId="77A4F518" w14:textId="77777777" w:rsidR="004C3066" w:rsidRPr="00D71036" w:rsidRDefault="004C3066" w:rsidP="002078DB"/>
    <w:p w14:paraId="768AC4EF" w14:textId="77777777" w:rsidR="004C3066" w:rsidRPr="00D71036" w:rsidRDefault="004C3066" w:rsidP="00611BC0">
      <w:pPr>
        <w:jc w:val="center"/>
      </w:pPr>
    </w:p>
    <w:p w14:paraId="323DF873" w14:textId="59B9095A" w:rsidR="697AD20A" w:rsidRPr="00C63A3A" w:rsidRDefault="382A6C4F" w:rsidP="00611BC0">
      <w:pPr>
        <w:jc w:val="center"/>
        <w:rPr>
          <w:b/>
        </w:rPr>
      </w:pPr>
      <w:r w:rsidRPr="00C63A3A">
        <w:rPr>
          <w:rFonts w:eastAsia="Arial" w:cs="Arial"/>
          <w:b/>
        </w:rPr>
        <w:t>APLICAÇÃO DE REDES NE</w:t>
      </w:r>
      <w:r w:rsidR="000D40D1" w:rsidRPr="00C63A3A">
        <w:rPr>
          <w:rFonts w:eastAsia="Arial" w:cs="Arial"/>
          <w:b/>
        </w:rPr>
        <w:t>URAIS</w:t>
      </w:r>
      <w:ins w:id="1" w:author="mario" w:date="2017-07-15T08:59:00Z">
        <w:r w:rsidR="00FD570E">
          <w:rPr>
            <w:rFonts w:eastAsia="Arial" w:cs="Arial"/>
            <w:b/>
          </w:rPr>
          <w:t xml:space="preserve"> ARTIFICIAIS</w:t>
        </w:r>
      </w:ins>
      <w:r w:rsidR="000D40D1" w:rsidRPr="00C63A3A">
        <w:rPr>
          <w:rFonts w:eastAsia="Arial" w:cs="Arial"/>
          <w:b/>
        </w:rPr>
        <w:t xml:space="preserve"> PARA PREVISÃO DE PREÇOS</w:t>
      </w:r>
      <w:r w:rsidRPr="00C63A3A">
        <w:rPr>
          <w:rFonts w:eastAsia="Arial" w:cs="Arial"/>
          <w:b/>
        </w:rPr>
        <w:t xml:space="preserve">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B292397" w:rsidR="006858D2" w:rsidRDefault="382A6C4F" w:rsidP="382A6C4F">
      <w:pPr>
        <w:pStyle w:val="BodyTextIndent"/>
        <w:spacing w:before="0" w:after="160" w:line="240" w:lineRule="auto"/>
        <w:ind w:left="4536" w:firstLine="0"/>
        <w:rPr>
          <w:rFonts w:eastAsia="Arial" w:cs="Arial"/>
        </w:rPr>
      </w:pPr>
      <w:r w:rsidRPr="382A6C4F">
        <w:rPr>
          <w:rFonts w:eastAsia="Arial" w:cs="Arial"/>
        </w:rPr>
        <w:t>Trabalho de Conclusão de Curso apresentado à Faculdade de Tecnologia do Ipiranga, como requisito parcial para a obtenção do grau de Tecnólogo em Análise e Desenvolvimento de Sistemas.</w:t>
      </w:r>
    </w:p>
    <w:p w14:paraId="46AEF655" w14:textId="507AC97D" w:rsidR="00D663F1" w:rsidRPr="00D71036" w:rsidRDefault="00AC2965" w:rsidP="00611BC0">
      <w:pPr>
        <w:pStyle w:val="BodyTextIndent"/>
        <w:spacing w:before="0" w:after="160" w:line="240" w:lineRule="auto"/>
        <w:ind w:left="4536" w:firstLine="0"/>
      </w:pPr>
      <w:r>
        <w:rPr>
          <w:rFonts w:eastAsia="Arial" w:cs="Arial"/>
        </w:rPr>
        <w:t>Orientadora: Prof.ª Dr.</w:t>
      </w:r>
      <w:r w:rsidR="6103A698" w:rsidRPr="6103A698">
        <w:rPr>
          <w:rFonts w:eastAsia="Arial" w:cs="Arial"/>
        </w:rPr>
        <w:t>ª Andréia Cristina G. Machion.</w:t>
      </w:r>
    </w:p>
    <w:p w14:paraId="779CE7BE" w14:textId="77777777" w:rsidR="00737872" w:rsidRPr="00D71036" w:rsidRDefault="00737872" w:rsidP="000D401F">
      <w:pPr>
        <w:ind w:firstLine="0"/>
      </w:pPr>
    </w:p>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5CF7C734" w:rsidR="004C3066" w:rsidRPr="00D71036" w:rsidRDefault="6103A698" w:rsidP="00611BC0">
      <w:pPr>
        <w:jc w:val="center"/>
      </w:pPr>
      <w:r w:rsidRPr="6103A698">
        <w:rPr>
          <w:rFonts w:eastAsia="Arial" w:cs="Arial"/>
        </w:rPr>
        <w:t>2017</w:t>
      </w:r>
    </w:p>
    <w:p w14:paraId="26BEEEDF" w14:textId="77777777" w:rsidR="00F308B3" w:rsidRPr="00D71036" w:rsidRDefault="00F308B3" w:rsidP="00F308B3">
      <w:pPr>
        <w:jc w:val="center"/>
        <w:rPr>
          <w:rFonts w:cs="Arial"/>
        </w:rPr>
      </w:pPr>
      <w:bookmarkStart w:id="2" w:name="_Toc198052995"/>
    </w:p>
    <w:p w14:paraId="7015068C" w14:textId="1D478CF8" w:rsidR="000B4FCA" w:rsidRDefault="000B4FCA" w:rsidP="00F308B3">
      <w:pPr>
        <w:pStyle w:val="Title"/>
        <w:ind w:firstLine="0"/>
        <w:rPr>
          <w:rFonts w:eastAsia="Arial"/>
        </w:rPr>
      </w:pPr>
      <w:r w:rsidRPr="382A6C4F">
        <w:rPr>
          <w:rFonts w:eastAsia="Arial"/>
        </w:rPr>
        <w:t>AGRADECIMENTOS</w:t>
      </w:r>
    </w:p>
    <w:p w14:paraId="76F345D8" w14:textId="77777777" w:rsidR="00860812" w:rsidRDefault="00860812" w:rsidP="00860812">
      <w:pPr>
        <w:rPr>
          <w:rFonts w:eastAsia="Arial" w:cs="Arial"/>
        </w:rPr>
      </w:pPr>
    </w:p>
    <w:p w14:paraId="6530422A" w14:textId="51995103" w:rsidR="00970AA3" w:rsidRDefault="00970AA3" w:rsidP="00970AA3">
      <w:pPr>
        <w:rPr>
          <w:rFonts w:eastAsia="Arial" w:cs="Arial"/>
        </w:rPr>
      </w:pPr>
      <w:r>
        <w:rPr>
          <w:rFonts w:eastAsia="Arial" w:cs="Arial"/>
        </w:rPr>
        <w:t xml:space="preserve">Aos meus parentes, pelo amor, incentivo e apoio incondicional. À minha tia Simone que foi uma </w:t>
      </w:r>
      <w:r w:rsidR="00AC2965">
        <w:rPr>
          <w:rFonts w:eastAsia="Arial" w:cs="Arial"/>
        </w:rPr>
        <w:t xml:space="preserve">pessoa </w:t>
      </w:r>
      <w:r>
        <w:rPr>
          <w:rFonts w:eastAsia="Arial" w:cs="Arial"/>
        </w:rPr>
        <w:t>bem importante no começo da faculdade pelo incentivo.</w:t>
      </w:r>
    </w:p>
    <w:p w14:paraId="431B1F3A" w14:textId="1CC4EB3E" w:rsidR="00DA09C4" w:rsidRDefault="00DA09C4" w:rsidP="00860812">
      <w:pPr>
        <w:rPr>
          <w:rFonts w:eastAsia="Arial" w:cs="Arial"/>
        </w:rPr>
      </w:pPr>
      <w:r>
        <w:rPr>
          <w:rFonts w:eastAsia="Arial" w:cs="Arial"/>
        </w:rPr>
        <w:t xml:space="preserve">Agradeço a meus companheiros </w:t>
      </w:r>
      <w:r w:rsidR="00AC2965">
        <w:rPr>
          <w:rFonts w:eastAsia="Arial" w:cs="Arial"/>
        </w:rPr>
        <w:t xml:space="preserve">de </w:t>
      </w:r>
      <w:r>
        <w:rPr>
          <w:rFonts w:eastAsia="Arial" w:cs="Arial"/>
        </w:rPr>
        <w:t>maratonas:</w:t>
      </w:r>
      <w:r w:rsidR="00234384">
        <w:rPr>
          <w:rFonts w:eastAsia="Arial" w:cs="Arial"/>
        </w:rPr>
        <w:t xml:space="preserve"> David Cabrera, Fabio Santana, Felipe Conceição, Lucas Ferreira e Neftales Antunes; a</w:t>
      </w:r>
      <w:r w:rsidR="00AC2965">
        <w:rPr>
          <w:rFonts w:eastAsia="Arial" w:cs="Arial"/>
        </w:rPr>
        <w:t>os</w:t>
      </w:r>
      <w:r w:rsidR="00333F47">
        <w:rPr>
          <w:rFonts w:eastAsia="Arial" w:cs="Arial"/>
        </w:rPr>
        <w:t xml:space="preserve"> </w:t>
      </w:r>
      <w:r w:rsidR="00234384">
        <w:rPr>
          <w:rFonts w:eastAsia="Arial" w:cs="Arial"/>
        </w:rPr>
        <w:t>grandes companheiros do curso, em especial ao Cauê Polimanti e à Juliana Aboud.</w:t>
      </w:r>
    </w:p>
    <w:p w14:paraId="2C6D69DD" w14:textId="0AF8C226" w:rsidR="00970AA3" w:rsidRDefault="00970AA3" w:rsidP="00860812">
      <w:pPr>
        <w:rPr>
          <w:rFonts w:eastAsia="Arial" w:cs="Arial"/>
        </w:rPr>
      </w:pPr>
      <w:r w:rsidRPr="00970AA3">
        <w:rPr>
          <w:rFonts w:eastAsia="Arial" w:cs="Arial"/>
        </w:rPr>
        <w:t xml:space="preserve">Agradeço а todos os professores </w:t>
      </w:r>
      <w:r>
        <w:rPr>
          <w:rFonts w:eastAsia="Arial" w:cs="Arial"/>
        </w:rPr>
        <w:t>por me</w:t>
      </w:r>
      <w:r w:rsidRPr="00970AA3">
        <w:rPr>
          <w:rFonts w:eastAsia="Arial" w:cs="Arial"/>
        </w:rPr>
        <w:t xml:space="preserve"> proporcionar conhecimento </w:t>
      </w:r>
      <w:r>
        <w:rPr>
          <w:rFonts w:eastAsia="Arial" w:cs="Arial"/>
        </w:rPr>
        <w:t>não</w:t>
      </w:r>
      <w:r w:rsidRPr="00970AA3">
        <w:rPr>
          <w:rFonts w:eastAsia="Arial" w:cs="Arial"/>
        </w:rPr>
        <w:t xml:space="preserve"> apenas racional, </w:t>
      </w:r>
      <w:r>
        <w:rPr>
          <w:rFonts w:eastAsia="Arial" w:cs="Arial"/>
        </w:rPr>
        <w:t>mas</w:t>
      </w:r>
      <w:r w:rsidRPr="00970AA3">
        <w:rPr>
          <w:rFonts w:eastAsia="Arial" w:cs="Arial"/>
        </w:rPr>
        <w:t xml:space="preserve"> </w:t>
      </w:r>
      <w:r w:rsidR="00AC2965">
        <w:rPr>
          <w:rFonts w:eastAsia="Arial" w:cs="Arial"/>
        </w:rPr>
        <w:t xml:space="preserve">também </w:t>
      </w:r>
      <w:r w:rsidRPr="00970AA3">
        <w:rPr>
          <w:rFonts w:eastAsia="Arial" w:cs="Arial"/>
        </w:rPr>
        <w:t xml:space="preserve">а manifestação </w:t>
      </w:r>
      <w:r>
        <w:rPr>
          <w:rFonts w:eastAsia="Arial" w:cs="Arial"/>
        </w:rPr>
        <w:t>do</w:t>
      </w:r>
      <w:r w:rsidRPr="00970AA3">
        <w:rPr>
          <w:rFonts w:eastAsia="Arial" w:cs="Arial"/>
        </w:rPr>
        <w:t xml:space="preserve"> caráter е </w:t>
      </w:r>
      <w:r w:rsidR="00AD12C8">
        <w:rPr>
          <w:rFonts w:eastAsia="Arial" w:cs="Arial"/>
        </w:rPr>
        <w:t xml:space="preserve">da </w:t>
      </w:r>
      <w:r w:rsidRPr="00970AA3">
        <w:rPr>
          <w:rFonts w:eastAsia="Arial" w:cs="Arial"/>
        </w:rPr>
        <w:t xml:space="preserve">afetividade </w:t>
      </w:r>
      <w:r>
        <w:rPr>
          <w:rFonts w:eastAsia="Arial" w:cs="Arial"/>
        </w:rPr>
        <w:t>da</w:t>
      </w:r>
      <w:r w:rsidRPr="00970AA3">
        <w:rPr>
          <w:rFonts w:eastAsia="Arial" w:cs="Arial"/>
        </w:rPr>
        <w:t xml:space="preserve"> educação </w:t>
      </w:r>
      <w:r w:rsidR="00AC2965">
        <w:rPr>
          <w:rFonts w:eastAsia="Arial" w:cs="Arial"/>
        </w:rPr>
        <w:t xml:space="preserve">durante </w:t>
      </w:r>
      <w:r>
        <w:rPr>
          <w:rFonts w:eastAsia="Arial" w:cs="Arial"/>
        </w:rPr>
        <w:t>todo o</w:t>
      </w:r>
      <w:r w:rsidRPr="00970AA3">
        <w:rPr>
          <w:rFonts w:eastAsia="Arial" w:cs="Arial"/>
        </w:rPr>
        <w:t xml:space="preserve"> processo </w:t>
      </w:r>
      <w:r>
        <w:rPr>
          <w:rFonts w:eastAsia="Arial" w:cs="Arial"/>
        </w:rPr>
        <w:t>da</w:t>
      </w:r>
      <w:r w:rsidRPr="00970AA3">
        <w:rPr>
          <w:rFonts w:eastAsia="Arial" w:cs="Arial"/>
        </w:rPr>
        <w:t xml:space="preserve"> </w:t>
      </w:r>
      <w:r w:rsidR="00AC2965">
        <w:rPr>
          <w:rFonts w:eastAsia="Arial" w:cs="Arial"/>
        </w:rPr>
        <w:t xml:space="preserve">minha </w:t>
      </w:r>
      <w:r w:rsidRPr="00970AA3">
        <w:rPr>
          <w:rFonts w:eastAsia="Arial" w:cs="Arial"/>
        </w:rPr>
        <w:t>formação</w:t>
      </w:r>
      <w:r w:rsidR="00AD12C8">
        <w:rPr>
          <w:rFonts w:eastAsia="Arial" w:cs="Arial"/>
        </w:rPr>
        <w:t>. Agradeço</w:t>
      </w:r>
      <w:r w:rsidR="00AD12C8" w:rsidRPr="00970AA3">
        <w:rPr>
          <w:rFonts w:eastAsia="Arial" w:cs="Arial"/>
        </w:rPr>
        <w:t xml:space="preserve"> </w:t>
      </w:r>
      <w:r>
        <w:rPr>
          <w:rFonts w:eastAsia="Arial" w:cs="Arial"/>
        </w:rPr>
        <w:t>por</w:t>
      </w:r>
      <w:r w:rsidRPr="00970AA3">
        <w:rPr>
          <w:rFonts w:eastAsia="Arial" w:cs="Arial"/>
        </w:rPr>
        <w:t xml:space="preserve"> </w:t>
      </w:r>
      <w:r w:rsidR="00AD12C8">
        <w:rPr>
          <w:rFonts w:eastAsia="Arial" w:cs="Arial"/>
        </w:rPr>
        <w:t>tudo</w:t>
      </w:r>
      <w:r w:rsidR="00AD12C8" w:rsidRPr="00970AA3">
        <w:rPr>
          <w:rFonts w:eastAsia="Arial" w:cs="Arial"/>
        </w:rPr>
        <w:t xml:space="preserve"> </w:t>
      </w:r>
      <w:r>
        <w:rPr>
          <w:rFonts w:eastAsia="Arial" w:cs="Arial"/>
        </w:rPr>
        <w:t xml:space="preserve">que </w:t>
      </w:r>
      <w:r w:rsidR="00AD12C8">
        <w:rPr>
          <w:rFonts w:eastAsia="Arial" w:cs="Arial"/>
        </w:rPr>
        <w:t>fizeram por</w:t>
      </w:r>
      <w:r w:rsidRPr="00970AA3">
        <w:rPr>
          <w:rFonts w:eastAsia="Arial" w:cs="Arial"/>
        </w:rPr>
        <w:t xml:space="preserve"> mim, </w:t>
      </w:r>
      <w:r>
        <w:rPr>
          <w:rFonts w:eastAsia="Arial" w:cs="Arial"/>
        </w:rPr>
        <w:t>não</w:t>
      </w:r>
      <w:r w:rsidRPr="00970AA3">
        <w:rPr>
          <w:rFonts w:eastAsia="Arial" w:cs="Arial"/>
        </w:rPr>
        <w:t xml:space="preserve"> somente </w:t>
      </w:r>
      <w:r>
        <w:rPr>
          <w:rFonts w:eastAsia="Arial" w:cs="Arial"/>
        </w:rPr>
        <w:t>por</w:t>
      </w:r>
      <w:r w:rsidRPr="00970AA3">
        <w:rPr>
          <w:rFonts w:eastAsia="Arial" w:cs="Arial"/>
        </w:rPr>
        <w:t xml:space="preserve"> terem </w:t>
      </w:r>
      <w:r>
        <w:rPr>
          <w:rFonts w:eastAsia="Arial" w:cs="Arial"/>
        </w:rPr>
        <w:t>me</w:t>
      </w:r>
      <w:r w:rsidRPr="00970AA3">
        <w:rPr>
          <w:rFonts w:eastAsia="Arial" w:cs="Arial"/>
        </w:rPr>
        <w:t xml:space="preserve"> ensinado</w:t>
      </w:r>
      <w:r>
        <w:rPr>
          <w:rFonts w:eastAsia="Arial" w:cs="Arial"/>
        </w:rPr>
        <w:t xml:space="preserve"> com maestria</w:t>
      </w:r>
      <w:r w:rsidRPr="00970AA3">
        <w:rPr>
          <w:rFonts w:eastAsia="Arial" w:cs="Arial"/>
        </w:rPr>
        <w:t xml:space="preserve">, </w:t>
      </w:r>
      <w:r>
        <w:rPr>
          <w:rFonts w:eastAsia="Arial" w:cs="Arial"/>
        </w:rPr>
        <w:t>mas</w:t>
      </w:r>
      <w:r w:rsidRPr="00970AA3">
        <w:rPr>
          <w:rFonts w:eastAsia="Arial" w:cs="Arial"/>
        </w:rPr>
        <w:t xml:space="preserve"> por terem </w:t>
      </w:r>
      <w:r>
        <w:rPr>
          <w:rFonts w:eastAsia="Arial" w:cs="Arial"/>
        </w:rPr>
        <w:t>me ensinado algo a mais</w:t>
      </w:r>
      <w:r w:rsidRPr="00970AA3">
        <w:rPr>
          <w:rFonts w:eastAsia="Arial" w:cs="Arial"/>
        </w:rPr>
        <w:t xml:space="preserve">. А palavra mestre, nunca fará justiça </w:t>
      </w:r>
      <w:r>
        <w:rPr>
          <w:rFonts w:eastAsia="Arial" w:cs="Arial"/>
        </w:rPr>
        <w:t>aos professores dedicados.</w:t>
      </w:r>
    </w:p>
    <w:p w14:paraId="3624D76F" w14:textId="043CE4AE" w:rsidR="00970AA3" w:rsidRDefault="00970AA3" w:rsidP="00860812">
      <w:pPr>
        <w:rPr>
          <w:rFonts w:eastAsia="Arial" w:cs="Arial"/>
        </w:rPr>
      </w:pPr>
      <w:r>
        <w:rPr>
          <w:rFonts w:eastAsia="Arial" w:cs="Arial"/>
        </w:rPr>
        <w:t xml:space="preserve">Agradeço aos meus eternos mestres, artistas-educadores do espaço Quixote: Andreia de Almeida, </w:t>
      </w:r>
      <w:r w:rsidR="00333F47">
        <w:rPr>
          <w:rFonts w:eastAsia="Arial" w:cs="Arial"/>
        </w:rPr>
        <w:t>Casper, Fabio Prior, Gabriel Draetta, Laura Nogueira, Luiz dos Santos, Marcelo Bolognesi, Ronaldo Crispin, Zuza Gonçalves e a todos os companheiros, em especial aos companheiros mais próximos da Trupe Quixotesca.</w:t>
      </w:r>
    </w:p>
    <w:p w14:paraId="4F87284B" w14:textId="20CCFE27" w:rsidR="00333F47" w:rsidRDefault="00333F47" w:rsidP="00860812">
      <w:pPr>
        <w:rPr>
          <w:rFonts w:eastAsia="Arial" w:cs="Arial"/>
        </w:rPr>
      </w:pPr>
      <w:r>
        <w:rPr>
          <w:rFonts w:eastAsia="Arial" w:cs="Arial"/>
        </w:rPr>
        <w:t>Agradeço aos melhores professores da faculdade, que sem eles o curso com certeza não seria o mesmo, por elevarem o nível da faculdade e pela excelência: Ana Claudia, Ana Paula, Andreia Machion, Antonio Guardado, Carlos Menezes, Marcio Fontoura, Marcio Rodrigues, Rodrigo Bossini e Simone Telles.</w:t>
      </w:r>
    </w:p>
    <w:p w14:paraId="22D14741" w14:textId="5A925421" w:rsidR="00333F47" w:rsidRDefault="00333F47" w:rsidP="00333F47">
      <w:pPr>
        <w:rPr>
          <w:rFonts w:eastAsia="Arial" w:cs="Arial"/>
        </w:rPr>
      </w:pPr>
      <w:r>
        <w:rPr>
          <w:rFonts w:eastAsia="Arial" w:cs="Arial"/>
        </w:rPr>
        <w:t>Por fim, a todos que direta ou indiretamente fizeram parte da</w:t>
      </w:r>
      <w:r w:rsidRPr="00970AA3">
        <w:rPr>
          <w:rFonts w:eastAsia="Arial" w:cs="Arial"/>
        </w:rPr>
        <w:t xml:space="preserve"> minha formação, о </w:t>
      </w:r>
      <w:r>
        <w:rPr>
          <w:rFonts w:eastAsia="Arial" w:cs="Arial"/>
        </w:rPr>
        <w:t>meu</w:t>
      </w:r>
      <w:r w:rsidRPr="00970AA3">
        <w:rPr>
          <w:rFonts w:eastAsia="Arial" w:cs="Arial"/>
        </w:rPr>
        <w:t xml:space="preserve"> muito obrigado.</w:t>
      </w:r>
    </w:p>
    <w:p w14:paraId="31E73BA7" w14:textId="2F1D9585" w:rsidR="00970AA3" w:rsidRDefault="00970AA3" w:rsidP="00970AA3">
      <w:pPr>
        <w:ind w:firstLine="0"/>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23C6E4EA" w14:textId="77777777" w:rsidR="00860812" w:rsidRDefault="00860812" w:rsidP="00815D48">
      <w:pPr>
        <w:ind w:firstLine="0"/>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31E1C550" w14:textId="77777777" w:rsidR="00860812" w:rsidRDefault="00860812" w:rsidP="00261B26">
      <w:pPr>
        <w:ind w:firstLine="0"/>
        <w:rPr>
          <w:rFonts w:eastAsia="Arial"/>
        </w:rPr>
      </w:pPr>
    </w:p>
    <w:p w14:paraId="2FC8DA7C" w14:textId="77777777" w:rsidR="00261B26" w:rsidRDefault="00261B26" w:rsidP="00261B26">
      <w:pPr>
        <w:ind w:firstLine="0"/>
        <w:rPr>
          <w:rFonts w:eastAsia="Arial"/>
        </w:rPr>
      </w:pPr>
    </w:p>
    <w:p w14:paraId="47729473" w14:textId="77777777" w:rsidR="00261B26" w:rsidRDefault="00261B26" w:rsidP="00261B26">
      <w:pPr>
        <w:ind w:firstLine="0"/>
        <w:rPr>
          <w:rFonts w:eastAsia="Arial"/>
        </w:rPr>
      </w:pPr>
    </w:p>
    <w:p w14:paraId="0650CC42" w14:textId="77777777" w:rsidR="00261B26" w:rsidRDefault="00261B26" w:rsidP="00261B26">
      <w:pPr>
        <w:ind w:firstLine="0"/>
        <w:rPr>
          <w:rFonts w:eastAsia="Arial"/>
        </w:rPr>
      </w:pPr>
    </w:p>
    <w:p w14:paraId="438AD9E5" w14:textId="77777777" w:rsidR="00860812" w:rsidRDefault="00860812" w:rsidP="00CF4F09">
      <w:pPr>
        <w:ind w:firstLine="0"/>
        <w:rPr>
          <w:rFonts w:eastAsia="Arial"/>
        </w:rPr>
      </w:pPr>
    </w:p>
    <w:p w14:paraId="1CDACC9F" w14:textId="4F9C669B" w:rsidR="00CF4F09" w:rsidRPr="00261B26" w:rsidRDefault="382A6C4F" w:rsidP="00CF4F09">
      <w:pPr>
        <w:ind w:left="4253" w:firstLine="0"/>
        <w:rPr>
          <w:rFonts w:eastAsia="Arial" w:cs="Arial"/>
          <w:i/>
          <w:iCs/>
          <w:lang w:val="en-US"/>
        </w:rPr>
      </w:pPr>
      <w:r w:rsidRPr="00261B26">
        <w:rPr>
          <w:rFonts w:eastAsia="Arial" w:cs="Arial"/>
          <w:i/>
          <w:iCs/>
          <w:lang w:val="en-US"/>
        </w:rPr>
        <w:t>“</w:t>
      </w:r>
      <w:r w:rsidR="00261B26" w:rsidRPr="00261B26">
        <w:rPr>
          <w:rFonts w:cs="Arial"/>
          <w:i/>
          <w:iCs/>
          <w:color w:val="333333"/>
          <w:shd w:val="clear" w:color="auto" w:fill="FFFFFF"/>
          <w:lang w:val="en-US"/>
        </w:rPr>
        <w:t>The isolated man does not develo</w:t>
      </w:r>
      <w:r w:rsidR="00261B26">
        <w:rPr>
          <w:rFonts w:cs="Arial"/>
          <w:i/>
          <w:iCs/>
          <w:color w:val="333333"/>
          <w:shd w:val="clear" w:color="auto" w:fill="FFFFFF"/>
          <w:lang w:val="en-US"/>
        </w:rPr>
        <w:t xml:space="preserve">p any intellectual power. It is necessary for him to be immersed </w:t>
      </w:r>
      <w:r w:rsidR="00AD12C8">
        <w:rPr>
          <w:rFonts w:cs="Arial"/>
          <w:i/>
          <w:iCs/>
          <w:color w:val="333333"/>
          <w:shd w:val="clear" w:color="auto" w:fill="FFFFFF"/>
          <w:lang w:val="en-US"/>
        </w:rPr>
        <w:t xml:space="preserve">in </w:t>
      </w:r>
      <w:r w:rsidR="00261B26">
        <w:rPr>
          <w:rFonts w:cs="Arial"/>
          <w:i/>
          <w:iCs/>
          <w:color w:val="333333"/>
          <w:shd w:val="clear" w:color="auto" w:fill="FFFFFF"/>
          <w:lang w:val="en-US"/>
        </w:rPr>
        <w:t>an environment of other men, whose techniques he absorbs during the first 20 years of his life. He may the</w:t>
      </w:r>
      <w:r w:rsidR="00AD12C8">
        <w:rPr>
          <w:rFonts w:cs="Arial"/>
          <w:i/>
          <w:iCs/>
          <w:color w:val="333333"/>
          <w:shd w:val="clear" w:color="auto" w:fill="FFFFFF"/>
          <w:lang w:val="en-US"/>
        </w:rPr>
        <w:t>n</w:t>
      </w:r>
      <w:r w:rsidR="00261B26">
        <w:rPr>
          <w:rFonts w:cs="Arial"/>
          <w:i/>
          <w:iCs/>
          <w:color w:val="333333"/>
          <w:shd w:val="clear" w:color="auto" w:fill="FFFFFF"/>
          <w:lang w:val="en-US"/>
        </w:rPr>
        <w:t xml:space="preserve"> perhaps do a little research of his own and make a very few discoveries which are passed on to other </w:t>
      </w:r>
      <w:r w:rsidR="00F374C1">
        <w:rPr>
          <w:rFonts w:cs="Arial"/>
          <w:i/>
          <w:iCs/>
          <w:color w:val="333333"/>
          <w:shd w:val="clear" w:color="auto" w:fill="FFFFFF"/>
          <w:lang w:val="en-US"/>
        </w:rPr>
        <w:t>men</w:t>
      </w:r>
      <w:r w:rsidR="00261B26">
        <w:rPr>
          <w:rFonts w:cs="Arial"/>
          <w:i/>
          <w:iCs/>
          <w:color w:val="333333"/>
          <w:shd w:val="clear" w:color="auto" w:fill="FFFFFF"/>
          <w:lang w:val="en-US"/>
        </w:rPr>
        <w:t>.”</w:t>
      </w:r>
    </w:p>
    <w:p w14:paraId="5EF7A004" w14:textId="602969B3" w:rsidR="00621B60" w:rsidRPr="00EC3A24" w:rsidRDefault="00CF4F09" w:rsidP="00CF4F09">
      <w:pPr>
        <w:ind w:left="4253" w:firstLine="0"/>
        <w:jc w:val="right"/>
        <w:rPr>
          <w:rFonts w:eastAsia="Arial" w:cs="Arial"/>
        </w:rPr>
      </w:pPr>
      <w:r>
        <w:rPr>
          <w:rFonts w:eastAsia="Arial" w:cs="Arial"/>
          <w:i/>
          <w:iCs/>
        </w:rPr>
        <w:t>(</w:t>
      </w:r>
      <w:r w:rsidR="00261B26">
        <w:rPr>
          <w:rFonts w:eastAsia="Arial" w:cs="Arial"/>
          <w:i/>
          <w:iCs/>
        </w:rPr>
        <w:t>Alan Mathison Turing</w:t>
      </w:r>
      <w:r w:rsidR="00EC7ABA">
        <w:rPr>
          <w:rFonts w:eastAsia="Arial" w:cs="Arial"/>
        </w:rPr>
        <w:t xml:space="preserve">) </w:t>
      </w:r>
      <w:r w:rsidR="00421162" w:rsidRPr="382A6C4F">
        <w:rPr>
          <w:rFonts w:eastAsia="Arial" w:cs="Arial"/>
        </w:rPr>
        <w:br w:type="page"/>
      </w:r>
      <w:bookmarkStart w:id="3" w:name="_Toc336248061"/>
      <w:bookmarkStart w:id="4" w:name="_Toc336248260"/>
      <w:bookmarkStart w:id="5" w:name="_Toc336248549"/>
      <w:bookmarkStart w:id="6" w:name="_Toc398580781"/>
      <w:bookmarkStart w:id="7"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22DA74ED" w:rsidR="00B5775B" w:rsidRDefault="009630D6" w:rsidP="00A5510A">
      <w:pPr>
        <w:spacing w:line="276" w:lineRule="auto"/>
        <w:rPr>
          <w:rFonts w:eastAsia="Arial" w:cs="Arial"/>
        </w:rPr>
      </w:pPr>
      <w:r w:rsidRPr="009630D6">
        <w:rPr>
          <w:rFonts w:eastAsia="Arial" w:cs="Arial"/>
        </w:rPr>
        <w:t>A análise de tendências dos preços das ações no mercado financeiro exige um número relevante de variáveis</w:t>
      </w:r>
      <w:del w:id="8" w:author="mario" w:date="2017-07-15T09:00:00Z">
        <w:r w:rsidRPr="009630D6" w:rsidDel="00FD570E">
          <w:rPr>
            <w:rFonts w:eastAsia="Arial" w:cs="Arial"/>
          </w:rPr>
          <w:delText xml:space="preserve"> que podem influenciar</w:delText>
        </w:r>
      </w:del>
      <w:r w:rsidRPr="009630D6">
        <w:rPr>
          <w:rFonts w:eastAsia="Arial" w:cs="Arial"/>
        </w:rPr>
        <w:t>. Muitos estudos têm sido realizados a fim de se obter modelos que forneçam recomendações de compra e venda de ações, de modo a maximizar os lucros. Considerando que a Bovespa disponibiliza dados referentes às trocas de mensagens entre as partes que constituem o mercado financeiro, as redes neurais</w:t>
      </w:r>
      <w:ins w:id="9" w:author="mario" w:date="2017-07-15T09:03:00Z">
        <w:r w:rsidR="00FD570E">
          <w:rPr>
            <w:rFonts w:eastAsia="Arial" w:cs="Arial"/>
          </w:rPr>
          <w:t xml:space="preserve"> artificiais</w:t>
        </w:r>
      </w:ins>
      <w:r w:rsidRPr="009630D6">
        <w:rPr>
          <w:rFonts w:eastAsia="Arial" w:cs="Arial"/>
        </w:rPr>
        <w:t xml:space="preserve"> podem ser uma técnica adequada para situações com diversas variáveis e padrões a serem descobertos durante essa troca de mensagens. Para isso, é necessário extrair os dados da BM&amp;FBOVESPA, normalizá-los, criar uma rede neural</w:t>
      </w:r>
      <w:ins w:id="10" w:author="mario" w:date="2017-07-15T09:03:00Z">
        <w:r w:rsidR="00FD570E">
          <w:rPr>
            <w:rFonts w:eastAsia="Arial" w:cs="Arial"/>
          </w:rPr>
          <w:t xml:space="preserve"> artificial</w:t>
        </w:r>
      </w:ins>
      <w:r w:rsidRPr="009630D6">
        <w:rPr>
          <w:rFonts w:eastAsia="Arial" w:cs="Arial"/>
        </w:rPr>
        <w:t xml:space="preserve"> que modele esses dados e sua dinâmica, configurá-la, treiná-la e verificar se ela é eficiente. Assim, este trabalho tem como objetivo </w:t>
      </w:r>
      <w:del w:id="11" w:author="mario" w:date="2017-07-15T09:00:00Z">
        <w:r w:rsidRPr="009630D6" w:rsidDel="00FD570E">
          <w:rPr>
            <w:rFonts w:eastAsia="Arial" w:cs="Arial"/>
          </w:rPr>
          <w:delText xml:space="preserve">criar e validar redes neurais aplicadas à predição de preços no mercado financeiro. Além disso, </w:delText>
        </w:r>
      </w:del>
      <w:r w:rsidRPr="009630D6">
        <w:rPr>
          <w:rFonts w:eastAsia="Arial" w:cs="Arial"/>
        </w:rPr>
        <w:t xml:space="preserve">construir um software que facilite todas essas etapas </w:t>
      </w:r>
      <w:del w:id="12" w:author="mario" w:date="2017-07-15T09:00:00Z">
        <w:r w:rsidRPr="009630D6" w:rsidDel="00FD570E">
          <w:rPr>
            <w:rFonts w:eastAsia="Arial" w:cs="Arial"/>
          </w:rPr>
          <w:delText xml:space="preserve">do processo </w:delText>
        </w:r>
      </w:del>
      <w:r w:rsidRPr="009630D6">
        <w:rPr>
          <w:rFonts w:eastAsia="Arial" w:cs="Arial"/>
        </w:rPr>
        <w:t>para que até uma pessoa sem conhecimento em programação possa criar uma rede neural</w:t>
      </w:r>
      <w:ins w:id="13" w:author="mario" w:date="2017-07-15T09:04:00Z">
        <w:r w:rsidR="00FD570E">
          <w:rPr>
            <w:rFonts w:eastAsia="Arial" w:cs="Arial"/>
          </w:rPr>
          <w:t xml:space="preserve"> artificial</w:t>
        </w:r>
      </w:ins>
      <w:r w:rsidRPr="009630D6">
        <w:rPr>
          <w:rFonts w:eastAsia="Arial" w:cs="Arial"/>
        </w:rPr>
        <w:t xml:space="preserve"> eficiente. O resultado obtido foi um </w:t>
      </w:r>
      <w:del w:id="14" w:author="mario" w:date="2017-07-15T09:01:00Z">
        <w:r w:rsidRPr="009630D6" w:rsidDel="00FD570E">
          <w:rPr>
            <w:rFonts w:eastAsia="Arial" w:cs="Arial"/>
          </w:rPr>
          <w:delText xml:space="preserve">aplicativo computacional </w:delText>
        </w:r>
      </w:del>
      <w:ins w:id="15" w:author="mario" w:date="2017-07-15T09:01:00Z">
        <w:r w:rsidR="00FD570E">
          <w:rPr>
            <w:rFonts w:eastAsia="Arial" w:cs="Arial"/>
          </w:rPr>
          <w:t xml:space="preserve">programa </w:t>
        </w:r>
      </w:ins>
      <w:r w:rsidRPr="009630D6">
        <w:rPr>
          <w:rFonts w:eastAsia="Arial" w:cs="Arial"/>
        </w:rPr>
        <w:t xml:space="preserve">que </w:t>
      </w:r>
      <w:r w:rsidR="00836053">
        <w:rPr>
          <w:rFonts w:eastAsia="Arial" w:cs="Arial"/>
        </w:rPr>
        <w:t>utiliza</w:t>
      </w:r>
      <w:r w:rsidRPr="009630D6">
        <w:rPr>
          <w:rFonts w:eastAsia="Arial" w:cs="Arial"/>
        </w:rPr>
        <w:t xml:space="preserve"> redes neurais</w:t>
      </w:r>
      <w:ins w:id="16" w:author="mario" w:date="2017-07-15T09:05:00Z">
        <w:r w:rsidR="00FD570E">
          <w:rPr>
            <w:rFonts w:eastAsia="Arial" w:cs="Arial"/>
          </w:rPr>
          <w:t xml:space="preserve"> artificiais</w:t>
        </w:r>
      </w:ins>
      <w:r w:rsidRPr="009630D6">
        <w:rPr>
          <w:rFonts w:eastAsia="Arial" w:cs="Arial"/>
        </w:rPr>
        <w:t xml:space="preserve"> que, sob determinadas condições, produzem níveis admissíveis de </w:t>
      </w:r>
      <w:ins w:id="17" w:author="mario" w:date="2017-07-15T09:07:00Z">
        <w:r w:rsidR="00374BB7">
          <w:rPr>
            <w:rFonts w:eastAsia="Arial" w:cs="Arial"/>
          </w:rPr>
          <w:t xml:space="preserve">predicao e </w:t>
        </w:r>
      </w:ins>
      <w:r w:rsidRPr="009630D6">
        <w:rPr>
          <w:rFonts w:eastAsia="Arial" w:cs="Arial"/>
        </w:rPr>
        <w:t>previsão</w:t>
      </w:r>
      <w:ins w:id="18" w:author="mario" w:date="2017-07-15T09:07:00Z">
        <w:r w:rsidR="00374BB7">
          <w:rPr>
            <w:rFonts w:eastAsia="Arial" w:cs="Arial"/>
          </w:rPr>
          <w:t>,</w:t>
        </w:r>
      </w:ins>
      <w:r w:rsidRPr="009630D6">
        <w:rPr>
          <w:rFonts w:eastAsia="Arial" w:cs="Arial"/>
        </w:rPr>
        <w:t xml:space="preserve"> que pode ser utilizado</w:t>
      </w:r>
      <w:del w:id="19" w:author="mario" w:date="2017-07-15T09:02:00Z">
        <w:r w:rsidRPr="009630D6" w:rsidDel="00FD570E">
          <w:rPr>
            <w:rFonts w:eastAsia="Arial" w:cs="Arial"/>
          </w:rPr>
          <w:delText>s</w:delText>
        </w:r>
      </w:del>
      <w:r w:rsidRPr="009630D6">
        <w:rPr>
          <w:rFonts w:eastAsia="Arial" w:cs="Arial"/>
        </w:rPr>
        <w:t xml:space="preserve"> como ferramenta para auxílio na tomada de decisão de um investidor.</w:t>
      </w:r>
    </w:p>
    <w:p w14:paraId="365EDC24" w14:textId="626D40DD" w:rsidR="00FC6CCF" w:rsidRDefault="00FC6CCF" w:rsidP="00B5775B">
      <w:pPr>
        <w:rPr>
          <w:rFonts w:eastAsia="Arial"/>
        </w:rPr>
      </w:pPr>
    </w:p>
    <w:p w14:paraId="145E39DA" w14:textId="1A36D74C" w:rsidR="00FC6CCF" w:rsidRPr="00374BB7" w:rsidRDefault="6103A698" w:rsidP="6103A698">
      <w:pPr>
        <w:rPr>
          <w:rFonts w:eastAsia="Arial" w:cs="Arial"/>
        </w:rPr>
      </w:pPr>
      <w:r w:rsidRPr="00374BB7">
        <w:rPr>
          <w:rFonts w:eastAsia="Arial" w:cs="Arial"/>
        </w:rPr>
        <w:t>Palavras-chave: Rede</w:t>
      </w:r>
      <w:r w:rsidR="00A5510A" w:rsidRPr="00F20E02">
        <w:rPr>
          <w:rFonts w:eastAsia="Arial" w:cs="Arial"/>
        </w:rPr>
        <w:t>s</w:t>
      </w:r>
      <w:r w:rsidRPr="00374BB7">
        <w:rPr>
          <w:rFonts w:eastAsia="Arial" w:cs="Arial"/>
          <w:rPrChange w:id="20" w:author="mario" w:date="2017-07-15T09:08:00Z">
            <w:rPr>
              <w:rFonts w:eastAsia="Arial" w:cs="Arial"/>
            </w:rPr>
          </w:rPrChange>
        </w:rPr>
        <w:t xml:space="preserve"> </w:t>
      </w:r>
      <w:r w:rsidR="00A5510A" w:rsidRPr="00374BB7">
        <w:rPr>
          <w:rFonts w:eastAsia="Arial" w:cs="Arial"/>
          <w:rPrChange w:id="21" w:author="mario" w:date="2017-07-15T09:08:00Z">
            <w:rPr>
              <w:rFonts w:eastAsia="Arial" w:cs="Arial"/>
            </w:rPr>
          </w:rPrChange>
        </w:rPr>
        <w:t>neurais</w:t>
      </w:r>
      <w:ins w:id="22" w:author="mario" w:date="2017-07-15T09:02:00Z">
        <w:r w:rsidR="00FD570E" w:rsidRPr="00374BB7">
          <w:rPr>
            <w:rFonts w:eastAsia="Arial" w:cs="Arial"/>
            <w:rPrChange w:id="23" w:author="mario" w:date="2017-07-15T09:08:00Z">
              <w:rPr>
                <w:rFonts w:eastAsia="Arial" w:cs="Arial"/>
              </w:rPr>
            </w:rPrChange>
          </w:rPr>
          <w:t xml:space="preserve"> artificiais</w:t>
        </w:r>
      </w:ins>
      <w:r w:rsidR="00A5510A" w:rsidRPr="00374BB7">
        <w:rPr>
          <w:rFonts w:eastAsia="Arial" w:cs="Arial"/>
          <w:rPrChange w:id="24" w:author="mario" w:date="2017-07-15T09:08:00Z">
            <w:rPr>
              <w:rFonts w:eastAsia="Arial" w:cs="Arial"/>
            </w:rPr>
          </w:rPrChange>
        </w:rPr>
        <w:t>.</w:t>
      </w:r>
      <w:ins w:id="25" w:author="mario" w:date="2017-07-15T09:08:00Z">
        <w:r w:rsidR="00374BB7" w:rsidRPr="00374BB7">
          <w:rPr>
            <w:rFonts w:eastAsia="Arial" w:cs="Arial"/>
            <w:rPrChange w:id="26" w:author="mario" w:date="2017-07-15T09:08:00Z">
              <w:rPr>
                <w:rFonts w:eastAsia="Arial" w:cs="Arial"/>
              </w:rPr>
            </w:rPrChange>
          </w:rPr>
          <w:t xml:space="preserve"> Previsao.</w:t>
        </w:r>
      </w:ins>
      <w:r w:rsidRPr="00374BB7">
        <w:rPr>
          <w:rFonts w:eastAsia="Arial" w:cs="Arial"/>
          <w:rPrChange w:id="27" w:author="mario" w:date="2017-07-15T09:08:00Z">
            <w:rPr>
              <w:rFonts w:eastAsia="Arial" w:cs="Arial"/>
            </w:rPr>
          </w:rPrChange>
        </w:rPr>
        <w:t xml:space="preserve"> </w:t>
      </w:r>
      <w:r w:rsidR="00A5510A" w:rsidRPr="00374BB7">
        <w:rPr>
          <w:rFonts w:eastAsia="Arial" w:cs="Arial"/>
          <w:rPrChange w:id="28" w:author="mario" w:date="2017-07-15T09:08:00Z">
            <w:rPr>
              <w:rFonts w:eastAsia="Arial" w:cs="Arial"/>
            </w:rPr>
          </w:rPrChange>
        </w:rPr>
        <w:t>P</w:t>
      </w:r>
      <w:r w:rsidRPr="00374BB7">
        <w:rPr>
          <w:rFonts w:eastAsia="Arial" w:cs="Arial"/>
          <w:rPrChange w:id="29" w:author="mario" w:date="2017-07-15T09:08:00Z">
            <w:rPr>
              <w:rFonts w:eastAsia="Arial" w:cs="Arial"/>
            </w:rPr>
          </w:rPrChange>
        </w:rPr>
        <w:t>redição</w:t>
      </w:r>
      <w:r w:rsidR="00A5510A" w:rsidRPr="00374BB7">
        <w:rPr>
          <w:rFonts w:eastAsia="Arial" w:cs="Arial"/>
          <w:rPrChange w:id="30" w:author="mario" w:date="2017-07-15T09:08:00Z">
            <w:rPr>
              <w:rFonts w:eastAsia="Arial" w:cs="Arial"/>
            </w:rPr>
          </w:rPrChange>
        </w:rPr>
        <w:t>. M</w:t>
      </w:r>
      <w:r w:rsidRPr="00374BB7">
        <w:rPr>
          <w:rFonts w:eastAsia="Arial" w:cs="Arial"/>
          <w:rPrChange w:id="31" w:author="mario" w:date="2017-07-15T09:08:00Z">
            <w:rPr>
              <w:rFonts w:eastAsia="Arial" w:cs="Arial"/>
            </w:rPr>
          </w:rPrChange>
        </w:rPr>
        <w:t>ercado financeiro.</w:t>
      </w:r>
      <w:r w:rsidR="00836053" w:rsidRPr="00374BB7">
        <w:rPr>
          <w:rFonts w:eastAsia="Arial" w:cs="Arial"/>
          <w:rPrChange w:id="32" w:author="mario" w:date="2017-07-15T09:08:00Z">
            <w:rPr>
              <w:rFonts w:eastAsia="Arial" w:cs="Arial"/>
              <w:lang w:val="en-US"/>
            </w:rPr>
          </w:rPrChange>
        </w:rPr>
        <w:t xml:space="preserve"> Inteligência Artificial</w:t>
      </w:r>
    </w:p>
    <w:p w14:paraId="2235A949" w14:textId="4DC2B437" w:rsidR="00621B60" w:rsidRPr="00404D66" w:rsidRDefault="00621B60" w:rsidP="00FF16DC">
      <w:pPr>
        <w:rPr>
          <w:rFonts w:eastAsia="Arial"/>
          <w:lang w:val="en-US"/>
          <w:rPrChange w:id="33" w:author="mario" w:date="2017-06-05T09:42:00Z">
            <w:rPr>
              <w:rFonts w:eastAsia="Arial"/>
            </w:rPr>
          </w:rPrChange>
        </w:rPr>
      </w:pPr>
    </w:p>
    <w:p w14:paraId="07044340" w14:textId="77777777" w:rsidR="00621B60" w:rsidRPr="009630D6" w:rsidRDefault="00621B60">
      <w:pPr>
        <w:suppressAutoHyphens w:val="0"/>
        <w:spacing w:after="0"/>
        <w:ind w:firstLine="0"/>
        <w:jc w:val="left"/>
        <w:rPr>
          <w:rFonts w:eastAsia="Arial"/>
          <w:lang w:val="en-US"/>
        </w:rPr>
      </w:pPr>
      <w:r w:rsidRPr="009630D6">
        <w:rPr>
          <w:rFonts w:eastAsia="Arial"/>
          <w:lang w:val="en-US"/>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FF16DC" w:rsidRDefault="00620FEB" w:rsidP="00114141">
      <w:pPr>
        <w:pStyle w:val="Title"/>
        <w:ind w:firstLine="0"/>
        <w:jc w:val="both"/>
        <w:rPr>
          <w:rFonts w:eastAsia="Arial"/>
          <w:b w:val="0"/>
          <w:lang w:val="en-US"/>
        </w:rPr>
      </w:pPr>
    </w:p>
    <w:p w14:paraId="6D30A8B6" w14:textId="31878A95" w:rsidR="00621B60" w:rsidRPr="009630D6" w:rsidRDefault="009630D6" w:rsidP="00FF16DC">
      <w:pPr>
        <w:spacing w:line="276" w:lineRule="auto"/>
        <w:rPr>
          <w:rFonts w:eastAsia="Arial" w:cs="Arial"/>
          <w:lang w:val="en-US"/>
        </w:rPr>
      </w:pPr>
      <w:r w:rsidRPr="009630D6">
        <w:rPr>
          <w:rFonts w:eastAsia="Arial" w:cs="Arial"/>
          <w:lang w:val="en-US"/>
        </w:rPr>
        <w:t xml:space="preserve">The analysis of stock price trends in the financial market requires a relevant number of variables that can influence. Many studies have been conducted in order to obtain models that provide recommendations for buying and selling stocks in order to maximize profits. Considering that the Bovespa provides data regarding the exchange of messages between the parties that constitute the financial market, </w:t>
      </w:r>
      <w:ins w:id="34" w:author="mario" w:date="2017-07-15T09:03:00Z">
        <w:r w:rsidR="00FD570E">
          <w:rPr>
            <w:rFonts w:eastAsia="Arial" w:cs="Arial"/>
            <w:lang w:val="en-US"/>
          </w:rPr>
          <w:t xml:space="preserve">artificial </w:t>
        </w:r>
      </w:ins>
      <w:r w:rsidRPr="009630D6">
        <w:rPr>
          <w:rFonts w:eastAsia="Arial" w:cs="Arial"/>
          <w:lang w:val="en-US"/>
        </w:rPr>
        <w:t>neural networks may be a suitable technique for situations with several variables and patterns to be discovered during this exchange of messages. For this, it is necessary to extract data from BMF&amp;BOVESPA, normalize them, create a</w:t>
      </w:r>
      <w:ins w:id="35" w:author="mario" w:date="2017-07-15T09:03:00Z">
        <w:r w:rsidR="00FD570E">
          <w:rPr>
            <w:rFonts w:eastAsia="Arial" w:cs="Arial"/>
            <w:lang w:val="en-US"/>
          </w:rPr>
          <w:t>n</w:t>
        </w:r>
      </w:ins>
      <w:r w:rsidRPr="009630D6">
        <w:rPr>
          <w:rFonts w:eastAsia="Arial" w:cs="Arial"/>
          <w:lang w:val="en-US"/>
        </w:rPr>
        <w:t xml:space="preserve"> </w:t>
      </w:r>
      <w:ins w:id="36" w:author="mario" w:date="2017-07-15T09:03:00Z">
        <w:r w:rsidR="00FD570E">
          <w:rPr>
            <w:rFonts w:eastAsia="Arial" w:cs="Arial"/>
            <w:lang w:val="en-US"/>
          </w:rPr>
          <w:t xml:space="preserve">artificial </w:t>
        </w:r>
      </w:ins>
      <w:r w:rsidRPr="009630D6">
        <w:rPr>
          <w:rFonts w:eastAsia="Arial" w:cs="Arial"/>
          <w:lang w:val="en-US"/>
        </w:rPr>
        <w:t xml:space="preserve">neural network that models this data and its dynamics, configure it, train it and verify if this network is efficient. Thus, this work aims </w:t>
      </w:r>
      <w:del w:id="37" w:author="mario" w:date="2017-07-15T09:04:00Z">
        <w:r w:rsidRPr="009630D6" w:rsidDel="00FD570E">
          <w:rPr>
            <w:rFonts w:eastAsia="Arial" w:cs="Arial"/>
            <w:lang w:val="en-US"/>
          </w:rPr>
          <w:delText xml:space="preserve">to create and validate neural networks applied to prices prediction in the financial market. In addition, </w:delText>
        </w:r>
      </w:del>
      <w:r w:rsidRPr="009630D6">
        <w:rPr>
          <w:rFonts w:eastAsia="Arial" w:cs="Arial"/>
          <w:lang w:val="en-US"/>
        </w:rPr>
        <w:t xml:space="preserve">build </w:t>
      </w:r>
      <w:proofErr w:type="gramStart"/>
      <w:ins w:id="38" w:author="mario" w:date="2017-07-15T09:04:00Z">
        <w:r w:rsidR="00FD570E">
          <w:rPr>
            <w:rFonts w:eastAsia="Arial" w:cs="Arial"/>
            <w:lang w:val="en-US"/>
          </w:rPr>
          <w:t xml:space="preserve">a </w:t>
        </w:r>
      </w:ins>
      <w:r w:rsidR="00836053" w:rsidRPr="009630D6">
        <w:rPr>
          <w:rFonts w:eastAsia="Arial" w:cs="Arial"/>
          <w:lang w:val="en-US"/>
        </w:rPr>
        <w:t>software</w:t>
      </w:r>
      <w:proofErr w:type="gramEnd"/>
      <w:r w:rsidRPr="009630D6">
        <w:rPr>
          <w:rFonts w:eastAsia="Arial" w:cs="Arial"/>
          <w:lang w:val="en-US"/>
        </w:rPr>
        <w:t xml:space="preserve"> that facilitates all these steps </w:t>
      </w:r>
      <w:del w:id="39" w:author="mario" w:date="2017-07-15T09:04:00Z">
        <w:r w:rsidRPr="009630D6" w:rsidDel="00FD570E">
          <w:rPr>
            <w:rFonts w:eastAsia="Arial" w:cs="Arial"/>
            <w:lang w:val="en-US"/>
          </w:rPr>
          <w:delText xml:space="preserve">of the process </w:delText>
        </w:r>
      </w:del>
      <w:r w:rsidRPr="009630D6">
        <w:rPr>
          <w:rFonts w:eastAsia="Arial" w:cs="Arial"/>
          <w:lang w:val="en-US"/>
        </w:rPr>
        <w:t xml:space="preserve">so that even a person without programming knowledge can create an efficient </w:t>
      </w:r>
      <w:ins w:id="40" w:author="mario" w:date="2017-07-15T09:04:00Z">
        <w:r w:rsidR="00FD570E">
          <w:rPr>
            <w:rFonts w:eastAsia="Arial" w:cs="Arial"/>
            <w:lang w:val="en-US"/>
          </w:rPr>
          <w:t xml:space="preserve">artificial </w:t>
        </w:r>
      </w:ins>
      <w:r w:rsidRPr="009630D6">
        <w:rPr>
          <w:rFonts w:eastAsia="Arial" w:cs="Arial"/>
          <w:lang w:val="en-US"/>
        </w:rPr>
        <w:t xml:space="preserve">neural network. The result was </w:t>
      </w:r>
      <w:proofErr w:type="gramStart"/>
      <w:r w:rsidRPr="009630D6">
        <w:rPr>
          <w:rFonts w:eastAsia="Arial" w:cs="Arial"/>
          <w:lang w:val="en-US"/>
        </w:rPr>
        <w:t xml:space="preserve">a </w:t>
      </w:r>
      <w:del w:id="41" w:author="mario" w:date="2017-07-15T09:04:00Z">
        <w:r w:rsidRPr="009630D6" w:rsidDel="00FD570E">
          <w:rPr>
            <w:rFonts w:eastAsia="Arial" w:cs="Arial"/>
            <w:lang w:val="en-US"/>
          </w:rPr>
          <w:delText>computational application</w:delText>
        </w:r>
      </w:del>
      <w:ins w:id="42" w:author="mario" w:date="2017-07-15T09:04:00Z">
        <w:r w:rsidR="00FD570E">
          <w:rPr>
            <w:rFonts w:eastAsia="Arial" w:cs="Arial"/>
            <w:lang w:val="en-US"/>
          </w:rPr>
          <w:t xml:space="preserve"> software</w:t>
        </w:r>
      </w:ins>
      <w:proofErr w:type="gramEnd"/>
      <w:ins w:id="43" w:author="mario" w:date="2017-07-15T09:05:00Z">
        <w:r w:rsidR="00FD570E">
          <w:rPr>
            <w:rFonts w:eastAsia="Arial" w:cs="Arial"/>
            <w:lang w:val="en-US"/>
          </w:rPr>
          <w:t xml:space="preserve"> </w:t>
        </w:r>
      </w:ins>
      <w:del w:id="44" w:author="mario" w:date="2017-07-15T09:04:00Z">
        <w:r w:rsidRPr="009630D6" w:rsidDel="00FD570E">
          <w:rPr>
            <w:rFonts w:eastAsia="Arial" w:cs="Arial"/>
            <w:lang w:val="en-US"/>
          </w:rPr>
          <w:delText xml:space="preserve"> </w:delText>
        </w:r>
      </w:del>
      <w:r w:rsidRPr="009630D6">
        <w:rPr>
          <w:rFonts w:eastAsia="Arial" w:cs="Arial"/>
          <w:lang w:val="en-US"/>
        </w:rPr>
        <w:t xml:space="preserve">that </w:t>
      </w:r>
      <w:r w:rsidR="00836053">
        <w:rPr>
          <w:rFonts w:eastAsia="Arial" w:cs="Arial"/>
          <w:lang w:val="en-US"/>
        </w:rPr>
        <w:t>uses</w:t>
      </w:r>
      <w:ins w:id="45" w:author="mario" w:date="2017-07-15T09:05:00Z">
        <w:r w:rsidR="00FD570E">
          <w:rPr>
            <w:rFonts w:eastAsia="Arial" w:cs="Arial"/>
            <w:lang w:val="en-US"/>
          </w:rPr>
          <w:t xml:space="preserve"> artificial</w:t>
        </w:r>
      </w:ins>
      <w:r w:rsidRPr="009630D6">
        <w:rPr>
          <w:rFonts w:eastAsia="Arial" w:cs="Arial"/>
          <w:lang w:val="en-US"/>
        </w:rPr>
        <w:t xml:space="preserve"> neural networks that, under certain conditions, produce allowable levels of </w:t>
      </w:r>
      <w:ins w:id="46" w:author="mario" w:date="2017-07-15T09:07:00Z">
        <w:r w:rsidR="00374BB7">
          <w:rPr>
            <w:rFonts w:eastAsia="Arial" w:cs="Arial"/>
            <w:lang w:val="en-US"/>
          </w:rPr>
          <w:t xml:space="preserve">forecasting and </w:t>
        </w:r>
      </w:ins>
      <w:r w:rsidRPr="009630D6">
        <w:rPr>
          <w:rFonts w:eastAsia="Arial" w:cs="Arial"/>
          <w:lang w:val="en-US"/>
        </w:rPr>
        <w:t>prediction</w:t>
      </w:r>
      <w:ins w:id="47" w:author="mario" w:date="2017-07-15T09:07:00Z">
        <w:r w:rsidR="00374BB7">
          <w:rPr>
            <w:rFonts w:eastAsia="Arial" w:cs="Arial"/>
            <w:lang w:val="en-US"/>
          </w:rPr>
          <w:t>,</w:t>
        </w:r>
      </w:ins>
      <w:r w:rsidRPr="009630D6">
        <w:rPr>
          <w:rFonts w:eastAsia="Arial" w:cs="Arial"/>
          <w:lang w:val="en-US"/>
        </w:rPr>
        <w:t xml:space="preserve"> </w:t>
      </w:r>
      <w:ins w:id="48" w:author="mario" w:date="2017-07-15T09:07:00Z">
        <w:r w:rsidR="00374BB7">
          <w:rPr>
            <w:rFonts w:eastAsia="Arial" w:cs="Arial"/>
            <w:lang w:val="en-US"/>
          </w:rPr>
          <w:t>that</w:t>
        </w:r>
      </w:ins>
      <w:del w:id="49" w:author="mario" w:date="2017-07-15T09:05:00Z">
        <w:r w:rsidRPr="009630D6" w:rsidDel="00374BB7">
          <w:rPr>
            <w:rFonts w:eastAsia="Arial" w:cs="Arial"/>
            <w:lang w:val="en-US"/>
          </w:rPr>
          <w:delText xml:space="preserve">that </w:delText>
        </w:r>
      </w:del>
      <w:ins w:id="50" w:author="mario" w:date="2017-07-15T09:05:00Z">
        <w:r w:rsidR="00374BB7" w:rsidRPr="009630D6">
          <w:rPr>
            <w:rFonts w:eastAsia="Arial" w:cs="Arial"/>
            <w:lang w:val="en-US"/>
          </w:rPr>
          <w:t xml:space="preserve"> </w:t>
        </w:r>
      </w:ins>
      <w:r w:rsidRPr="009630D6">
        <w:rPr>
          <w:rFonts w:eastAsia="Arial" w:cs="Arial"/>
          <w:lang w:val="en-US"/>
        </w:rPr>
        <w:t>can be used as a tool to aid in the decision making of an investor.</w:t>
      </w:r>
    </w:p>
    <w:p w14:paraId="3271EF57" w14:textId="37DC51B1" w:rsidR="00FF16DC" w:rsidRDefault="382A6C4F" w:rsidP="382A6C4F">
      <w:pPr>
        <w:rPr>
          <w:rFonts w:eastAsia="Arial" w:cs="Arial"/>
          <w:lang w:val="en-US"/>
        </w:rPr>
      </w:pPr>
      <w:r w:rsidRPr="382A6C4F">
        <w:rPr>
          <w:rFonts w:eastAsia="Arial" w:cs="Arial"/>
          <w:lang w:val="en-US"/>
        </w:rPr>
        <w:t>Keyword</w:t>
      </w:r>
      <w:r w:rsidR="00620FEB">
        <w:rPr>
          <w:rFonts w:eastAsia="Arial" w:cs="Arial"/>
          <w:lang w:val="en-US"/>
        </w:rPr>
        <w:t xml:space="preserve">s: </w:t>
      </w:r>
      <w:ins w:id="51" w:author="mario" w:date="2017-07-15T09:05:00Z">
        <w:r w:rsidR="00374BB7">
          <w:rPr>
            <w:rFonts w:eastAsia="Arial" w:cs="Arial"/>
            <w:lang w:val="en-US"/>
          </w:rPr>
          <w:t xml:space="preserve">Artificial </w:t>
        </w:r>
      </w:ins>
      <w:del w:id="52" w:author="mario" w:date="2017-07-15T09:05:00Z">
        <w:r w:rsidRPr="382A6C4F" w:rsidDel="00374BB7">
          <w:rPr>
            <w:rFonts w:eastAsia="Arial" w:cs="Arial"/>
            <w:lang w:val="en-US"/>
          </w:rPr>
          <w:delText xml:space="preserve">Neural </w:delText>
        </w:r>
      </w:del>
      <w:ins w:id="53" w:author="mario" w:date="2017-07-15T09:05:00Z">
        <w:r w:rsidR="00374BB7">
          <w:rPr>
            <w:rFonts w:eastAsia="Arial" w:cs="Arial"/>
            <w:lang w:val="en-US"/>
          </w:rPr>
          <w:t>n</w:t>
        </w:r>
        <w:r w:rsidR="00374BB7" w:rsidRPr="382A6C4F">
          <w:rPr>
            <w:rFonts w:eastAsia="Arial" w:cs="Arial"/>
            <w:lang w:val="en-US"/>
          </w:rPr>
          <w:t xml:space="preserve">eural </w:t>
        </w:r>
      </w:ins>
      <w:r w:rsidR="00FF16DC" w:rsidRPr="382A6C4F">
        <w:rPr>
          <w:rFonts w:eastAsia="Arial" w:cs="Arial"/>
          <w:lang w:val="en-US"/>
        </w:rPr>
        <w:t>network</w:t>
      </w:r>
      <w:r w:rsidR="00FF16DC">
        <w:rPr>
          <w:rFonts w:eastAsia="Arial" w:cs="Arial"/>
          <w:lang w:val="en-US"/>
        </w:rPr>
        <w:t xml:space="preserve">s. </w:t>
      </w:r>
      <w:proofErr w:type="gramStart"/>
      <w:ins w:id="54" w:author="mario" w:date="2017-07-15T09:07:00Z">
        <w:r w:rsidR="00374BB7">
          <w:rPr>
            <w:rFonts w:eastAsia="Arial" w:cs="Arial"/>
            <w:lang w:val="en-US"/>
          </w:rPr>
          <w:t>Forecasting.</w:t>
        </w:r>
        <w:proofErr w:type="gramEnd"/>
        <w:r w:rsidR="00374BB7">
          <w:rPr>
            <w:rFonts w:eastAsia="Arial" w:cs="Arial"/>
            <w:lang w:val="en-US"/>
          </w:rPr>
          <w:t xml:space="preserve"> </w:t>
        </w:r>
      </w:ins>
      <w:proofErr w:type="gramStart"/>
      <w:r w:rsidR="00FF16DC">
        <w:rPr>
          <w:rFonts w:eastAsia="Arial" w:cs="Arial"/>
          <w:lang w:val="en-US"/>
        </w:rPr>
        <w:t>P</w:t>
      </w:r>
      <w:r w:rsidRPr="382A6C4F">
        <w:rPr>
          <w:rFonts w:eastAsia="Arial" w:cs="Arial"/>
          <w:lang w:val="en-US"/>
        </w:rPr>
        <w:t>rediction</w:t>
      </w:r>
      <w:r w:rsidR="00FF16DC">
        <w:rPr>
          <w:rFonts w:eastAsia="Arial" w:cs="Arial"/>
          <w:lang w:val="en-US"/>
        </w:rPr>
        <w:t>.</w:t>
      </w:r>
      <w:proofErr w:type="gramEnd"/>
      <w:r w:rsidR="00FF16DC">
        <w:rPr>
          <w:rFonts w:eastAsia="Arial" w:cs="Arial"/>
          <w:lang w:val="en-US"/>
        </w:rPr>
        <w:t xml:space="preserve"> </w:t>
      </w:r>
      <w:proofErr w:type="gramStart"/>
      <w:r w:rsidR="00FF16DC">
        <w:rPr>
          <w:rFonts w:eastAsia="Arial" w:cs="Arial"/>
          <w:lang w:val="en-US"/>
        </w:rPr>
        <w:t>S</w:t>
      </w:r>
      <w:r w:rsidRPr="382A6C4F">
        <w:rPr>
          <w:rFonts w:eastAsia="Arial" w:cs="Arial"/>
          <w:lang w:val="en-US"/>
        </w:rPr>
        <w:t>tock market.</w:t>
      </w:r>
      <w:proofErr w:type="gramEnd"/>
      <w:r w:rsidR="00836053">
        <w:rPr>
          <w:rFonts w:eastAsia="Arial" w:cs="Arial"/>
          <w:lang w:val="en-US"/>
        </w:rPr>
        <w:t xml:space="preserve"> </w:t>
      </w:r>
      <w:proofErr w:type="gramStart"/>
      <w:r w:rsidR="00836053">
        <w:rPr>
          <w:rFonts w:eastAsia="Arial" w:cs="Arial"/>
          <w:lang w:val="en-US"/>
        </w:rPr>
        <w:t>Artificial Intelligence.</w:t>
      </w:r>
      <w:proofErr w:type="gramEnd"/>
    </w:p>
    <w:p w14:paraId="4090B49D" w14:textId="66BE6D3F" w:rsidR="00621B60" w:rsidRPr="00FC6CCF" w:rsidRDefault="00621B60" w:rsidP="382A6C4F">
      <w:pPr>
        <w:rPr>
          <w:rFonts w:eastAsia="Arial" w:cs="Arial"/>
          <w:lang w:val="en-US"/>
        </w:rPr>
      </w:pPr>
      <w:r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2045AB" w:rsidRDefault="382A6C4F" w:rsidP="00621B60">
      <w:pPr>
        <w:pStyle w:val="Title"/>
        <w:rPr>
          <w:lang w:val="en-US"/>
        </w:rPr>
      </w:pPr>
      <w:r w:rsidRPr="002045AB">
        <w:rPr>
          <w:rFonts w:eastAsia="Arial"/>
          <w:lang w:val="en-US"/>
        </w:rPr>
        <w:t>LISTA DE FIGURAS</w:t>
      </w:r>
      <w:bookmarkEnd w:id="3"/>
      <w:bookmarkEnd w:id="4"/>
      <w:bookmarkEnd w:id="5"/>
      <w:bookmarkEnd w:id="6"/>
    </w:p>
    <w:p w14:paraId="3E24E760" w14:textId="77777777" w:rsidR="00887006" w:rsidRPr="002045AB" w:rsidRDefault="00887006" w:rsidP="002078DB">
      <w:pPr>
        <w:rPr>
          <w:lang w:val="en-US"/>
        </w:rPr>
      </w:pPr>
    </w:p>
    <w:p w14:paraId="042A23E9" w14:textId="77777777" w:rsidR="00750EA0"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sidRPr="00374BB7">
        <w:rPr>
          <w:b/>
          <w:lang w:val="en-US"/>
          <w:rPrChange w:id="55" w:author="mario" w:date="2017-07-15T09:07:00Z">
            <w:rPr>
              <w:b/>
            </w:rPr>
          </w:rPrChange>
        </w:rPr>
        <w:instrText xml:space="preserve"> TOC \h \z \c "Figura" </w:instrText>
      </w:r>
      <w:r>
        <w:rPr>
          <w:b/>
        </w:rPr>
        <w:fldChar w:fldCharType="separate"/>
      </w:r>
      <w:r w:rsidR="00FD570E">
        <w:fldChar w:fldCharType="begin"/>
      </w:r>
      <w:r w:rsidR="00FD570E" w:rsidRPr="00374BB7">
        <w:rPr>
          <w:lang w:val="en-US"/>
          <w:rPrChange w:id="56" w:author="mario" w:date="2017-07-15T09:07:00Z">
            <w:rPr/>
          </w:rPrChange>
        </w:rPr>
        <w:instrText xml:space="preserve"> HYPERLINK \l "_T</w:instrText>
      </w:r>
      <w:r w:rsidR="00FD570E">
        <w:instrText xml:space="preserve">oc486423002" </w:instrText>
      </w:r>
      <w:r w:rsidR="00FD570E">
        <w:fldChar w:fldCharType="separate"/>
      </w:r>
      <w:r w:rsidR="00750EA0" w:rsidRPr="00DD1F4F">
        <w:rPr>
          <w:rStyle w:val="Hyperlink"/>
          <w:noProof/>
        </w:rPr>
        <w:t>Figura 1. Modelo de um Neurônio Artificial</w:t>
      </w:r>
      <w:r w:rsidR="00750EA0">
        <w:rPr>
          <w:noProof/>
          <w:webHidden/>
        </w:rPr>
        <w:tab/>
      </w:r>
      <w:r w:rsidR="00750EA0">
        <w:rPr>
          <w:noProof/>
          <w:webHidden/>
        </w:rPr>
        <w:fldChar w:fldCharType="begin"/>
      </w:r>
      <w:r w:rsidR="00750EA0">
        <w:rPr>
          <w:noProof/>
          <w:webHidden/>
        </w:rPr>
        <w:instrText xml:space="preserve"> PAGEREF _Toc486423002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r w:rsidR="00FD570E">
        <w:rPr>
          <w:noProof/>
        </w:rPr>
        <w:fldChar w:fldCharType="end"/>
      </w:r>
    </w:p>
    <w:p w14:paraId="5FB04E0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3" w:history="1">
        <w:r w:rsidR="00750EA0" w:rsidRPr="00DD1F4F">
          <w:rPr>
            <w:rStyle w:val="Hyperlink"/>
            <w:noProof/>
          </w:rPr>
          <w:t>Figura 2. Funções de ativação</w:t>
        </w:r>
        <w:r w:rsidR="00750EA0">
          <w:rPr>
            <w:noProof/>
            <w:webHidden/>
          </w:rPr>
          <w:tab/>
        </w:r>
        <w:r w:rsidR="00750EA0">
          <w:rPr>
            <w:noProof/>
            <w:webHidden/>
          </w:rPr>
          <w:fldChar w:fldCharType="begin"/>
        </w:r>
        <w:r w:rsidR="00750EA0">
          <w:rPr>
            <w:noProof/>
            <w:webHidden/>
          </w:rPr>
          <w:instrText xml:space="preserve"> PAGEREF _Toc486423003 \h </w:instrText>
        </w:r>
        <w:r w:rsidR="00750EA0">
          <w:rPr>
            <w:noProof/>
            <w:webHidden/>
          </w:rPr>
        </w:r>
        <w:r w:rsidR="00750EA0">
          <w:rPr>
            <w:noProof/>
            <w:webHidden/>
          </w:rPr>
          <w:fldChar w:fldCharType="separate"/>
        </w:r>
        <w:r w:rsidR="00750EA0">
          <w:rPr>
            <w:noProof/>
            <w:webHidden/>
          </w:rPr>
          <w:t>23</w:t>
        </w:r>
        <w:r w:rsidR="00750EA0">
          <w:rPr>
            <w:noProof/>
            <w:webHidden/>
          </w:rPr>
          <w:fldChar w:fldCharType="end"/>
        </w:r>
      </w:hyperlink>
    </w:p>
    <w:p w14:paraId="09AD44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4" w:history="1">
        <w:r w:rsidR="00750EA0" w:rsidRPr="00DD1F4F">
          <w:rPr>
            <w:rStyle w:val="Hyperlink"/>
            <w:noProof/>
          </w:rPr>
          <w:t>Figura 3. Multilayer perceptron (MLP)</w:t>
        </w:r>
        <w:r w:rsidR="00750EA0">
          <w:rPr>
            <w:noProof/>
            <w:webHidden/>
          </w:rPr>
          <w:tab/>
        </w:r>
        <w:r w:rsidR="00750EA0">
          <w:rPr>
            <w:noProof/>
            <w:webHidden/>
          </w:rPr>
          <w:fldChar w:fldCharType="begin"/>
        </w:r>
        <w:r w:rsidR="00750EA0">
          <w:rPr>
            <w:noProof/>
            <w:webHidden/>
          </w:rPr>
          <w:instrText xml:space="preserve"> PAGEREF _Toc486423004 \h </w:instrText>
        </w:r>
        <w:r w:rsidR="00750EA0">
          <w:rPr>
            <w:noProof/>
            <w:webHidden/>
          </w:rPr>
        </w:r>
        <w:r w:rsidR="00750EA0">
          <w:rPr>
            <w:noProof/>
            <w:webHidden/>
          </w:rPr>
          <w:fldChar w:fldCharType="separate"/>
        </w:r>
        <w:r w:rsidR="00750EA0">
          <w:rPr>
            <w:noProof/>
            <w:webHidden/>
          </w:rPr>
          <w:t>24</w:t>
        </w:r>
        <w:r w:rsidR="00750EA0">
          <w:rPr>
            <w:noProof/>
            <w:webHidden/>
          </w:rPr>
          <w:fldChar w:fldCharType="end"/>
        </w:r>
      </w:hyperlink>
    </w:p>
    <w:p w14:paraId="571EF99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5" w:history="1">
        <w:r w:rsidR="00750EA0" w:rsidRPr="00DD1F4F">
          <w:rPr>
            <w:rStyle w:val="Hyperlink"/>
            <w:noProof/>
          </w:rPr>
          <w:t>Figura 4. TLFN focada.</w:t>
        </w:r>
        <w:r w:rsidR="00750EA0">
          <w:rPr>
            <w:noProof/>
            <w:webHidden/>
          </w:rPr>
          <w:tab/>
        </w:r>
        <w:r w:rsidR="00750EA0">
          <w:rPr>
            <w:noProof/>
            <w:webHidden/>
          </w:rPr>
          <w:fldChar w:fldCharType="begin"/>
        </w:r>
        <w:r w:rsidR="00750EA0">
          <w:rPr>
            <w:noProof/>
            <w:webHidden/>
          </w:rPr>
          <w:instrText xml:space="preserve"> PAGEREF _Toc486423005 \h </w:instrText>
        </w:r>
        <w:r w:rsidR="00750EA0">
          <w:rPr>
            <w:noProof/>
            <w:webHidden/>
          </w:rPr>
        </w:r>
        <w:r w:rsidR="00750EA0">
          <w:rPr>
            <w:noProof/>
            <w:webHidden/>
          </w:rPr>
          <w:fldChar w:fldCharType="separate"/>
        </w:r>
        <w:r w:rsidR="00750EA0">
          <w:rPr>
            <w:noProof/>
            <w:webHidden/>
          </w:rPr>
          <w:t>25</w:t>
        </w:r>
        <w:r w:rsidR="00750EA0">
          <w:rPr>
            <w:noProof/>
            <w:webHidden/>
          </w:rPr>
          <w:fldChar w:fldCharType="end"/>
        </w:r>
      </w:hyperlink>
    </w:p>
    <w:p w14:paraId="5A5A59F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6" w:history="1">
        <w:r w:rsidR="00750EA0" w:rsidRPr="00DD1F4F">
          <w:rPr>
            <w:rStyle w:val="Hyperlink"/>
            <w:noProof/>
          </w:rPr>
          <w:t>Figura 5. Recurrent Network</w:t>
        </w:r>
        <w:r w:rsidR="00750EA0">
          <w:rPr>
            <w:noProof/>
            <w:webHidden/>
          </w:rPr>
          <w:tab/>
        </w:r>
        <w:r w:rsidR="00750EA0">
          <w:rPr>
            <w:noProof/>
            <w:webHidden/>
          </w:rPr>
          <w:fldChar w:fldCharType="begin"/>
        </w:r>
        <w:r w:rsidR="00750EA0">
          <w:rPr>
            <w:noProof/>
            <w:webHidden/>
          </w:rPr>
          <w:instrText xml:space="preserve"> PAGEREF _Toc486423006 \h </w:instrText>
        </w:r>
        <w:r w:rsidR="00750EA0">
          <w:rPr>
            <w:noProof/>
            <w:webHidden/>
          </w:rPr>
        </w:r>
        <w:r w:rsidR="00750EA0">
          <w:rPr>
            <w:noProof/>
            <w:webHidden/>
          </w:rPr>
          <w:fldChar w:fldCharType="separate"/>
        </w:r>
        <w:r w:rsidR="00750EA0">
          <w:rPr>
            <w:noProof/>
            <w:webHidden/>
          </w:rPr>
          <w:t>26</w:t>
        </w:r>
        <w:r w:rsidR="00750EA0">
          <w:rPr>
            <w:noProof/>
            <w:webHidden/>
          </w:rPr>
          <w:fldChar w:fldCharType="end"/>
        </w:r>
      </w:hyperlink>
    </w:p>
    <w:p w14:paraId="573959F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7" w:history="1">
        <w:r w:rsidR="00750EA0" w:rsidRPr="00DD1F4F">
          <w:rPr>
            <w:rStyle w:val="Hyperlink"/>
            <w:noProof/>
          </w:rPr>
          <w:t>Figura 6. Hierarquia do aprendizado</w:t>
        </w:r>
        <w:r w:rsidR="00750EA0">
          <w:rPr>
            <w:noProof/>
            <w:webHidden/>
          </w:rPr>
          <w:tab/>
        </w:r>
        <w:r w:rsidR="00750EA0">
          <w:rPr>
            <w:noProof/>
            <w:webHidden/>
          </w:rPr>
          <w:fldChar w:fldCharType="begin"/>
        </w:r>
        <w:r w:rsidR="00750EA0">
          <w:rPr>
            <w:noProof/>
            <w:webHidden/>
          </w:rPr>
          <w:instrText xml:space="preserve"> PAGEREF _Toc486423007 \h </w:instrText>
        </w:r>
        <w:r w:rsidR="00750EA0">
          <w:rPr>
            <w:noProof/>
            <w:webHidden/>
          </w:rPr>
        </w:r>
        <w:r w:rsidR="00750EA0">
          <w:rPr>
            <w:noProof/>
            <w:webHidden/>
          </w:rPr>
          <w:fldChar w:fldCharType="separate"/>
        </w:r>
        <w:r w:rsidR="00750EA0">
          <w:rPr>
            <w:noProof/>
            <w:webHidden/>
          </w:rPr>
          <w:t>27</w:t>
        </w:r>
        <w:r w:rsidR="00750EA0">
          <w:rPr>
            <w:noProof/>
            <w:webHidden/>
          </w:rPr>
          <w:fldChar w:fldCharType="end"/>
        </w:r>
      </w:hyperlink>
    </w:p>
    <w:p w14:paraId="4E3CB29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8" w:history="1">
        <w:r w:rsidR="00750EA0" w:rsidRPr="00DD1F4F">
          <w:rPr>
            <w:rStyle w:val="Hyperlink"/>
            <w:noProof/>
          </w:rPr>
          <w:t xml:space="preserve">Figura 7. Redes com e sem </w:t>
        </w:r>
        <w:r w:rsidR="00750EA0" w:rsidRPr="00DD1F4F">
          <w:rPr>
            <w:rStyle w:val="Hyperlink"/>
            <w:i/>
            <w:noProof/>
          </w:rPr>
          <w:t>dropout</w:t>
        </w:r>
        <w:r w:rsidR="00750EA0">
          <w:rPr>
            <w:noProof/>
            <w:webHidden/>
          </w:rPr>
          <w:tab/>
        </w:r>
        <w:r w:rsidR="00750EA0">
          <w:rPr>
            <w:noProof/>
            <w:webHidden/>
          </w:rPr>
          <w:fldChar w:fldCharType="begin"/>
        </w:r>
        <w:r w:rsidR="00750EA0">
          <w:rPr>
            <w:noProof/>
            <w:webHidden/>
          </w:rPr>
          <w:instrText xml:space="preserve"> PAGEREF _Toc486423008 \h </w:instrText>
        </w:r>
        <w:r w:rsidR="00750EA0">
          <w:rPr>
            <w:noProof/>
            <w:webHidden/>
          </w:rPr>
        </w:r>
        <w:r w:rsidR="00750EA0">
          <w:rPr>
            <w:noProof/>
            <w:webHidden/>
          </w:rPr>
          <w:fldChar w:fldCharType="separate"/>
        </w:r>
        <w:r w:rsidR="00750EA0">
          <w:rPr>
            <w:noProof/>
            <w:webHidden/>
          </w:rPr>
          <w:t>28</w:t>
        </w:r>
        <w:r w:rsidR="00750EA0">
          <w:rPr>
            <w:noProof/>
            <w:webHidden/>
          </w:rPr>
          <w:fldChar w:fldCharType="end"/>
        </w:r>
      </w:hyperlink>
    </w:p>
    <w:p w14:paraId="099C399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09" w:history="1">
        <w:r w:rsidR="00750EA0" w:rsidRPr="00DD1F4F">
          <w:rPr>
            <w:rStyle w:val="Hyperlink"/>
            <w:noProof/>
          </w:rPr>
          <w:t>Figura 8. Maiores altas em 5 dias</w:t>
        </w:r>
        <w:r w:rsidR="00750EA0">
          <w:rPr>
            <w:noProof/>
            <w:webHidden/>
          </w:rPr>
          <w:tab/>
        </w:r>
        <w:r w:rsidR="00750EA0">
          <w:rPr>
            <w:noProof/>
            <w:webHidden/>
          </w:rPr>
          <w:fldChar w:fldCharType="begin"/>
        </w:r>
        <w:r w:rsidR="00750EA0">
          <w:rPr>
            <w:noProof/>
            <w:webHidden/>
          </w:rPr>
          <w:instrText xml:space="preserve"> PAGEREF _Toc486423009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495A8E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0" w:history="1">
        <w:r w:rsidR="00750EA0" w:rsidRPr="00DD1F4F">
          <w:rPr>
            <w:rStyle w:val="Hyperlink"/>
            <w:noProof/>
          </w:rPr>
          <w:t>Figura 9. Maiores quedas em 5 dias</w:t>
        </w:r>
        <w:r w:rsidR="00750EA0">
          <w:rPr>
            <w:noProof/>
            <w:webHidden/>
          </w:rPr>
          <w:tab/>
        </w:r>
        <w:r w:rsidR="00750EA0">
          <w:rPr>
            <w:noProof/>
            <w:webHidden/>
          </w:rPr>
          <w:fldChar w:fldCharType="begin"/>
        </w:r>
        <w:r w:rsidR="00750EA0">
          <w:rPr>
            <w:noProof/>
            <w:webHidden/>
          </w:rPr>
          <w:instrText xml:space="preserve"> PAGEREF _Toc486423010 \h </w:instrText>
        </w:r>
        <w:r w:rsidR="00750EA0">
          <w:rPr>
            <w:noProof/>
            <w:webHidden/>
          </w:rPr>
        </w:r>
        <w:r w:rsidR="00750EA0">
          <w:rPr>
            <w:noProof/>
            <w:webHidden/>
          </w:rPr>
          <w:fldChar w:fldCharType="separate"/>
        </w:r>
        <w:r w:rsidR="00750EA0">
          <w:rPr>
            <w:noProof/>
            <w:webHidden/>
          </w:rPr>
          <w:t>33</w:t>
        </w:r>
        <w:r w:rsidR="00750EA0">
          <w:rPr>
            <w:noProof/>
            <w:webHidden/>
          </w:rPr>
          <w:fldChar w:fldCharType="end"/>
        </w:r>
      </w:hyperlink>
    </w:p>
    <w:p w14:paraId="32102E2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1" w:history="1">
        <w:r w:rsidR="00750EA0" w:rsidRPr="00DD1F4F">
          <w:rPr>
            <w:rStyle w:val="Hyperlink"/>
            <w:noProof/>
          </w:rPr>
          <w:t>Figura 10. Diagrama de caso de uso</w:t>
        </w:r>
        <w:r w:rsidR="00750EA0">
          <w:rPr>
            <w:noProof/>
            <w:webHidden/>
          </w:rPr>
          <w:tab/>
        </w:r>
        <w:r w:rsidR="00750EA0">
          <w:rPr>
            <w:noProof/>
            <w:webHidden/>
          </w:rPr>
          <w:fldChar w:fldCharType="begin"/>
        </w:r>
        <w:r w:rsidR="00750EA0">
          <w:rPr>
            <w:noProof/>
            <w:webHidden/>
          </w:rPr>
          <w:instrText xml:space="preserve"> PAGEREF _Toc486423011 \h </w:instrText>
        </w:r>
        <w:r w:rsidR="00750EA0">
          <w:rPr>
            <w:noProof/>
            <w:webHidden/>
          </w:rPr>
        </w:r>
        <w:r w:rsidR="00750EA0">
          <w:rPr>
            <w:noProof/>
            <w:webHidden/>
          </w:rPr>
          <w:fldChar w:fldCharType="separate"/>
        </w:r>
        <w:r w:rsidR="00750EA0">
          <w:rPr>
            <w:noProof/>
            <w:webHidden/>
          </w:rPr>
          <w:t>40</w:t>
        </w:r>
        <w:r w:rsidR="00750EA0">
          <w:rPr>
            <w:noProof/>
            <w:webHidden/>
          </w:rPr>
          <w:fldChar w:fldCharType="end"/>
        </w:r>
      </w:hyperlink>
    </w:p>
    <w:p w14:paraId="31C66BA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2" w:history="1">
        <w:r w:rsidR="00750EA0" w:rsidRPr="00DD1F4F">
          <w:rPr>
            <w:rStyle w:val="Hyperlink"/>
            <w:noProof/>
          </w:rPr>
          <w:t>Figura 11. Diagrama de Classes de negócio</w:t>
        </w:r>
        <w:r w:rsidR="00750EA0">
          <w:rPr>
            <w:noProof/>
            <w:webHidden/>
          </w:rPr>
          <w:tab/>
        </w:r>
        <w:r w:rsidR="00750EA0">
          <w:rPr>
            <w:noProof/>
            <w:webHidden/>
          </w:rPr>
          <w:fldChar w:fldCharType="begin"/>
        </w:r>
        <w:r w:rsidR="00750EA0">
          <w:rPr>
            <w:noProof/>
            <w:webHidden/>
          </w:rPr>
          <w:instrText xml:space="preserve"> PAGEREF _Toc486423012 \h </w:instrText>
        </w:r>
        <w:r w:rsidR="00750EA0">
          <w:rPr>
            <w:noProof/>
            <w:webHidden/>
          </w:rPr>
        </w:r>
        <w:r w:rsidR="00750EA0">
          <w:rPr>
            <w:noProof/>
            <w:webHidden/>
          </w:rPr>
          <w:fldChar w:fldCharType="separate"/>
        </w:r>
        <w:r w:rsidR="00750EA0">
          <w:rPr>
            <w:noProof/>
            <w:webHidden/>
          </w:rPr>
          <w:t>47</w:t>
        </w:r>
        <w:r w:rsidR="00750EA0">
          <w:rPr>
            <w:noProof/>
            <w:webHidden/>
          </w:rPr>
          <w:fldChar w:fldCharType="end"/>
        </w:r>
      </w:hyperlink>
    </w:p>
    <w:p w14:paraId="241C99F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3" w:history="1">
        <w:r w:rsidR="00750EA0" w:rsidRPr="00DD1F4F">
          <w:rPr>
            <w:rStyle w:val="Hyperlink"/>
            <w:noProof/>
          </w:rPr>
          <w:t>Figura 12. Diagrama de implantação</w:t>
        </w:r>
        <w:r w:rsidR="00750EA0">
          <w:rPr>
            <w:noProof/>
            <w:webHidden/>
          </w:rPr>
          <w:tab/>
        </w:r>
        <w:r w:rsidR="00750EA0">
          <w:rPr>
            <w:noProof/>
            <w:webHidden/>
          </w:rPr>
          <w:fldChar w:fldCharType="begin"/>
        </w:r>
        <w:r w:rsidR="00750EA0">
          <w:rPr>
            <w:noProof/>
            <w:webHidden/>
          </w:rPr>
          <w:instrText xml:space="preserve"> PAGEREF _Toc486423013 \h </w:instrText>
        </w:r>
        <w:r w:rsidR="00750EA0">
          <w:rPr>
            <w:noProof/>
            <w:webHidden/>
          </w:rPr>
        </w:r>
        <w:r w:rsidR="00750EA0">
          <w:rPr>
            <w:noProof/>
            <w:webHidden/>
          </w:rPr>
          <w:fldChar w:fldCharType="separate"/>
        </w:r>
        <w:r w:rsidR="00750EA0">
          <w:rPr>
            <w:noProof/>
            <w:webHidden/>
          </w:rPr>
          <w:t>48</w:t>
        </w:r>
        <w:r w:rsidR="00750EA0">
          <w:rPr>
            <w:noProof/>
            <w:webHidden/>
          </w:rPr>
          <w:fldChar w:fldCharType="end"/>
        </w:r>
      </w:hyperlink>
    </w:p>
    <w:p w14:paraId="784B90B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4" w:history="1">
        <w:r w:rsidR="00750EA0" w:rsidRPr="00DD1F4F">
          <w:rPr>
            <w:rStyle w:val="Hyperlink"/>
            <w:noProof/>
          </w:rPr>
          <w:t xml:space="preserve">Figura 13. Diagrama de classes de projeto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_Toc486423014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05FAA8B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5" w:history="1">
        <w:r w:rsidR="00750EA0" w:rsidRPr="00DD1F4F">
          <w:rPr>
            <w:rStyle w:val="Hyperlink"/>
            <w:noProof/>
          </w:rPr>
          <w:t xml:space="preserve">Figura 14. Diagrama de sequência - </w:t>
        </w:r>
        <w:r w:rsidR="00750EA0" w:rsidRPr="00DD1F4F">
          <w:rPr>
            <w:rStyle w:val="Hyperlink"/>
            <w:i/>
            <w:noProof/>
          </w:rPr>
          <w:t>Create NN</w:t>
        </w:r>
        <w:r w:rsidR="00750EA0">
          <w:rPr>
            <w:noProof/>
            <w:webHidden/>
          </w:rPr>
          <w:tab/>
        </w:r>
        <w:r w:rsidR="00750EA0">
          <w:rPr>
            <w:noProof/>
            <w:webHidden/>
          </w:rPr>
          <w:fldChar w:fldCharType="begin"/>
        </w:r>
        <w:r w:rsidR="00750EA0">
          <w:rPr>
            <w:noProof/>
            <w:webHidden/>
          </w:rPr>
          <w:instrText xml:space="preserve"> PAGEREF _Toc486423015 \h </w:instrText>
        </w:r>
        <w:r w:rsidR="00750EA0">
          <w:rPr>
            <w:noProof/>
            <w:webHidden/>
          </w:rPr>
        </w:r>
        <w:r w:rsidR="00750EA0">
          <w:rPr>
            <w:noProof/>
            <w:webHidden/>
          </w:rPr>
          <w:fldChar w:fldCharType="separate"/>
        </w:r>
        <w:r w:rsidR="00750EA0">
          <w:rPr>
            <w:noProof/>
            <w:webHidden/>
          </w:rPr>
          <w:t>49</w:t>
        </w:r>
        <w:r w:rsidR="00750EA0">
          <w:rPr>
            <w:noProof/>
            <w:webHidden/>
          </w:rPr>
          <w:fldChar w:fldCharType="end"/>
        </w:r>
      </w:hyperlink>
    </w:p>
    <w:p w14:paraId="7C27938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6" w:history="1">
        <w:r w:rsidR="00750EA0" w:rsidRPr="00DD1F4F">
          <w:rPr>
            <w:rStyle w:val="Hyperlink"/>
            <w:noProof/>
          </w:rPr>
          <w:t xml:space="preserve">Figura 15. Diagrama de classes de projeto - </w:t>
        </w:r>
        <w:r w:rsidR="00750EA0" w:rsidRPr="00DD1F4F">
          <w:rPr>
            <w:rStyle w:val="Hyperlink"/>
            <w:i/>
            <w:noProof/>
          </w:rPr>
          <w:t>Choose NN</w:t>
        </w:r>
        <w:r w:rsidR="00750EA0">
          <w:rPr>
            <w:noProof/>
            <w:webHidden/>
          </w:rPr>
          <w:tab/>
        </w:r>
        <w:r w:rsidR="00750EA0">
          <w:rPr>
            <w:noProof/>
            <w:webHidden/>
          </w:rPr>
          <w:fldChar w:fldCharType="begin"/>
        </w:r>
        <w:r w:rsidR="00750EA0">
          <w:rPr>
            <w:noProof/>
            <w:webHidden/>
          </w:rPr>
          <w:instrText xml:space="preserve"> PAGEREF _Toc486423016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155479F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7" w:history="1">
        <w:r w:rsidR="00750EA0" w:rsidRPr="00DD1F4F">
          <w:rPr>
            <w:rStyle w:val="Hyperlink"/>
            <w:noProof/>
          </w:rPr>
          <w:t>Figura 16. Diagrama de sequência - Choose NN</w:t>
        </w:r>
        <w:r w:rsidR="00750EA0">
          <w:rPr>
            <w:noProof/>
            <w:webHidden/>
          </w:rPr>
          <w:tab/>
        </w:r>
        <w:r w:rsidR="00750EA0">
          <w:rPr>
            <w:noProof/>
            <w:webHidden/>
          </w:rPr>
          <w:fldChar w:fldCharType="begin"/>
        </w:r>
        <w:r w:rsidR="00750EA0">
          <w:rPr>
            <w:noProof/>
            <w:webHidden/>
          </w:rPr>
          <w:instrText xml:space="preserve"> PAGEREF _Toc486423017 \h </w:instrText>
        </w:r>
        <w:r w:rsidR="00750EA0">
          <w:rPr>
            <w:noProof/>
            <w:webHidden/>
          </w:rPr>
        </w:r>
        <w:r w:rsidR="00750EA0">
          <w:rPr>
            <w:noProof/>
            <w:webHidden/>
          </w:rPr>
          <w:fldChar w:fldCharType="separate"/>
        </w:r>
        <w:r w:rsidR="00750EA0">
          <w:rPr>
            <w:noProof/>
            <w:webHidden/>
          </w:rPr>
          <w:t>50</w:t>
        </w:r>
        <w:r w:rsidR="00750EA0">
          <w:rPr>
            <w:noProof/>
            <w:webHidden/>
          </w:rPr>
          <w:fldChar w:fldCharType="end"/>
        </w:r>
      </w:hyperlink>
    </w:p>
    <w:p w14:paraId="64D7C83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8" w:history="1">
        <w:r w:rsidR="00750EA0" w:rsidRPr="00DD1F4F">
          <w:rPr>
            <w:rStyle w:val="Hyperlink"/>
            <w:noProof/>
          </w:rPr>
          <w:t xml:space="preserve">Figura 17. Diagrama de classes de projeto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_Toc486423018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45294E8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19" w:history="1">
        <w:r w:rsidR="00750EA0" w:rsidRPr="00DD1F4F">
          <w:rPr>
            <w:rStyle w:val="Hyperlink"/>
            <w:noProof/>
          </w:rPr>
          <w:t xml:space="preserve">Figura 18. Diagrama de sequência </w:t>
        </w:r>
        <w:r w:rsidR="00750EA0" w:rsidRPr="00DD1F4F">
          <w:rPr>
            <w:rStyle w:val="Hyperlink"/>
            <w:i/>
            <w:noProof/>
          </w:rPr>
          <w:t>- Import BMF Data</w:t>
        </w:r>
        <w:r w:rsidR="00750EA0">
          <w:rPr>
            <w:noProof/>
            <w:webHidden/>
          </w:rPr>
          <w:tab/>
        </w:r>
        <w:r w:rsidR="00750EA0">
          <w:rPr>
            <w:noProof/>
            <w:webHidden/>
          </w:rPr>
          <w:fldChar w:fldCharType="begin"/>
        </w:r>
        <w:r w:rsidR="00750EA0">
          <w:rPr>
            <w:noProof/>
            <w:webHidden/>
          </w:rPr>
          <w:instrText xml:space="preserve"> PAGEREF _Toc486423019 \h </w:instrText>
        </w:r>
        <w:r w:rsidR="00750EA0">
          <w:rPr>
            <w:noProof/>
            <w:webHidden/>
          </w:rPr>
        </w:r>
        <w:r w:rsidR="00750EA0">
          <w:rPr>
            <w:noProof/>
            <w:webHidden/>
          </w:rPr>
          <w:fldChar w:fldCharType="separate"/>
        </w:r>
        <w:r w:rsidR="00750EA0">
          <w:rPr>
            <w:noProof/>
            <w:webHidden/>
          </w:rPr>
          <w:t>51</w:t>
        </w:r>
        <w:r w:rsidR="00750EA0">
          <w:rPr>
            <w:noProof/>
            <w:webHidden/>
          </w:rPr>
          <w:fldChar w:fldCharType="end"/>
        </w:r>
      </w:hyperlink>
    </w:p>
    <w:p w14:paraId="5CB79698"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0" w:history="1">
        <w:r w:rsidR="00750EA0" w:rsidRPr="00DD1F4F">
          <w:rPr>
            <w:rStyle w:val="Hyperlink"/>
            <w:noProof/>
          </w:rPr>
          <w:t xml:space="preserve">Figura 19. Diagrama de classes de projeto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_Toc486423020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A192C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1" w:history="1">
        <w:r w:rsidR="00750EA0" w:rsidRPr="00DD1F4F">
          <w:rPr>
            <w:rStyle w:val="Hyperlink"/>
            <w:noProof/>
          </w:rPr>
          <w:t xml:space="preserve">Figura 20. Diagrama de sequência - </w:t>
        </w:r>
        <w:r w:rsidR="00750EA0" w:rsidRPr="00DD1F4F">
          <w:rPr>
            <w:rStyle w:val="Hyperlink"/>
            <w:i/>
            <w:noProof/>
          </w:rPr>
          <w:t>Comparative Chart</w:t>
        </w:r>
        <w:r w:rsidR="00750EA0">
          <w:rPr>
            <w:noProof/>
            <w:webHidden/>
          </w:rPr>
          <w:tab/>
        </w:r>
        <w:r w:rsidR="00750EA0">
          <w:rPr>
            <w:noProof/>
            <w:webHidden/>
          </w:rPr>
          <w:fldChar w:fldCharType="begin"/>
        </w:r>
        <w:r w:rsidR="00750EA0">
          <w:rPr>
            <w:noProof/>
            <w:webHidden/>
          </w:rPr>
          <w:instrText xml:space="preserve"> PAGEREF _Toc486423021 \h </w:instrText>
        </w:r>
        <w:r w:rsidR="00750EA0">
          <w:rPr>
            <w:noProof/>
            <w:webHidden/>
          </w:rPr>
        </w:r>
        <w:r w:rsidR="00750EA0">
          <w:rPr>
            <w:noProof/>
            <w:webHidden/>
          </w:rPr>
          <w:fldChar w:fldCharType="separate"/>
        </w:r>
        <w:r w:rsidR="00750EA0">
          <w:rPr>
            <w:noProof/>
            <w:webHidden/>
          </w:rPr>
          <w:t>52</w:t>
        </w:r>
        <w:r w:rsidR="00750EA0">
          <w:rPr>
            <w:noProof/>
            <w:webHidden/>
          </w:rPr>
          <w:fldChar w:fldCharType="end"/>
        </w:r>
      </w:hyperlink>
    </w:p>
    <w:p w14:paraId="02CBDC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2" w:history="1">
        <w:r w:rsidR="00750EA0" w:rsidRPr="00DD1F4F">
          <w:rPr>
            <w:rStyle w:val="Hyperlink"/>
            <w:noProof/>
          </w:rPr>
          <w:t xml:space="preserve">Figura 21. Diagrama de classes de projeto </w:t>
        </w:r>
        <w:r w:rsidR="00750EA0" w:rsidRPr="00DD1F4F">
          <w:rPr>
            <w:rStyle w:val="Hyperlink"/>
            <w:i/>
            <w:noProof/>
          </w:rPr>
          <w:t>- Train NN</w:t>
        </w:r>
        <w:r w:rsidR="00750EA0">
          <w:rPr>
            <w:noProof/>
            <w:webHidden/>
          </w:rPr>
          <w:tab/>
        </w:r>
        <w:r w:rsidR="00750EA0">
          <w:rPr>
            <w:noProof/>
            <w:webHidden/>
          </w:rPr>
          <w:fldChar w:fldCharType="begin"/>
        </w:r>
        <w:r w:rsidR="00750EA0">
          <w:rPr>
            <w:noProof/>
            <w:webHidden/>
          </w:rPr>
          <w:instrText xml:space="preserve"> PAGEREF _Toc486423022 \h </w:instrText>
        </w:r>
        <w:r w:rsidR="00750EA0">
          <w:rPr>
            <w:noProof/>
            <w:webHidden/>
          </w:rPr>
        </w:r>
        <w:r w:rsidR="00750EA0">
          <w:rPr>
            <w:noProof/>
            <w:webHidden/>
          </w:rPr>
          <w:fldChar w:fldCharType="separate"/>
        </w:r>
        <w:r w:rsidR="00750EA0">
          <w:rPr>
            <w:noProof/>
            <w:webHidden/>
          </w:rPr>
          <w:t>53</w:t>
        </w:r>
        <w:r w:rsidR="00750EA0">
          <w:rPr>
            <w:noProof/>
            <w:webHidden/>
          </w:rPr>
          <w:fldChar w:fldCharType="end"/>
        </w:r>
      </w:hyperlink>
    </w:p>
    <w:p w14:paraId="61E90D1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3" w:history="1">
        <w:r w:rsidR="00750EA0" w:rsidRPr="00DD1F4F">
          <w:rPr>
            <w:rStyle w:val="Hyperlink"/>
            <w:noProof/>
          </w:rPr>
          <w:t xml:space="preserve">Figura 22. Diagrama de sequência - </w:t>
        </w:r>
        <w:r w:rsidR="00750EA0" w:rsidRPr="00DD1F4F">
          <w:rPr>
            <w:rStyle w:val="Hyperlink"/>
            <w:i/>
            <w:noProof/>
          </w:rPr>
          <w:t>Train NN</w:t>
        </w:r>
        <w:r w:rsidR="00750EA0">
          <w:rPr>
            <w:noProof/>
            <w:webHidden/>
          </w:rPr>
          <w:tab/>
        </w:r>
        <w:r w:rsidR="00750EA0">
          <w:rPr>
            <w:noProof/>
            <w:webHidden/>
          </w:rPr>
          <w:fldChar w:fldCharType="begin"/>
        </w:r>
        <w:r w:rsidR="00750EA0">
          <w:rPr>
            <w:noProof/>
            <w:webHidden/>
          </w:rPr>
          <w:instrText xml:space="preserve"> PAGEREF _Toc486423023 \h </w:instrText>
        </w:r>
        <w:r w:rsidR="00750EA0">
          <w:rPr>
            <w:noProof/>
            <w:webHidden/>
          </w:rPr>
        </w:r>
        <w:r w:rsidR="00750EA0">
          <w:rPr>
            <w:noProof/>
            <w:webHidden/>
          </w:rPr>
          <w:fldChar w:fldCharType="separate"/>
        </w:r>
        <w:r w:rsidR="00750EA0">
          <w:rPr>
            <w:noProof/>
            <w:webHidden/>
          </w:rPr>
          <w:t>54</w:t>
        </w:r>
        <w:r w:rsidR="00750EA0">
          <w:rPr>
            <w:noProof/>
            <w:webHidden/>
          </w:rPr>
          <w:fldChar w:fldCharType="end"/>
        </w:r>
      </w:hyperlink>
    </w:p>
    <w:p w14:paraId="44A7A33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4" w:history="1">
        <w:r w:rsidR="00750EA0" w:rsidRPr="00DD1F4F">
          <w:rPr>
            <w:rStyle w:val="Hyperlink"/>
            <w:noProof/>
          </w:rPr>
          <w:t>Figura 23. Topologia da RNA utilizada</w:t>
        </w:r>
        <w:r w:rsidR="00750EA0">
          <w:rPr>
            <w:noProof/>
            <w:webHidden/>
          </w:rPr>
          <w:tab/>
        </w:r>
        <w:r w:rsidR="00750EA0">
          <w:rPr>
            <w:noProof/>
            <w:webHidden/>
          </w:rPr>
          <w:fldChar w:fldCharType="begin"/>
        </w:r>
        <w:r w:rsidR="00750EA0">
          <w:rPr>
            <w:noProof/>
            <w:webHidden/>
          </w:rPr>
          <w:instrText xml:space="preserve"> PAGEREF _Toc486423024 \h </w:instrText>
        </w:r>
        <w:r w:rsidR="00750EA0">
          <w:rPr>
            <w:noProof/>
            <w:webHidden/>
          </w:rPr>
        </w:r>
        <w:r w:rsidR="00750EA0">
          <w:rPr>
            <w:noProof/>
            <w:webHidden/>
          </w:rPr>
          <w:fldChar w:fldCharType="separate"/>
        </w:r>
        <w:r w:rsidR="00750EA0">
          <w:rPr>
            <w:noProof/>
            <w:webHidden/>
          </w:rPr>
          <w:t>55</w:t>
        </w:r>
        <w:r w:rsidR="00750EA0">
          <w:rPr>
            <w:noProof/>
            <w:webHidden/>
          </w:rPr>
          <w:fldChar w:fldCharType="end"/>
        </w:r>
      </w:hyperlink>
    </w:p>
    <w:p w14:paraId="6E2C60F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5" w:history="1">
        <w:r w:rsidR="00750EA0" w:rsidRPr="00DD1F4F">
          <w:rPr>
            <w:rStyle w:val="Hyperlink"/>
            <w:noProof/>
          </w:rPr>
          <w:t>Figura 24. Código implementação topologia</w:t>
        </w:r>
        <w:r w:rsidR="00750EA0">
          <w:rPr>
            <w:noProof/>
            <w:webHidden/>
          </w:rPr>
          <w:tab/>
        </w:r>
        <w:r w:rsidR="00750EA0">
          <w:rPr>
            <w:noProof/>
            <w:webHidden/>
          </w:rPr>
          <w:fldChar w:fldCharType="begin"/>
        </w:r>
        <w:r w:rsidR="00750EA0">
          <w:rPr>
            <w:noProof/>
            <w:webHidden/>
          </w:rPr>
          <w:instrText xml:space="preserve"> PAGEREF _Toc486423025 \h </w:instrText>
        </w:r>
        <w:r w:rsidR="00750EA0">
          <w:rPr>
            <w:noProof/>
            <w:webHidden/>
          </w:rPr>
        </w:r>
        <w:r w:rsidR="00750EA0">
          <w:rPr>
            <w:noProof/>
            <w:webHidden/>
          </w:rPr>
          <w:fldChar w:fldCharType="separate"/>
        </w:r>
        <w:r w:rsidR="00750EA0">
          <w:rPr>
            <w:noProof/>
            <w:webHidden/>
          </w:rPr>
          <w:t>57</w:t>
        </w:r>
        <w:r w:rsidR="00750EA0">
          <w:rPr>
            <w:noProof/>
            <w:webHidden/>
          </w:rPr>
          <w:fldChar w:fldCharType="end"/>
        </w:r>
      </w:hyperlink>
    </w:p>
    <w:p w14:paraId="3791FA7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6" w:history="1">
        <w:r w:rsidR="00750EA0" w:rsidRPr="00DD1F4F">
          <w:rPr>
            <w:rStyle w:val="Hyperlink"/>
            <w:noProof/>
          </w:rPr>
          <w:t xml:space="preserve">Figura 25. Código </w:t>
        </w:r>
        <w:r w:rsidR="00750EA0" w:rsidRPr="00DD1F4F">
          <w:rPr>
            <w:rStyle w:val="Hyperlink"/>
            <w:i/>
            <w:noProof/>
          </w:rPr>
          <w:t>Factory</w:t>
        </w:r>
        <w:r w:rsidR="00750EA0" w:rsidRPr="00DD1F4F">
          <w:rPr>
            <w:rStyle w:val="Hyperlink"/>
            <w:noProof/>
          </w:rPr>
          <w:t xml:space="preserve"> função de ativação</w:t>
        </w:r>
        <w:r w:rsidR="00750EA0">
          <w:rPr>
            <w:noProof/>
            <w:webHidden/>
          </w:rPr>
          <w:tab/>
        </w:r>
        <w:r w:rsidR="00750EA0">
          <w:rPr>
            <w:noProof/>
            <w:webHidden/>
          </w:rPr>
          <w:fldChar w:fldCharType="begin"/>
        </w:r>
        <w:r w:rsidR="00750EA0">
          <w:rPr>
            <w:noProof/>
            <w:webHidden/>
          </w:rPr>
          <w:instrText xml:space="preserve"> PAGEREF _Toc486423026 \h </w:instrText>
        </w:r>
        <w:r w:rsidR="00750EA0">
          <w:rPr>
            <w:noProof/>
            <w:webHidden/>
          </w:rPr>
        </w:r>
        <w:r w:rsidR="00750EA0">
          <w:rPr>
            <w:noProof/>
            <w:webHidden/>
          </w:rPr>
          <w:fldChar w:fldCharType="separate"/>
        </w:r>
        <w:r w:rsidR="00750EA0">
          <w:rPr>
            <w:noProof/>
            <w:webHidden/>
          </w:rPr>
          <w:t>58</w:t>
        </w:r>
        <w:r w:rsidR="00750EA0">
          <w:rPr>
            <w:noProof/>
            <w:webHidden/>
          </w:rPr>
          <w:fldChar w:fldCharType="end"/>
        </w:r>
      </w:hyperlink>
    </w:p>
    <w:p w14:paraId="764198C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7" w:history="1">
        <w:r w:rsidR="00750EA0" w:rsidRPr="00DD1F4F">
          <w:rPr>
            <w:rStyle w:val="Hyperlink"/>
            <w:noProof/>
          </w:rPr>
          <w:t xml:space="preserve">Figura 26. Ajuste </w:t>
        </w:r>
        <w:r w:rsidR="00750EA0" w:rsidRPr="00DD1F4F">
          <w:rPr>
            <w:rStyle w:val="Hyperlink"/>
            <w:i/>
            <w:noProof/>
          </w:rPr>
          <w:t>Date Interval</w:t>
        </w:r>
        <w:r w:rsidR="00750EA0">
          <w:rPr>
            <w:noProof/>
            <w:webHidden/>
          </w:rPr>
          <w:tab/>
        </w:r>
        <w:r w:rsidR="00750EA0">
          <w:rPr>
            <w:noProof/>
            <w:webHidden/>
          </w:rPr>
          <w:fldChar w:fldCharType="begin"/>
        </w:r>
        <w:r w:rsidR="00750EA0">
          <w:rPr>
            <w:noProof/>
            <w:webHidden/>
          </w:rPr>
          <w:instrText xml:space="preserve"> PAGEREF _Toc486423027 \h </w:instrText>
        </w:r>
        <w:r w:rsidR="00750EA0">
          <w:rPr>
            <w:noProof/>
            <w:webHidden/>
          </w:rPr>
        </w:r>
        <w:r w:rsidR="00750EA0">
          <w:rPr>
            <w:noProof/>
            <w:webHidden/>
          </w:rPr>
          <w:fldChar w:fldCharType="separate"/>
        </w:r>
        <w:r w:rsidR="00750EA0">
          <w:rPr>
            <w:noProof/>
            <w:webHidden/>
          </w:rPr>
          <w:t>59</w:t>
        </w:r>
        <w:r w:rsidR="00750EA0">
          <w:rPr>
            <w:noProof/>
            <w:webHidden/>
          </w:rPr>
          <w:fldChar w:fldCharType="end"/>
        </w:r>
      </w:hyperlink>
    </w:p>
    <w:p w14:paraId="4D8F721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8" w:history="1">
        <w:r w:rsidR="00750EA0" w:rsidRPr="00DD1F4F">
          <w:rPr>
            <w:rStyle w:val="Hyperlink"/>
            <w:noProof/>
          </w:rPr>
          <w:t xml:space="preserve">Figura 27. Código </w:t>
        </w:r>
        <w:r w:rsidR="00750EA0" w:rsidRPr="00DD1F4F">
          <w:rPr>
            <w:rStyle w:val="Hyperlink"/>
            <w:i/>
            <w:noProof/>
          </w:rPr>
          <w:t>mixed data</w:t>
        </w:r>
        <w:r w:rsidR="00750EA0">
          <w:rPr>
            <w:noProof/>
            <w:webHidden/>
          </w:rPr>
          <w:tab/>
        </w:r>
        <w:r w:rsidR="00750EA0">
          <w:rPr>
            <w:noProof/>
            <w:webHidden/>
          </w:rPr>
          <w:fldChar w:fldCharType="begin"/>
        </w:r>
        <w:r w:rsidR="00750EA0">
          <w:rPr>
            <w:noProof/>
            <w:webHidden/>
          </w:rPr>
          <w:instrText xml:space="preserve"> PAGEREF _Toc486423028 \h </w:instrText>
        </w:r>
        <w:r w:rsidR="00750EA0">
          <w:rPr>
            <w:noProof/>
            <w:webHidden/>
          </w:rPr>
        </w:r>
        <w:r w:rsidR="00750EA0">
          <w:rPr>
            <w:noProof/>
            <w:webHidden/>
          </w:rPr>
          <w:fldChar w:fldCharType="separate"/>
        </w:r>
        <w:r w:rsidR="00750EA0">
          <w:rPr>
            <w:noProof/>
            <w:webHidden/>
          </w:rPr>
          <w:t>61</w:t>
        </w:r>
        <w:r w:rsidR="00750EA0">
          <w:rPr>
            <w:noProof/>
            <w:webHidden/>
          </w:rPr>
          <w:fldChar w:fldCharType="end"/>
        </w:r>
      </w:hyperlink>
    </w:p>
    <w:p w14:paraId="1319E8F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29" w:history="1">
        <w:r w:rsidR="00750EA0" w:rsidRPr="00DD1F4F">
          <w:rPr>
            <w:rStyle w:val="Hyperlink"/>
            <w:noProof/>
          </w:rPr>
          <w:t xml:space="preserve">Figura 28. Código </w:t>
        </w:r>
        <w:r w:rsidR="00750EA0" w:rsidRPr="00DD1F4F">
          <w:rPr>
            <w:rStyle w:val="Hyperlink"/>
            <w:i/>
            <w:noProof/>
          </w:rPr>
          <w:t>calculated data</w:t>
        </w:r>
        <w:r w:rsidR="00750EA0">
          <w:rPr>
            <w:noProof/>
            <w:webHidden/>
          </w:rPr>
          <w:tab/>
        </w:r>
        <w:r w:rsidR="00750EA0">
          <w:rPr>
            <w:noProof/>
            <w:webHidden/>
          </w:rPr>
          <w:fldChar w:fldCharType="begin"/>
        </w:r>
        <w:r w:rsidR="00750EA0">
          <w:rPr>
            <w:noProof/>
            <w:webHidden/>
          </w:rPr>
          <w:instrText xml:space="preserve"> PAGEREF _Toc486423029 \h </w:instrText>
        </w:r>
        <w:r w:rsidR="00750EA0">
          <w:rPr>
            <w:noProof/>
            <w:webHidden/>
          </w:rPr>
        </w:r>
        <w:r w:rsidR="00750EA0">
          <w:rPr>
            <w:noProof/>
            <w:webHidden/>
          </w:rPr>
          <w:fldChar w:fldCharType="separate"/>
        </w:r>
        <w:r w:rsidR="00750EA0">
          <w:rPr>
            <w:noProof/>
            <w:webHidden/>
          </w:rPr>
          <w:t>62</w:t>
        </w:r>
        <w:r w:rsidR="00750EA0">
          <w:rPr>
            <w:noProof/>
            <w:webHidden/>
          </w:rPr>
          <w:fldChar w:fldCharType="end"/>
        </w:r>
      </w:hyperlink>
    </w:p>
    <w:p w14:paraId="640A9C6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0" w:history="1">
        <w:r w:rsidR="00750EA0" w:rsidRPr="00DD1F4F">
          <w:rPr>
            <w:rStyle w:val="Hyperlink"/>
            <w:noProof/>
          </w:rPr>
          <w:t>Figura 29. Código vetor de pessoa</w:t>
        </w:r>
        <w:r w:rsidR="00750EA0">
          <w:rPr>
            <w:noProof/>
            <w:webHidden/>
          </w:rPr>
          <w:tab/>
        </w:r>
        <w:r w:rsidR="00750EA0">
          <w:rPr>
            <w:noProof/>
            <w:webHidden/>
          </w:rPr>
          <w:fldChar w:fldCharType="begin"/>
        </w:r>
        <w:r w:rsidR="00750EA0">
          <w:rPr>
            <w:noProof/>
            <w:webHidden/>
          </w:rPr>
          <w:instrText xml:space="preserve"> PAGEREF _Toc486423030 \h </w:instrText>
        </w:r>
        <w:r w:rsidR="00750EA0">
          <w:rPr>
            <w:noProof/>
            <w:webHidden/>
          </w:rPr>
        </w:r>
        <w:r w:rsidR="00750EA0">
          <w:rPr>
            <w:noProof/>
            <w:webHidden/>
          </w:rPr>
          <w:fldChar w:fldCharType="separate"/>
        </w:r>
        <w:r w:rsidR="00750EA0">
          <w:rPr>
            <w:noProof/>
            <w:webHidden/>
          </w:rPr>
          <w:t>63</w:t>
        </w:r>
        <w:r w:rsidR="00750EA0">
          <w:rPr>
            <w:noProof/>
            <w:webHidden/>
          </w:rPr>
          <w:fldChar w:fldCharType="end"/>
        </w:r>
      </w:hyperlink>
    </w:p>
    <w:p w14:paraId="061DF08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1" w:history="1">
        <w:r w:rsidR="00750EA0" w:rsidRPr="00DD1F4F">
          <w:rPr>
            <w:rStyle w:val="Hyperlink"/>
            <w:noProof/>
          </w:rPr>
          <w:t xml:space="preserve">Figura 30. Código </w:t>
        </w:r>
        <w:r w:rsidR="00750EA0" w:rsidRPr="00DD1F4F">
          <w:rPr>
            <w:rStyle w:val="Hyperlink"/>
            <w:i/>
            <w:noProof/>
          </w:rPr>
          <w:t>normalize data</w:t>
        </w:r>
        <w:r w:rsidR="00750EA0">
          <w:rPr>
            <w:noProof/>
            <w:webHidden/>
          </w:rPr>
          <w:tab/>
        </w:r>
        <w:r w:rsidR="00750EA0">
          <w:rPr>
            <w:noProof/>
            <w:webHidden/>
          </w:rPr>
          <w:fldChar w:fldCharType="begin"/>
        </w:r>
        <w:r w:rsidR="00750EA0">
          <w:rPr>
            <w:noProof/>
            <w:webHidden/>
          </w:rPr>
          <w:instrText xml:space="preserve"> PAGEREF _Toc486423031 \h </w:instrText>
        </w:r>
        <w:r w:rsidR="00750EA0">
          <w:rPr>
            <w:noProof/>
            <w:webHidden/>
          </w:rPr>
        </w:r>
        <w:r w:rsidR="00750EA0">
          <w:rPr>
            <w:noProof/>
            <w:webHidden/>
          </w:rPr>
          <w:fldChar w:fldCharType="separate"/>
        </w:r>
        <w:r w:rsidR="00750EA0">
          <w:rPr>
            <w:noProof/>
            <w:webHidden/>
          </w:rPr>
          <w:t>64</w:t>
        </w:r>
        <w:r w:rsidR="00750EA0">
          <w:rPr>
            <w:noProof/>
            <w:webHidden/>
          </w:rPr>
          <w:fldChar w:fldCharType="end"/>
        </w:r>
      </w:hyperlink>
    </w:p>
    <w:p w14:paraId="45A078B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2" w:history="1">
        <w:r w:rsidR="00750EA0" w:rsidRPr="00DD1F4F">
          <w:rPr>
            <w:rStyle w:val="Hyperlink"/>
            <w:noProof/>
          </w:rPr>
          <w:t>Figura 31. Código</w:t>
        </w:r>
        <w:r w:rsidR="00750EA0" w:rsidRPr="00DD1F4F">
          <w:rPr>
            <w:rStyle w:val="Hyperlink"/>
            <w:noProof/>
            <w:lang w:val="en-US"/>
          </w:rPr>
          <w:t xml:space="preserve"> </w:t>
        </w:r>
        <w:r w:rsidR="00750EA0" w:rsidRPr="00DD1F4F">
          <w:rPr>
            <w:rStyle w:val="Hyperlink"/>
            <w:i/>
            <w:noProof/>
            <w:lang w:val="en-US"/>
          </w:rPr>
          <w:t>get max and min</w:t>
        </w:r>
        <w:r w:rsidR="00750EA0">
          <w:rPr>
            <w:noProof/>
            <w:webHidden/>
          </w:rPr>
          <w:tab/>
        </w:r>
        <w:r w:rsidR="00750EA0">
          <w:rPr>
            <w:noProof/>
            <w:webHidden/>
          </w:rPr>
          <w:fldChar w:fldCharType="begin"/>
        </w:r>
        <w:r w:rsidR="00750EA0">
          <w:rPr>
            <w:noProof/>
            <w:webHidden/>
          </w:rPr>
          <w:instrText xml:space="preserve"> PAGEREF _Toc486423032 \h </w:instrText>
        </w:r>
        <w:r w:rsidR="00750EA0">
          <w:rPr>
            <w:noProof/>
            <w:webHidden/>
          </w:rPr>
        </w:r>
        <w:r w:rsidR="00750EA0">
          <w:rPr>
            <w:noProof/>
            <w:webHidden/>
          </w:rPr>
          <w:fldChar w:fldCharType="separate"/>
        </w:r>
        <w:r w:rsidR="00750EA0">
          <w:rPr>
            <w:noProof/>
            <w:webHidden/>
          </w:rPr>
          <w:t>65</w:t>
        </w:r>
        <w:r w:rsidR="00750EA0">
          <w:rPr>
            <w:noProof/>
            <w:webHidden/>
          </w:rPr>
          <w:fldChar w:fldCharType="end"/>
        </w:r>
      </w:hyperlink>
    </w:p>
    <w:p w14:paraId="3843643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3" w:history="1">
        <w:r w:rsidR="00750EA0" w:rsidRPr="00DD1F4F">
          <w:rPr>
            <w:rStyle w:val="Hyperlink"/>
            <w:noProof/>
          </w:rPr>
          <w:t xml:space="preserve">Figura 32. Código </w:t>
        </w:r>
        <w:r w:rsidR="00750EA0" w:rsidRPr="00DD1F4F">
          <w:rPr>
            <w:rStyle w:val="Hyperlink"/>
            <w:i/>
            <w:noProof/>
          </w:rPr>
          <w:t>getNormalizedValue</w:t>
        </w:r>
        <w:r w:rsidR="00750EA0">
          <w:rPr>
            <w:noProof/>
            <w:webHidden/>
          </w:rPr>
          <w:tab/>
        </w:r>
        <w:r w:rsidR="00750EA0">
          <w:rPr>
            <w:noProof/>
            <w:webHidden/>
          </w:rPr>
          <w:fldChar w:fldCharType="begin"/>
        </w:r>
        <w:r w:rsidR="00750EA0">
          <w:rPr>
            <w:noProof/>
            <w:webHidden/>
          </w:rPr>
          <w:instrText xml:space="preserve"> PAGEREF _Toc486423033 \h </w:instrText>
        </w:r>
        <w:r w:rsidR="00750EA0">
          <w:rPr>
            <w:noProof/>
            <w:webHidden/>
          </w:rPr>
        </w:r>
        <w:r w:rsidR="00750EA0">
          <w:rPr>
            <w:noProof/>
            <w:webHidden/>
          </w:rPr>
          <w:fldChar w:fldCharType="separate"/>
        </w:r>
        <w:r w:rsidR="00750EA0">
          <w:rPr>
            <w:noProof/>
            <w:webHidden/>
          </w:rPr>
          <w:t>66</w:t>
        </w:r>
        <w:r w:rsidR="00750EA0">
          <w:rPr>
            <w:noProof/>
            <w:webHidden/>
          </w:rPr>
          <w:fldChar w:fldCharType="end"/>
        </w:r>
      </w:hyperlink>
    </w:p>
    <w:p w14:paraId="0C6754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4" w:history="1">
        <w:r w:rsidR="00750EA0" w:rsidRPr="00DD1F4F">
          <w:rPr>
            <w:rStyle w:val="Hyperlink"/>
            <w:noProof/>
          </w:rPr>
          <w:t xml:space="preserve">Figura 33. Diferença entre </w:t>
        </w:r>
        <w:r w:rsidR="00750EA0" w:rsidRPr="00DD1F4F">
          <w:rPr>
            <w:rStyle w:val="Hyperlink"/>
            <w:i/>
            <w:noProof/>
          </w:rPr>
          <w:t>inner class</w:t>
        </w:r>
        <w:r w:rsidR="00750EA0" w:rsidRPr="00DD1F4F">
          <w:rPr>
            <w:rStyle w:val="Hyperlink"/>
            <w:noProof/>
          </w:rPr>
          <w:t xml:space="preserve"> e </w:t>
        </w:r>
        <w:r w:rsidR="00750EA0" w:rsidRPr="00DD1F4F">
          <w:rPr>
            <w:rStyle w:val="Hyperlink"/>
            <w:i/>
            <w:noProof/>
          </w:rPr>
          <w:t>lambda</w:t>
        </w:r>
        <w:r w:rsidR="00750EA0">
          <w:rPr>
            <w:noProof/>
            <w:webHidden/>
          </w:rPr>
          <w:tab/>
        </w:r>
        <w:r w:rsidR="00750EA0">
          <w:rPr>
            <w:noProof/>
            <w:webHidden/>
          </w:rPr>
          <w:fldChar w:fldCharType="begin"/>
        </w:r>
        <w:r w:rsidR="00750EA0">
          <w:rPr>
            <w:noProof/>
            <w:webHidden/>
          </w:rPr>
          <w:instrText xml:space="preserve"> PAGEREF _Toc486423034 \h </w:instrText>
        </w:r>
        <w:r w:rsidR="00750EA0">
          <w:rPr>
            <w:noProof/>
            <w:webHidden/>
          </w:rPr>
        </w:r>
        <w:r w:rsidR="00750EA0">
          <w:rPr>
            <w:noProof/>
            <w:webHidden/>
          </w:rPr>
          <w:fldChar w:fldCharType="separate"/>
        </w:r>
        <w:r w:rsidR="00750EA0">
          <w:rPr>
            <w:noProof/>
            <w:webHidden/>
          </w:rPr>
          <w:t>67</w:t>
        </w:r>
        <w:r w:rsidR="00750EA0">
          <w:rPr>
            <w:noProof/>
            <w:webHidden/>
          </w:rPr>
          <w:fldChar w:fldCharType="end"/>
        </w:r>
      </w:hyperlink>
    </w:p>
    <w:p w14:paraId="73186B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5" w:history="1">
        <w:r w:rsidR="00750EA0" w:rsidRPr="00DD1F4F">
          <w:rPr>
            <w:rStyle w:val="Hyperlink"/>
            <w:noProof/>
          </w:rPr>
          <w:t xml:space="preserve">Figura 34. Código </w:t>
        </w:r>
        <w:r w:rsidR="00750EA0" w:rsidRPr="00DD1F4F">
          <w:rPr>
            <w:rStyle w:val="Hyperlink"/>
            <w:i/>
            <w:noProof/>
          </w:rPr>
          <w:t>lambda</w:t>
        </w:r>
        <w:r w:rsidR="00750EA0" w:rsidRPr="00DD1F4F">
          <w:rPr>
            <w:rStyle w:val="Hyperlink"/>
            <w:noProof/>
          </w:rPr>
          <w:t xml:space="preserve"> e </w:t>
        </w:r>
        <w:r w:rsidR="00750EA0" w:rsidRPr="00DD1F4F">
          <w:rPr>
            <w:rStyle w:val="Hyperlink"/>
            <w:i/>
            <w:noProof/>
          </w:rPr>
          <w:t>method</w:t>
        </w:r>
        <w:r w:rsidR="00750EA0" w:rsidRPr="00DD1F4F">
          <w:rPr>
            <w:rStyle w:val="Hyperlink"/>
            <w:noProof/>
          </w:rPr>
          <w:t xml:space="preserve"> </w:t>
        </w:r>
        <w:r w:rsidR="00750EA0" w:rsidRPr="00DD1F4F">
          <w:rPr>
            <w:rStyle w:val="Hyperlink"/>
            <w:i/>
            <w:noProof/>
          </w:rPr>
          <w:t>reference</w:t>
        </w:r>
        <w:r w:rsidR="00750EA0">
          <w:rPr>
            <w:noProof/>
            <w:webHidden/>
          </w:rPr>
          <w:tab/>
        </w:r>
        <w:r w:rsidR="00750EA0">
          <w:rPr>
            <w:noProof/>
            <w:webHidden/>
          </w:rPr>
          <w:fldChar w:fldCharType="begin"/>
        </w:r>
        <w:r w:rsidR="00750EA0">
          <w:rPr>
            <w:noProof/>
            <w:webHidden/>
          </w:rPr>
          <w:instrText xml:space="preserve"> PAGEREF _Toc486423035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0ADFF8B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6" w:history="1">
        <w:r w:rsidR="00750EA0" w:rsidRPr="00DD1F4F">
          <w:rPr>
            <w:rStyle w:val="Hyperlink"/>
            <w:noProof/>
          </w:rPr>
          <w:t xml:space="preserve">Figura 35. Código </w:t>
        </w:r>
        <w:r w:rsidR="00750EA0" w:rsidRPr="00DD1F4F">
          <w:rPr>
            <w:rStyle w:val="Hyperlink"/>
            <w:i/>
            <w:noProof/>
          </w:rPr>
          <w:t>compareByVolume</w:t>
        </w:r>
        <w:r w:rsidR="00750EA0">
          <w:rPr>
            <w:noProof/>
            <w:webHidden/>
          </w:rPr>
          <w:tab/>
        </w:r>
        <w:r w:rsidR="00750EA0">
          <w:rPr>
            <w:noProof/>
            <w:webHidden/>
          </w:rPr>
          <w:fldChar w:fldCharType="begin"/>
        </w:r>
        <w:r w:rsidR="00750EA0">
          <w:rPr>
            <w:noProof/>
            <w:webHidden/>
          </w:rPr>
          <w:instrText xml:space="preserve"> PAGEREF _Toc486423036 \h </w:instrText>
        </w:r>
        <w:r w:rsidR="00750EA0">
          <w:rPr>
            <w:noProof/>
            <w:webHidden/>
          </w:rPr>
        </w:r>
        <w:r w:rsidR="00750EA0">
          <w:rPr>
            <w:noProof/>
            <w:webHidden/>
          </w:rPr>
          <w:fldChar w:fldCharType="separate"/>
        </w:r>
        <w:r w:rsidR="00750EA0">
          <w:rPr>
            <w:noProof/>
            <w:webHidden/>
          </w:rPr>
          <w:t>68</w:t>
        </w:r>
        <w:r w:rsidR="00750EA0">
          <w:rPr>
            <w:noProof/>
            <w:webHidden/>
          </w:rPr>
          <w:fldChar w:fldCharType="end"/>
        </w:r>
      </w:hyperlink>
    </w:p>
    <w:p w14:paraId="4D54822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7" w:history="1">
        <w:r w:rsidR="00750EA0" w:rsidRPr="00DD1F4F">
          <w:rPr>
            <w:rStyle w:val="Hyperlink"/>
            <w:noProof/>
          </w:rPr>
          <w:t>Figura 36. Código de ordenação</w:t>
        </w:r>
        <w:r w:rsidR="00750EA0">
          <w:rPr>
            <w:noProof/>
            <w:webHidden/>
          </w:rPr>
          <w:tab/>
        </w:r>
        <w:r w:rsidR="00750EA0">
          <w:rPr>
            <w:noProof/>
            <w:webHidden/>
          </w:rPr>
          <w:fldChar w:fldCharType="begin"/>
        </w:r>
        <w:r w:rsidR="00750EA0">
          <w:rPr>
            <w:noProof/>
            <w:webHidden/>
          </w:rPr>
          <w:instrText xml:space="preserve"> PAGEREF _Toc486423037 \h </w:instrText>
        </w:r>
        <w:r w:rsidR="00750EA0">
          <w:rPr>
            <w:noProof/>
            <w:webHidden/>
          </w:rPr>
        </w:r>
        <w:r w:rsidR="00750EA0">
          <w:rPr>
            <w:noProof/>
            <w:webHidden/>
          </w:rPr>
          <w:fldChar w:fldCharType="separate"/>
        </w:r>
        <w:r w:rsidR="00750EA0">
          <w:rPr>
            <w:noProof/>
            <w:webHidden/>
          </w:rPr>
          <w:t>69</w:t>
        </w:r>
        <w:r w:rsidR="00750EA0">
          <w:rPr>
            <w:noProof/>
            <w:webHidden/>
          </w:rPr>
          <w:fldChar w:fldCharType="end"/>
        </w:r>
      </w:hyperlink>
    </w:p>
    <w:p w14:paraId="3E12FD6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8" w:history="1">
        <w:r w:rsidR="00750EA0" w:rsidRPr="00DD1F4F">
          <w:rPr>
            <w:rStyle w:val="Hyperlink"/>
            <w:noProof/>
          </w:rPr>
          <w:t xml:space="preserve">Figura 37. Código exemplo </w:t>
        </w:r>
        <w:r w:rsidR="00750EA0" w:rsidRPr="00DD1F4F">
          <w:rPr>
            <w:rStyle w:val="Hyperlink"/>
            <w:i/>
            <w:noProof/>
          </w:rPr>
          <w:t>stream</w:t>
        </w:r>
        <w:r w:rsidR="00750EA0" w:rsidRPr="00DD1F4F">
          <w:rPr>
            <w:rStyle w:val="Hyperlink"/>
            <w:noProof/>
          </w:rPr>
          <w:t xml:space="preserve"> – pegando dados</w:t>
        </w:r>
        <w:r w:rsidR="00750EA0">
          <w:rPr>
            <w:noProof/>
            <w:webHidden/>
          </w:rPr>
          <w:tab/>
        </w:r>
        <w:r w:rsidR="00750EA0">
          <w:rPr>
            <w:noProof/>
            <w:webHidden/>
          </w:rPr>
          <w:fldChar w:fldCharType="begin"/>
        </w:r>
        <w:r w:rsidR="00750EA0">
          <w:rPr>
            <w:noProof/>
            <w:webHidden/>
          </w:rPr>
          <w:instrText xml:space="preserve"> PAGEREF _Toc486423038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7990E27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39" w:history="1">
        <w:r w:rsidR="00750EA0" w:rsidRPr="00DD1F4F">
          <w:rPr>
            <w:rStyle w:val="Hyperlink"/>
            <w:noProof/>
          </w:rPr>
          <w:t xml:space="preserve">Figura 38. Exemplo código </w:t>
        </w:r>
        <w:r w:rsidR="00750EA0" w:rsidRPr="00DD1F4F">
          <w:rPr>
            <w:rStyle w:val="Hyperlink"/>
            <w:i/>
            <w:noProof/>
          </w:rPr>
          <w:t>stream</w:t>
        </w:r>
        <w:r w:rsidR="00750EA0" w:rsidRPr="00DD1F4F">
          <w:rPr>
            <w:rStyle w:val="Hyperlink"/>
            <w:noProof/>
          </w:rPr>
          <w:t xml:space="preserve"> - sobrescrita </w:t>
        </w:r>
        <w:r w:rsidR="00750EA0" w:rsidRPr="00DD1F4F">
          <w:rPr>
            <w:rStyle w:val="Hyperlink"/>
            <w:i/>
            <w:noProof/>
          </w:rPr>
          <w:t>toString</w:t>
        </w:r>
        <w:r w:rsidR="00750EA0">
          <w:rPr>
            <w:noProof/>
            <w:webHidden/>
          </w:rPr>
          <w:tab/>
        </w:r>
        <w:r w:rsidR="00750EA0">
          <w:rPr>
            <w:noProof/>
            <w:webHidden/>
          </w:rPr>
          <w:fldChar w:fldCharType="begin"/>
        </w:r>
        <w:r w:rsidR="00750EA0">
          <w:rPr>
            <w:noProof/>
            <w:webHidden/>
          </w:rPr>
          <w:instrText xml:space="preserve"> PAGEREF _Toc486423039 \h </w:instrText>
        </w:r>
        <w:r w:rsidR="00750EA0">
          <w:rPr>
            <w:noProof/>
            <w:webHidden/>
          </w:rPr>
        </w:r>
        <w:r w:rsidR="00750EA0">
          <w:rPr>
            <w:noProof/>
            <w:webHidden/>
          </w:rPr>
          <w:fldChar w:fldCharType="separate"/>
        </w:r>
        <w:r w:rsidR="00750EA0">
          <w:rPr>
            <w:noProof/>
            <w:webHidden/>
          </w:rPr>
          <w:t>71</w:t>
        </w:r>
        <w:r w:rsidR="00750EA0">
          <w:rPr>
            <w:noProof/>
            <w:webHidden/>
          </w:rPr>
          <w:fldChar w:fldCharType="end"/>
        </w:r>
      </w:hyperlink>
    </w:p>
    <w:p w14:paraId="464DAF7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0" w:history="1">
        <w:r w:rsidR="00750EA0" w:rsidRPr="00DD1F4F">
          <w:rPr>
            <w:rStyle w:val="Hyperlink"/>
            <w:noProof/>
          </w:rPr>
          <w:t xml:space="preserve">Figura 39. Saída do código de exemplo da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_Toc486423040 \h </w:instrText>
        </w:r>
        <w:r w:rsidR="00750EA0">
          <w:rPr>
            <w:noProof/>
            <w:webHidden/>
          </w:rPr>
        </w:r>
        <w:r w:rsidR="00750EA0">
          <w:rPr>
            <w:noProof/>
            <w:webHidden/>
          </w:rPr>
          <w:fldChar w:fldCharType="separate"/>
        </w:r>
        <w:r w:rsidR="00750EA0">
          <w:rPr>
            <w:noProof/>
            <w:webHidden/>
          </w:rPr>
          <w:t>72</w:t>
        </w:r>
        <w:r w:rsidR="00750EA0">
          <w:rPr>
            <w:noProof/>
            <w:webHidden/>
          </w:rPr>
          <w:fldChar w:fldCharType="end"/>
        </w:r>
      </w:hyperlink>
    </w:p>
    <w:p w14:paraId="2D519B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1" w:history="1">
        <w:r w:rsidR="00750EA0" w:rsidRPr="00DD1F4F">
          <w:rPr>
            <w:rStyle w:val="Hyperlink"/>
            <w:noProof/>
          </w:rPr>
          <w:t xml:space="preserve">Figura 40. Código exemplo </w:t>
        </w:r>
        <w:r w:rsidR="00750EA0" w:rsidRPr="00DD1F4F">
          <w:rPr>
            <w:rStyle w:val="Hyperlink"/>
            <w:i/>
            <w:noProof/>
          </w:rPr>
          <w:t>stream</w:t>
        </w:r>
        <w:r w:rsidR="00750EA0">
          <w:rPr>
            <w:noProof/>
            <w:webHidden/>
          </w:rPr>
          <w:tab/>
        </w:r>
        <w:r w:rsidR="00750EA0">
          <w:rPr>
            <w:noProof/>
            <w:webHidden/>
          </w:rPr>
          <w:fldChar w:fldCharType="begin"/>
        </w:r>
        <w:r w:rsidR="00750EA0">
          <w:rPr>
            <w:noProof/>
            <w:webHidden/>
          </w:rPr>
          <w:instrText xml:space="preserve"> PAGEREF _Toc486423041 \h </w:instrText>
        </w:r>
        <w:r w:rsidR="00750EA0">
          <w:rPr>
            <w:noProof/>
            <w:webHidden/>
          </w:rPr>
        </w:r>
        <w:r w:rsidR="00750EA0">
          <w:rPr>
            <w:noProof/>
            <w:webHidden/>
          </w:rPr>
          <w:fldChar w:fldCharType="separate"/>
        </w:r>
        <w:r w:rsidR="00750EA0">
          <w:rPr>
            <w:noProof/>
            <w:webHidden/>
          </w:rPr>
          <w:t>73</w:t>
        </w:r>
        <w:r w:rsidR="00750EA0">
          <w:rPr>
            <w:noProof/>
            <w:webHidden/>
          </w:rPr>
          <w:fldChar w:fldCharType="end"/>
        </w:r>
      </w:hyperlink>
    </w:p>
    <w:p w14:paraId="2EC8A3C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2" w:history="1">
        <w:r w:rsidR="00750EA0" w:rsidRPr="00DD1F4F">
          <w:rPr>
            <w:rStyle w:val="Hyperlink"/>
            <w:noProof/>
          </w:rPr>
          <w:t>Figura 41. Ilustração código stream</w:t>
        </w:r>
        <w:r w:rsidR="00750EA0">
          <w:rPr>
            <w:noProof/>
            <w:webHidden/>
          </w:rPr>
          <w:tab/>
        </w:r>
        <w:r w:rsidR="00750EA0">
          <w:rPr>
            <w:noProof/>
            <w:webHidden/>
          </w:rPr>
          <w:fldChar w:fldCharType="begin"/>
        </w:r>
        <w:r w:rsidR="00750EA0">
          <w:rPr>
            <w:noProof/>
            <w:webHidden/>
          </w:rPr>
          <w:instrText xml:space="preserve"> PAGEREF _Toc486423042 \h </w:instrText>
        </w:r>
        <w:r w:rsidR="00750EA0">
          <w:rPr>
            <w:noProof/>
            <w:webHidden/>
          </w:rPr>
        </w:r>
        <w:r w:rsidR="00750EA0">
          <w:rPr>
            <w:noProof/>
            <w:webHidden/>
          </w:rPr>
          <w:fldChar w:fldCharType="separate"/>
        </w:r>
        <w:r w:rsidR="00750EA0">
          <w:rPr>
            <w:noProof/>
            <w:webHidden/>
          </w:rPr>
          <w:t>75</w:t>
        </w:r>
        <w:r w:rsidR="00750EA0">
          <w:rPr>
            <w:noProof/>
            <w:webHidden/>
          </w:rPr>
          <w:fldChar w:fldCharType="end"/>
        </w:r>
      </w:hyperlink>
    </w:p>
    <w:p w14:paraId="6240987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3" w:history="1">
        <w:r w:rsidR="00750EA0" w:rsidRPr="00DD1F4F">
          <w:rPr>
            <w:rStyle w:val="Hyperlink"/>
            <w:noProof/>
          </w:rPr>
          <w:t xml:space="preserve">Figura 42. Código </w:t>
        </w:r>
        <w:r w:rsidR="00750EA0" w:rsidRPr="00DD1F4F">
          <w:rPr>
            <w:rStyle w:val="Hyperlink"/>
            <w:i/>
            <w:noProof/>
          </w:rPr>
          <w:t>stream</w:t>
        </w:r>
        <w:r w:rsidR="00750EA0" w:rsidRPr="00DD1F4F">
          <w:rPr>
            <w:rStyle w:val="Hyperlink"/>
            <w:noProof/>
          </w:rPr>
          <w:t xml:space="preserve"> com paralelismo</w:t>
        </w:r>
        <w:r w:rsidR="00750EA0">
          <w:rPr>
            <w:noProof/>
            <w:webHidden/>
          </w:rPr>
          <w:tab/>
        </w:r>
        <w:r w:rsidR="00750EA0">
          <w:rPr>
            <w:noProof/>
            <w:webHidden/>
          </w:rPr>
          <w:fldChar w:fldCharType="begin"/>
        </w:r>
        <w:r w:rsidR="00750EA0">
          <w:rPr>
            <w:noProof/>
            <w:webHidden/>
          </w:rPr>
          <w:instrText xml:space="preserve"> PAGEREF _Toc486423043 \h </w:instrText>
        </w:r>
        <w:r w:rsidR="00750EA0">
          <w:rPr>
            <w:noProof/>
            <w:webHidden/>
          </w:rPr>
        </w:r>
        <w:r w:rsidR="00750EA0">
          <w:rPr>
            <w:noProof/>
            <w:webHidden/>
          </w:rPr>
          <w:fldChar w:fldCharType="separate"/>
        </w:r>
        <w:r w:rsidR="00750EA0">
          <w:rPr>
            <w:noProof/>
            <w:webHidden/>
          </w:rPr>
          <w:t>76</w:t>
        </w:r>
        <w:r w:rsidR="00750EA0">
          <w:rPr>
            <w:noProof/>
            <w:webHidden/>
          </w:rPr>
          <w:fldChar w:fldCharType="end"/>
        </w:r>
      </w:hyperlink>
    </w:p>
    <w:p w14:paraId="6325A80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4" w:history="1">
        <w:r w:rsidR="00750EA0" w:rsidRPr="00DD1F4F">
          <w:rPr>
            <w:rStyle w:val="Hyperlink"/>
            <w:noProof/>
          </w:rPr>
          <w:t>Figura 43. Código exemplo paralelismo</w:t>
        </w:r>
        <w:r w:rsidR="00750EA0">
          <w:rPr>
            <w:noProof/>
            <w:webHidden/>
          </w:rPr>
          <w:tab/>
        </w:r>
        <w:r w:rsidR="00750EA0">
          <w:rPr>
            <w:noProof/>
            <w:webHidden/>
          </w:rPr>
          <w:fldChar w:fldCharType="begin"/>
        </w:r>
        <w:r w:rsidR="00750EA0">
          <w:rPr>
            <w:noProof/>
            <w:webHidden/>
          </w:rPr>
          <w:instrText xml:space="preserve"> PAGEREF _Toc486423044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36ACFBF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5" w:history="1">
        <w:r w:rsidR="00750EA0" w:rsidRPr="00DD1F4F">
          <w:rPr>
            <w:rStyle w:val="Hyperlink"/>
            <w:noProof/>
          </w:rPr>
          <w:t>Figura 44. Saída código exemplo paralelismo</w:t>
        </w:r>
        <w:r w:rsidR="00750EA0">
          <w:rPr>
            <w:noProof/>
            <w:webHidden/>
          </w:rPr>
          <w:tab/>
        </w:r>
        <w:r w:rsidR="00750EA0">
          <w:rPr>
            <w:noProof/>
            <w:webHidden/>
          </w:rPr>
          <w:fldChar w:fldCharType="begin"/>
        </w:r>
        <w:r w:rsidR="00750EA0">
          <w:rPr>
            <w:noProof/>
            <w:webHidden/>
          </w:rPr>
          <w:instrText xml:space="preserve"> PAGEREF _Toc486423045 \h </w:instrText>
        </w:r>
        <w:r w:rsidR="00750EA0">
          <w:rPr>
            <w:noProof/>
            <w:webHidden/>
          </w:rPr>
        </w:r>
        <w:r w:rsidR="00750EA0">
          <w:rPr>
            <w:noProof/>
            <w:webHidden/>
          </w:rPr>
          <w:fldChar w:fldCharType="separate"/>
        </w:r>
        <w:r w:rsidR="00750EA0">
          <w:rPr>
            <w:noProof/>
            <w:webHidden/>
          </w:rPr>
          <w:t>77</w:t>
        </w:r>
        <w:r w:rsidR="00750EA0">
          <w:rPr>
            <w:noProof/>
            <w:webHidden/>
          </w:rPr>
          <w:fldChar w:fldCharType="end"/>
        </w:r>
      </w:hyperlink>
    </w:p>
    <w:p w14:paraId="254B65F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6" w:history="1">
        <w:r w:rsidR="00750EA0" w:rsidRPr="00DD1F4F">
          <w:rPr>
            <w:rStyle w:val="Hyperlink"/>
            <w:noProof/>
          </w:rPr>
          <w:t>Figura 45. Código updateMaxMin</w:t>
        </w:r>
        <w:r w:rsidR="00750EA0">
          <w:rPr>
            <w:noProof/>
            <w:webHidden/>
          </w:rPr>
          <w:tab/>
        </w:r>
        <w:r w:rsidR="00750EA0">
          <w:rPr>
            <w:noProof/>
            <w:webHidden/>
          </w:rPr>
          <w:fldChar w:fldCharType="begin"/>
        </w:r>
        <w:r w:rsidR="00750EA0">
          <w:rPr>
            <w:noProof/>
            <w:webHidden/>
          </w:rPr>
          <w:instrText xml:space="preserve"> PAGEREF _Toc486423046 \h </w:instrText>
        </w:r>
        <w:r w:rsidR="00750EA0">
          <w:rPr>
            <w:noProof/>
            <w:webHidden/>
          </w:rPr>
        </w:r>
        <w:r w:rsidR="00750EA0">
          <w:rPr>
            <w:noProof/>
            <w:webHidden/>
          </w:rPr>
          <w:fldChar w:fldCharType="separate"/>
        </w:r>
        <w:r w:rsidR="00750EA0">
          <w:rPr>
            <w:noProof/>
            <w:webHidden/>
          </w:rPr>
          <w:t>79</w:t>
        </w:r>
        <w:r w:rsidR="00750EA0">
          <w:rPr>
            <w:noProof/>
            <w:webHidden/>
          </w:rPr>
          <w:fldChar w:fldCharType="end"/>
        </w:r>
      </w:hyperlink>
    </w:p>
    <w:p w14:paraId="5893546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7" w:history="1">
        <w:r w:rsidR="00750EA0" w:rsidRPr="00DD1F4F">
          <w:rPr>
            <w:rStyle w:val="Hyperlink"/>
            <w:noProof/>
          </w:rPr>
          <w:t xml:space="preserve">Figura 46. Interface 1 - </w:t>
        </w:r>
        <w:r w:rsidR="00750EA0" w:rsidRPr="00DD1F4F">
          <w:rPr>
            <w:rStyle w:val="Hyperlink"/>
            <w:i/>
            <w:noProof/>
            <w:lang w:val="en-US"/>
          </w:rPr>
          <w:t>initial</w:t>
        </w:r>
        <w:r w:rsidR="00750EA0">
          <w:rPr>
            <w:noProof/>
            <w:webHidden/>
          </w:rPr>
          <w:tab/>
        </w:r>
        <w:r w:rsidR="00750EA0">
          <w:rPr>
            <w:noProof/>
            <w:webHidden/>
          </w:rPr>
          <w:fldChar w:fldCharType="begin"/>
        </w:r>
        <w:r w:rsidR="00750EA0">
          <w:rPr>
            <w:noProof/>
            <w:webHidden/>
          </w:rPr>
          <w:instrText xml:space="preserve"> PAGEREF _Toc486423047 \h </w:instrText>
        </w:r>
        <w:r w:rsidR="00750EA0">
          <w:rPr>
            <w:noProof/>
            <w:webHidden/>
          </w:rPr>
        </w:r>
        <w:r w:rsidR="00750EA0">
          <w:rPr>
            <w:noProof/>
            <w:webHidden/>
          </w:rPr>
          <w:fldChar w:fldCharType="separate"/>
        </w:r>
        <w:r w:rsidR="00750EA0">
          <w:rPr>
            <w:noProof/>
            <w:webHidden/>
          </w:rPr>
          <w:t>81</w:t>
        </w:r>
        <w:r w:rsidR="00750EA0">
          <w:rPr>
            <w:noProof/>
            <w:webHidden/>
          </w:rPr>
          <w:fldChar w:fldCharType="end"/>
        </w:r>
      </w:hyperlink>
    </w:p>
    <w:p w14:paraId="271AAD1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8" w:history="1">
        <w:r w:rsidR="00750EA0" w:rsidRPr="00DD1F4F">
          <w:rPr>
            <w:rStyle w:val="Hyperlink"/>
            <w:noProof/>
          </w:rPr>
          <w:t xml:space="preserve">Figura 47. Interface 1 - </w:t>
        </w:r>
        <w:r w:rsidR="00750EA0" w:rsidRPr="00DD1F4F">
          <w:rPr>
            <w:rStyle w:val="Hyperlink"/>
            <w:i/>
            <w:noProof/>
            <w:lang w:val="en-US"/>
          </w:rPr>
          <w:t>error</w:t>
        </w:r>
        <w:r w:rsidR="00750EA0">
          <w:rPr>
            <w:noProof/>
            <w:webHidden/>
          </w:rPr>
          <w:tab/>
        </w:r>
        <w:r w:rsidR="00750EA0">
          <w:rPr>
            <w:noProof/>
            <w:webHidden/>
          </w:rPr>
          <w:fldChar w:fldCharType="begin"/>
        </w:r>
        <w:r w:rsidR="00750EA0">
          <w:rPr>
            <w:noProof/>
            <w:webHidden/>
          </w:rPr>
          <w:instrText xml:space="preserve"> PAGEREF _Toc486423048 \h </w:instrText>
        </w:r>
        <w:r w:rsidR="00750EA0">
          <w:rPr>
            <w:noProof/>
            <w:webHidden/>
          </w:rPr>
        </w:r>
        <w:r w:rsidR="00750EA0">
          <w:rPr>
            <w:noProof/>
            <w:webHidden/>
          </w:rPr>
          <w:fldChar w:fldCharType="separate"/>
        </w:r>
        <w:r w:rsidR="00750EA0">
          <w:rPr>
            <w:noProof/>
            <w:webHidden/>
          </w:rPr>
          <w:t>82</w:t>
        </w:r>
        <w:r w:rsidR="00750EA0">
          <w:rPr>
            <w:noProof/>
            <w:webHidden/>
          </w:rPr>
          <w:fldChar w:fldCharType="end"/>
        </w:r>
      </w:hyperlink>
    </w:p>
    <w:p w14:paraId="456E4C5A"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49" w:history="1">
        <w:r w:rsidR="00750EA0" w:rsidRPr="00DD1F4F">
          <w:rPr>
            <w:rStyle w:val="Hyperlink"/>
            <w:noProof/>
          </w:rPr>
          <w:t xml:space="preserve">Figura 48. Interface 1 – </w:t>
        </w:r>
        <w:r w:rsidR="00750EA0" w:rsidRPr="00DD1F4F">
          <w:rPr>
            <w:rStyle w:val="Hyperlink"/>
            <w:i/>
            <w:noProof/>
            <w:lang w:val="en-US"/>
          </w:rPr>
          <w:t>success</w:t>
        </w:r>
        <w:r w:rsidR="00750EA0">
          <w:rPr>
            <w:noProof/>
            <w:webHidden/>
          </w:rPr>
          <w:tab/>
        </w:r>
        <w:r w:rsidR="00750EA0">
          <w:rPr>
            <w:noProof/>
            <w:webHidden/>
          </w:rPr>
          <w:fldChar w:fldCharType="begin"/>
        </w:r>
        <w:r w:rsidR="00750EA0">
          <w:rPr>
            <w:noProof/>
            <w:webHidden/>
          </w:rPr>
          <w:instrText xml:space="preserve"> PAGEREF _Toc486423049 \h </w:instrText>
        </w:r>
        <w:r w:rsidR="00750EA0">
          <w:rPr>
            <w:noProof/>
            <w:webHidden/>
          </w:rPr>
        </w:r>
        <w:r w:rsidR="00750EA0">
          <w:rPr>
            <w:noProof/>
            <w:webHidden/>
          </w:rPr>
          <w:fldChar w:fldCharType="separate"/>
        </w:r>
        <w:r w:rsidR="00750EA0">
          <w:rPr>
            <w:noProof/>
            <w:webHidden/>
          </w:rPr>
          <w:t>83</w:t>
        </w:r>
        <w:r w:rsidR="00750EA0">
          <w:rPr>
            <w:noProof/>
            <w:webHidden/>
          </w:rPr>
          <w:fldChar w:fldCharType="end"/>
        </w:r>
      </w:hyperlink>
    </w:p>
    <w:p w14:paraId="3373F71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0" w:history="1">
        <w:r w:rsidR="00750EA0" w:rsidRPr="00DD1F4F">
          <w:rPr>
            <w:rStyle w:val="Hyperlink"/>
            <w:noProof/>
            <w:lang w:val="en-US"/>
          </w:rPr>
          <w:t xml:space="preserve">Figura 49. Interface 1 - </w:t>
        </w:r>
        <w:r w:rsidR="00750EA0" w:rsidRPr="00DD1F4F">
          <w:rPr>
            <w:rStyle w:val="Hyperlink"/>
            <w:i/>
            <w:noProof/>
            <w:lang w:val="en-US"/>
          </w:rPr>
          <w:t>add hidden layer</w:t>
        </w:r>
        <w:r w:rsidR="00750EA0">
          <w:rPr>
            <w:noProof/>
            <w:webHidden/>
          </w:rPr>
          <w:tab/>
        </w:r>
        <w:r w:rsidR="00750EA0">
          <w:rPr>
            <w:noProof/>
            <w:webHidden/>
          </w:rPr>
          <w:fldChar w:fldCharType="begin"/>
        </w:r>
        <w:r w:rsidR="00750EA0">
          <w:rPr>
            <w:noProof/>
            <w:webHidden/>
          </w:rPr>
          <w:instrText xml:space="preserve"> PAGEREF _Toc486423050 \h </w:instrText>
        </w:r>
        <w:r w:rsidR="00750EA0">
          <w:rPr>
            <w:noProof/>
            <w:webHidden/>
          </w:rPr>
        </w:r>
        <w:r w:rsidR="00750EA0">
          <w:rPr>
            <w:noProof/>
            <w:webHidden/>
          </w:rPr>
          <w:fldChar w:fldCharType="separate"/>
        </w:r>
        <w:r w:rsidR="00750EA0">
          <w:rPr>
            <w:noProof/>
            <w:webHidden/>
          </w:rPr>
          <w:t>84</w:t>
        </w:r>
        <w:r w:rsidR="00750EA0">
          <w:rPr>
            <w:noProof/>
            <w:webHidden/>
          </w:rPr>
          <w:fldChar w:fldCharType="end"/>
        </w:r>
      </w:hyperlink>
    </w:p>
    <w:p w14:paraId="02DB9B8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1" w:history="1">
        <w:r w:rsidR="00750EA0" w:rsidRPr="00DD1F4F">
          <w:rPr>
            <w:rStyle w:val="Hyperlink"/>
            <w:noProof/>
          </w:rPr>
          <w:t>Figura 50</w:t>
        </w:r>
        <w:r w:rsidR="00750EA0" w:rsidRPr="00DD1F4F">
          <w:rPr>
            <w:rStyle w:val="Hyperlink"/>
            <w:noProof/>
            <w:lang w:val="en-US"/>
          </w:rPr>
          <w:t xml:space="preserve">. Interface 1 - </w:t>
        </w:r>
        <w:r w:rsidR="00750EA0" w:rsidRPr="00DD1F4F">
          <w:rPr>
            <w:rStyle w:val="Hyperlink"/>
            <w:i/>
            <w:noProof/>
            <w:lang w:val="en-US"/>
          </w:rPr>
          <w:t>activation functions</w:t>
        </w:r>
        <w:r w:rsidR="00750EA0">
          <w:rPr>
            <w:noProof/>
            <w:webHidden/>
          </w:rPr>
          <w:tab/>
        </w:r>
        <w:r w:rsidR="00750EA0">
          <w:rPr>
            <w:noProof/>
            <w:webHidden/>
          </w:rPr>
          <w:fldChar w:fldCharType="begin"/>
        </w:r>
        <w:r w:rsidR="00750EA0">
          <w:rPr>
            <w:noProof/>
            <w:webHidden/>
          </w:rPr>
          <w:instrText xml:space="preserve"> PAGEREF _Toc486423051 \h </w:instrText>
        </w:r>
        <w:r w:rsidR="00750EA0">
          <w:rPr>
            <w:noProof/>
            <w:webHidden/>
          </w:rPr>
        </w:r>
        <w:r w:rsidR="00750EA0">
          <w:rPr>
            <w:noProof/>
            <w:webHidden/>
          </w:rPr>
          <w:fldChar w:fldCharType="separate"/>
        </w:r>
        <w:r w:rsidR="00750EA0">
          <w:rPr>
            <w:noProof/>
            <w:webHidden/>
          </w:rPr>
          <w:t>85</w:t>
        </w:r>
        <w:r w:rsidR="00750EA0">
          <w:rPr>
            <w:noProof/>
            <w:webHidden/>
          </w:rPr>
          <w:fldChar w:fldCharType="end"/>
        </w:r>
      </w:hyperlink>
    </w:p>
    <w:p w14:paraId="3DEB5AC5"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2" w:history="1">
        <w:r w:rsidR="00750EA0" w:rsidRPr="00DD1F4F">
          <w:rPr>
            <w:rStyle w:val="Hyperlink"/>
            <w:noProof/>
          </w:rPr>
          <w:t>Figura 51</w:t>
        </w:r>
        <w:r w:rsidR="00750EA0" w:rsidRPr="00DD1F4F">
          <w:rPr>
            <w:rStyle w:val="Hyperlink"/>
            <w:noProof/>
            <w:lang w:val="en-US"/>
          </w:rPr>
          <w:t xml:space="preserve">. </w:t>
        </w:r>
        <w:r w:rsidR="00750EA0" w:rsidRPr="00DD1F4F">
          <w:rPr>
            <w:rStyle w:val="Hyperlink"/>
            <w:noProof/>
          </w:rPr>
          <w:t xml:space="preserve">Interface 1 – </w:t>
        </w:r>
        <w:r w:rsidR="00750EA0" w:rsidRPr="00DD1F4F">
          <w:rPr>
            <w:rStyle w:val="Hyperlink"/>
            <w:i/>
            <w:noProof/>
          </w:rPr>
          <w:t>overwrite</w:t>
        </w:r>
        <w:r w:rsidR="00750EA0">
          <w:rPr>
            <w:noProof/>
            <w:webHidden/>
          </w:rPr>
          <w:tab/>
        </w:r>
        <w:r w:rsidR="00750EA0">
          <w:rPr>
            <w:noProof/>
            <w:webHidden/>
          </w:rPr>
          <w:fldChar w:fldCharType="begin"/>
        </w:r>
        <w:r w:rsidR="00750EA0">
          <w:rPr>
            <w:noProof/>
            <w:webHidden/>
          </w:rPr>
          <w:instrText xml:space="preserve"> PAGEREF _Toc486423052 \h </w:instrText>
        </w:r>
        <w:r w:rsidR="00750EA0">
          <w:rPr>
            <w:noProof/>
            <w:webHidden/>
          </w:rPr>
        </w:r>
        <w:r w:rsidR="00750EA0">
          <w:rPr>
            <w:noProof/>
            <w:webHidden/>
          </w:rPr>
          <w:fldChar w:fldCharType="separate"/>
        </w:r>
        <w:r w:rsidR="00750EA0">
          <w:rPr>
            <w:noProof/>
            <w:webHidden/>
          </w:rPr>
          <w:t>86</w:t>
        </w:r>
        <w:r w:rsidR="00750EA0">
          <w:rPr>
            <w:noProof/>
            <w:webHidden/>
          </w:rPr>
          <w:fldChar w:fldCharType="end"/>
        </w:r>
      </w:hyperlink>
    </w:p>
    <w:p w14:paraId="09061CA7"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3" w:history="1">
        <w:r w:rsidR="00750EA0" w:rsidRPr="00DD1F4F">
          <w:rPr>
            <w:rStyle w:val="Hyperlink"/>
            <w:noProof/>
          </w:rPr>
          <w:t xml:space="preserve">Figura 52. Interface 1 – </w:t>
        </w:r>
        <w:r w:rsidR="00750EA0" w:rsidRPr="00DD1F4F">
          <w:rPr>
            <w:rStyle w:val="Hyperlink"/>
            <w:i/>
            <w:noProof/>
          </w:rPr>
          <w:t>don’t overwrite</w:t>
        </w:r>
        <w:r w:rsidR="00750EA0">
          <w:rPr>
            <w:noProof/>
            <w:webHidden/>
          </w:rPr>
          <w:tab/>
        </w:r>
        <w:r w:rsidR="00750EA0">
          <w:rPr>
            <w:noProof/>
            <w:webHidden/>
          </w:rPr>
          <w:fldChar w:fldCharType="begin"/>
        </w:r>
        <w:r w:rsidR="00750EA0">
          <w:rPr>
            <w:noProof/>
            <w:webHidden/>
          </w:rPr>
          <w:instrText xml:space="preserve"> PAGEREF _Toc486423053 \h </w:instrText>
        </w:r>
        <w:r w:rsidR="00750EA0">
          <w:rPr>
            <w:noProof/>
            <w:webHidden/>
          </w:rPr>
        </w:r>
        <w:r w:rsidR="00750EA0">
          <w:rPr>
            <w:noProof/>
            <w:webHidden/>
          </w:rPr>
          <w:fldChar w:fldCharType="separate"/>
        </w:r>
        <w:r w:rsidR="00750EA0">
          <w:rPr>
            <w:noProof/>
            <w:webHidden/>
          </w:rPr>
          <w:t>87</w:t>
        </w:r>
        <w:r w:rsidR="00750EA0">
          <w:rPr>
            <w:noProof/>
            <w:webHidden/>
          </w:rPr>
          <w:fldChar w:fldCharType="end"/>
        </w:r>
      </w:hyperlink>
    </w:p>
    <w:p w14:paraId="4A85D80F"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4" w:history="1">
        <w:r w:rsidR="00750EA0" w:rsidRPr="00DD1F4F">
          <w:rPr>
            <w:rStyle w:val="Hyperlink"/>
            <w:noProof/>
            <w:lang w:val="en-US"/>
          </w:rPr>
          <w:t xml:space="preserve">Figura 53. Interface 1 </w:t>
        </w:r>
        <w:r w:rsidR="00750EA0" w:rsidRPr="00DD1F4F">
          <w:rPr>
            <w:rStyle w:val="Hyperlink"/>
            <w:i/>
            <w:noProof/>
            <w:lang w:val="en-US"/>
          </w:rPr>
          <w:t>- NN don't exists</w:t>
        </w:r>
        <w:r w:rsidR="00750EA0">
          <w:rPr>
            <w:noProof/>
            <w:webHidden/>
          </w:rPr>
          <w:tab/>
        </w:r>
        <w:r w:rsidR="00750EA0">
          <w:rPr>
            <w:noProof/>
            <w:webHidden/>
          </w:rPr>
          <w:fldChar w:fldCharType="begin"/>
        </w:r>
        <w:r w:rsidR="00750EA0">
          <w:rPr>
            <w:noProof/>
            <w:webHidden/>
          </w:rPr>
          <w:instrText xml:space="preserve"> PAGEREF _Toc486423054 \h </w:instrText>
        </w:r>
        <w:r w:rsidR="00750EA0">
          <w:rPr>
            <w:noProof/>
            <w:webHidden/>
          </w:rPr>
        </w:r>
        <w:r w:rsidR="00750EA0">
          <w:rPr>
            <w:noProof/>
            <w:webHidden/>
          </w:rPr>
          <w:fldChar w:fldCharType="separate"/>
        </w:r>
        <w:r w:rsidR="00750EA0">
          <w:rPr>
            <w:noProof/>
            <w:webHidden/>
          </w:rPr>
          <w:t>89</w:t>
        </w:r>
        <w:r w:rsidR="00750EA0">
          <w:rPr>
            <w:noProof/>
            <w:webHidden/>
          </w:rPr>
          <w:fldChar w:fldCharType="end"/>
        </w:r>
      </w:hyperlink>
    </w:p>
    <w:p w14:paraId="0BBE836E"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5" w:history="1">
        <w:r w:rsidR="00750EA0" w:rsidRPr="00DD1F4F">
          <w:rPr>
            <w:rStyle w:val="Hyperlink"/>
            <w:noProof/>
          </w:rPr>
          <w:t xml:space="preserve">Figura 54. Interface 1 - </w:t>
        </w:r>
        <w:r w:rsidR="00750EA0" w:rsidRPr="00DD1F4F">
          <w:rPr>
            <w:rStyle w:val="Hyperlink"/>
            <w:i/>
            <w:noProof/>
          </w:rPr>
          <w:t>NN loaded</w:t>
        </w:r>
        <w:r w:rsidR="00750EA0">
          <w:rPr>
            <w:noProof/>
            <w:webHidden/>
          </w:rPr>
          <w:tab/>
        </w:r>
        <w:r w:rsidR="00750EA0">
          <w:rPr>
            <w:noProof/>
            <w:webHidden/>
          </w:rPr>
          <w:fldChar w:fldCharType="begin"/>
        </w:r>
        <w:r w:rsidR="00750EA0">
          <w:rPr>
            <w:noProof/>
            <w:webHidden/>
          </w:rPr>
          <w:instrText xml:space="preserve"> PAGEREF _Toc486423055 \h </w:instrText>
        </w:r>
        <w:r w:rsidR="00750EA0">
          <w:rPr>
            <w:noProof/>
            <w:webHidden/>
          </w:rPr>
        </w:r>
        <w:r w:rsidR="00750EA0">
          <w:rPr>
            <w:noProof/>
            <w:webHidden/>
          </w:rPr>
          <w:fldChar w:fldCharType="separate"/>
        </w:r>
        <w:r w:rsidR="00750EA0">
          <w:rPr>
            <w:noProof/>
            <w:webHidden/>
          </w:rPr>
          <w:t>90</w:t>
        </w:r>
        <w:r w:rsidR="00750EA0">
          <w:rPr>
            <w:noProof/>
            <w:webHidden/>
          </w:rPr>
          <w:fldChar w:fldCharType="end"/>
        </w:r>
      </w:hyperlink>
    </w:p>
    <w:p w14:paraId="26C4CD7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6" w:history="1">
        <w:r w:rsidR="00750EA0" w:rsidRPr="00DD1F4F">
          <w:rPr>
            <w:rStyle w:val="Hyperlink"/>
            <w:noProof/>
          </w:rPr>
          <w:t>Figura 55. Interface 2 – initial</w:t>
        </w:r>
        <w:r w:rsidR="00750EA0">
          <w:rPr>
            <w:noProof/>
            <w:webHidden/>
          </w:rPr>
          <w:tab/>
        </w:r>
        <w:r w:rsidR="00750EA0">
          <w:rPr>
            <w:noProof/>
            <w:webHidden/>
          </w:rPr>
          <w:fldChar w:fldCharType="begin"/>
        </w:r>
        <w:r w:rsidR="00750EA0">
          <w:rPr>
            <w:noProof/>
            <w:webHidden/>
          </w:rPr>
          <w:instrText xml:space="preserve"> PAGEREF _Toc486423056 \h </w:instrText>
        </w:r>
        <w:r w:rsidR="00750EA0">
          <w:rPr>
            <w:noProof/>
            <w:webHidden/>
          </w:rPr>
        </w:r>
        <w:r w:rsidR="00750EA0">
          <w:rPr>
            <w:noProof/>
            <w:webHidden/>
          </w:rPr>
          <w:fldChar w:fldCharType="separate"/>
        </w:r>
        <w:r w:rsidR="00750EA0">
          <w:rPr>
            <w:noProof/>
            <w:webHidden/>
          </w:rPr>
          <w:t>91</w:t>
        </w:r>
        <w:r w:rsidR="00750EA0">
          <w:rPr>
            <w:noProof/>
            <w:webHidden/>
          </w:rPr>
          <w:fldChar w:fldCharType="end"/>
        </w:r>
      </w:hyperlink>
    </w:p>
    <w:p w14:paraId="670BBC3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7" w:history="1">
        <w:r w:rsidR="00750EA0" w:rsidRPr="00DD1F4F">
          <w:rPr>
            <w:rStyle w:val="Hyperlink"/>
            <w:noProof/>
          </w:rPr>
          <w:t xml:space="preserve">Figura 56. Interface 2 - </w:t>
        </w:r>
        <w:r w:rsidR="00750EA0" w:rsidRPr="00DD1F4F">
          <w:rPr>
            <w:rStyle w:val="Hyperlink"/>
            <w:i/>
            <w:noProof/>
          </w:rPr>
          <w:t>null dates</w:t>
        </w:r>
        <w:r w:rsidR="00750EA0">
          <w:rPr>
            <w:noProof/>
            <w:webHidden/>
          </w:rPr>
          <w:tab/>
        </w:r>
        <w:r w:rsidR="00750EA0">
          <w:rPr>
            <w:noProof/>
            <w:webHidden/>
          </w:rPr>
          <w:fldChar w:fldCharType="begin"/>
        </w:r>
        <w:r w:rsidR="00750EA0">
          <w:rPr>
            <w:noProof/>
            <w:webHidden/>
          </w:rPr>
          <w:instrText xml:space="preserve"> PAGEREF _Toc486423057 \h </w:instrText>
        </w:r>
        <w:r w:rsidR="00750EA0">
          <w:rPr>
            <w:noProof/>
            <w:webHidden/>
          </w:rPr>
        </w:r>
        <w:r w:rsidR="00750EA0">
          <w:rPr>
            <w:noProof/>
            <w:webHidden/>
          </w:rPr>
          <w:fldChar w:fldCharType="separate"/>
        </w:r>
        <w:r w:rsidR="00750EA0">
          <w:rPr>
            <w:noProof/>
            <w:webHidden/>
          </w:rPr>
          <w:t>92</w:t>
        </w:r>
        <w:r w:rsidR="00750EA0">
          <w:rPr>
            <w:noProof/>
            <w:webHidden/>
          </w:rPr>
          <w:fldChar w:fldCharType="end"/>
        </w:r>
      </w:hyperlink>
    </w:p>
    <w:p w14:paraId="483FEC8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8" w:history="1">
        <w:r w:rsidR="00750EA0" w:rsidRPr="00DD1F4F">
          <w:rPr>
            <w:rStyle w:val="Hyperlink"/>
            <w:noProof/>
          </w:rPr>
          <w:t xml:space="preserve">Figura 57. Interface 2 -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_Toc486423058 \h </w:instrText>
        </w:r>
        <w:r w:rsidR="00750EA0">
          <w:rPr>
            <w:noProof/>
            <w:webHidden/>
          </w:rPr>
        </w:r>
        <w:r w:rsidR="00750EA0">
          <w:rPr>
            <w:noProof/>
            <w:webHidden/>
          </w:rPr>
          <w:fldChar w:fldCharType="separate"/>
        </w:r>
        <w:r w:rsidR="00750EA0">
          <w:rPr>
            <w:noProof/>
            <w:webHidden/>
          </w:rPr>
          <w:t>93</w:t>
        </w:r>
        <w:r w:rsidR="00750EA0">
          <w:rPr>
            <w:noProof/>
            <w:webHidden/>
          </w:rPr>
          <w:fldChar w:fldCharType="end"/>
        </w:r>
      </w:hyperlink>
    </w:p>
    <w:p w14:paraId="57620ED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59" w:history="1">
        <w:r w:rsidR="00750EA0" w:rsidRPr="00DD1F4F">
          <w:rPr>
            <w:rStyle w:val="Hyperlink"/>
            <w:noProof/>
          </w:rPr>
          <w:t xml:space="preserve">Figura 58. Interface 2 - </w:t>
        </w:r>
        <w:r w:rsidR="00750EA0" w:rsidRPr="00DD1F4F">
          <w:rPr>
            <w:rStyle w:val="Hyperlink"/>
            <w:i/>
            <w:noProof/>
          </w:rPr>
          <w:t>Learning Rules</w:t>
        </w:r>
        <w:r w:rsidR="00750EA0">
          <w:rPr>
            <w:noProof/>
            <w:webHidden/>
          </w:rPr>
          <w:tab/>
        </w:r>
        <w:r w:rsidR="00750EA0">
          <w:rPr>
            <w:noProof/>
            <w:webHidden/>
          </w:rPr>
          <w:fldChar w:fldCharType="begin"/>
        </w:r>
        <w:r w:rsidR="00750EA0">
          <w:rPr>
            <w:noProof/>
            <w:webHidden/>
          </w:rPr>
          <w:instrText xml:space="preserve"> PAGEREF _Toc486423059 \h </w:instrText>
        </w:r>
        <w:r w:rsidR="00750EA0">
          <w:rPr>
            <w:noProof/>
            <w:webHidden/>
          </w:rPr>
        </w:r>
        <w:r w:rsidR="00750EA0">
          <w:rPr>
            <w:noProof/>
            <w:webHidden/>
          </w:rPr>
          <w:fldChar w:fldCharType="separate"/>
        </w:r>
        <w:r w:rsidR="00750EA0">
          <w:rPr>
            <w:noProof/>
            <w:webHidden/>
          </w:rPr>
          <w:t>94</w:t>
        </w:r>
        <w:r w:rsidR="00750EA0">
          <w:rPr>
            <w:noProof/>
            <w:webHidden/>
          </w:rPr>
          <w:fldChar w:fldCharType="end"/>
        </w:r>
      </w:hyperlink>
    </w:p>
    <w:p w14:paraId="67E074D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0" w:history="1">
        <w:r w:rsidR="00750EA0" w:rsidRPr="00DD1F4F">
          <w:rPr>
            <w:rStyle w:val="Hyperlink"/>
            <w:noProof/>
          </w:rPr>
          <w:t xml:space="preserve">Figura 59. Interface 2 – </w:t>
        </w:r>
        <w:r w:rsidR="00750EA0" w:rsidRPr="00DD1F4F">
          <w:rPr>
            <w:rStyle w:val="Hyperlink"/>
            <w:i/>
            <w:noProof/>
          </w:rPr>
          <w:t>dates</w:t>
        </w:r>
        <w:r w:rsidR="00750EA0">
          <w:rPr>
            <w:noProof/>
            <w:webHidden/>
          </w:rPr>
          <w:tab/>
        </w:r>
        <w:r w:rsidR="00750EA0">
          <w:rPr>
            <w:noProof/>
            <w:webHidden/>
          </w:rPr>
          <w:fldChar w:fldCharType="begin"/>
        </w:r>
        <w:r w:rsidR="00750EA0">
          <w:rPr>
            <w:noProof/>
            <w:webHidden/>
          </w:rPr>
          <w:instrText xml:space="preserve"> PAGEREF _Toc486423060 \h </w:instrText>
        </w:r>
        <w:r w:rsidR="00750EA0">
          <w:rPr>
            <w:noProof/>
            <w:webHidden/>
          </w:rPr>
        </w:r>
        <w:r w:rsidR="00750EA0">
          <w:rPr>
            <w:noProof/>
            <w:webHidden/>
          </w:rPr>
          <w:fldChar w:fldCharType="separate"/>
        </w:r>
        <w:r w:rsidR="00750EA0">
          <w:rPr>
            <w:noProof/>
            <w:webHidden/>
          </w:rPr>
          <w:t>95</w:t>
        </w:r>
        <w:r w:rsidR="00750EA0">
          <w:rPr>
            <w:noProof/>
            <w:webHidden/>
          </w:rPr>
          <w:fldChar w:fldCharType="end"/>
        </w:r>
      </w:hyperlink>
    </w:p>
    <w:p w14:paraId="28EE7BE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1" w:history="1">
        <w:r w:rsidR="00750EA0" w:rsidRPr="00DD1F4F">
          <w:rPr>
            <w:rStyle w:val="Hyperlink"/>
            <w:noProof/>
            <w:lang w:val="en-US"/>
          </w:rPr>
          <w:t xml:space="preserve">Figura 60. Interface 2 - </w:t>
        </w:r>
        <w:r w:rsidR="00750EA0" w:rsidRPr="00DD1F4F">
          <w:rPr>
            <w:rStyle w:val="Hyperlink"/>
            <w:i/>
            <w:noProof/>
            <w:lang w:val="en-US"/>
          </w:rPr>
          <w:t>from after to</w:t>
        </w:r>
        <w:r w:rsidR="00750EA0">
          <w:rPr>
            <w:noProof/>
            <w:webHidden/>
          </w:rPr>
          <w:tab/>
        </w:r>
        <w:r w:rsidR="00750EA0">
          <w:rPr>
            <w:noProof/>
            <w:webHidden/>
          </w:rPr>
          <w:fldChar w:fldCharType="begin"/>
        </w:r>
        <w:r w:rsidR="00750EA0">
          <w:rPr>
            <w:noProof/>
            <w:webHidden/>
          </w:rPr>
          <w:instrText xml:space="preserve"> PAGEREF _Toc486423061 \h </w:instrText>
        </w:r>
        <w:r w:rsidR="00750EA0">
          <w:rPr>
            <w:noProof/>
            <w:webHidden/>
          </w:rPr>
        </w:r>
        <w:r w:rsidR="00750EA0">
          <w:rPr>
            <w:noProof/>
            <w:webHidden/>
          </w:rPr>
          <w:fldChar w:fldCharType="separate"/>
        </w:r>
        <w:r w:rsidR="00750EA0">
          <w:rPr>
            <w:noProof/>
            <w:webHidden/>
          </w:rPr>
          <w:t>96</w:t>
        </w:r>
        <w:r w:rsidR="00750EA0">
          <w:rPr>
            <w:noProof/>
            <w:webHidden/>
          </w:rPr>
          <w:fldChar w:fldCharType="end"/>
        </w:r>
      </w:hyperlink>
    </w:p>
    <w:p w14:paraId="6013F7B3"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2" w:history="1">
        <w:r w:rsidR="00750EA0" w:rsidRPr="00DD1F4F">
          <w:rPr>
            <w:rStyle w:val="Hyperlink"/>
            <w:noProof/>
            <w:lang w:val="en-US"/>
          </w:rPr>
          <w:t xml:space="preserve">Figura 61. Interface 2 - </w:t>
        </w:r>
        <w:r w:rsidR="00750EA0" w:rsidRPr="00DD1F4F">
          <w:rPr>
            <w:rStyle w:val="Hyperlink"/>
            <w:i/>
            <w:noProof/>
            <w:lang w:val="en-US"/>
          </w:rPr>
          <w:t>don't have data form selected date</w:t>
        </w:r>
        <w:r w:rsidR="00750EA0">
          <w:rPr>
            <w:noProof/>
            <w:webHidden/>
          </w:rPr>
          <w:tab/>
        </w:r>
        <w:r w:rsidR="00750EA0">
          <w:rPr>
            <w:noProof/>
            <w:webHidden/>
          </w:rPr>
          <w:fldChar w:fldCharType="begin"/>
        </w:r>
        <w:r w:rsidR="00750EA0">
          <w:rPr>
            <w:noProof/>
            <w:webHidden/>
          </w:rPr>
          <w:instrText xml:space="preserve"> PAGEREF _Toc486423062 \h </w:instrText>
        </w:r>
        <w:r w:rsidR="00750EA0">
          <w:rPr>
            <w:noProof/>
            <w:webHidden/>
          </w:rPr>
        </w:r>
        <w:r w:rsidR="00750EA0">
          <w:rPr>
            <w:noProof/>
            <w:webHidden/>
          </w:rPr>
          <w:fldChar w:fldCharType="separate"/>
        </w:r>
        <w:r w:rsidR="00750EA0">
          <w:rPr>
            <w:noProof/>
            <w:webHidden/>
          </w:rPr>
          <w:t>97</w:t>
        </w:r>
        <w:r w:rsidR="00750EA0">
          <w:rPr>
            <w:noProof/>
            <w:webHidden/>
          </w:rPr>
          <w:fldChar w:fldCharType="end"/>
        </w:r>
      </w:hyperlink>
    </w:p>
    <w:p w14:paraId="7912835D"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3" w:history="1">
        <w:r w:rsidR="00750EA0" w:rsidRPr="00DD1F4F">
          <w:rPr>
            <w:rStyle w:val="Hyperlink"/>
            <w:noProof/>
          </w:rPr>
          <w:t xml:space="preserve">Figura 62. Interface 2 – </w:t>
        </w:r>
        <w:r w:rsidR="00750EA0" w:rsidRPr="00DD1F4F">
          <w:rPr>
            <w:rStyle w:val="Hyperlink"/>
            <w:i/>
            <w:noProof/>
          </w:rPr>
          <w:t>trained</w:t>
        </w:r>
        <w:r w:rsidR="00750EA0">
          <w:rPr>
            <w:noProof/>
            <w:webHidden/>
          </w:rPr>
          <w:tab/>
        </w:r>
        <w:r w:rsidR="00750EA0">
          <w:rPr>
            <w:noProof/>
            <w:webHidden/>
          </w:rPr>
          <w:fldChar w:fldCharType="begin"/>
        </w:r>
        <w:r w:rsidR="00750EA0">
          <w:rPr>
            <w:noProof/>
            <w:webHidden/>
          </w:rPr>
          <w:instrText xml:space="preserve"> PAGEREF _Toc486423063 \h </w:instrText>
        </w:r>
        <w:r w:rsidR="00750EA0">
          <w:rPr>
            <w:noProof/>
            <w:webHidden/>
          </w:rPr>
        </w:r>
        <w:r w:rsidR="00750EA0">
          <w:rPr>
            <w:noProof/>
            <w:webHidden/>
          </w:rPr>
          <w:fldChar w:fldCharType="separate"/>
        </w:r>
        <w:r w:rsidR="00750EA0">
          <w:rPr>
            <w:noProof/>
            <w:webHidden/>
          </w:rPr>
          <w:t>98</w:t>
        </w:r>
        <w:r w:rsidR="00750EA0">
          <w:rPr>
            <w:noProof/>
            <w:webHidden/>
          </w:rPr>
          <w:fldChar w:fldCharType="end"/>
        </w:r>
      </w:hyperlink>
    </w:p>
    <w:p w14:paraId="564671DB"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4" w:history="1">
        <w:r w:rsidR="00750EA0" w:rsidRPr="00DD1F4F">
          <w:rPr>
            <w:rStyle w:val="Hyperlink"/>
            <w:noProof/>
          </w:rPr>
          <w:t xml:space="preserve">Figura 63. Interface 3 – </w:t>
        </w:r>
        <w:r w:rsidR="00750EA0" w:rsidRPr="00DD1F4F">
          <w:rPr>
            <w:rStyle w:val="Hyperlink"/>
            <w:i/>
            <w:noProof/>
          </w:rPr>
          <w:t>initial</w:t>
        </w:r>
        <w:r w:rsidR="00750EA0">
          <w:rPr>
            <w:noProof/>
            <w:webHidden/>
          </w:rPr>
          <w:tab/>
        </w:r>
        <w:r w:rsidR="00750EA0">
          <w:rPr>
            <w:noProof/>
            <w:webHidden/>
          </w:rPr>
          <w:fldChar w:fldCharType="begin"/>
        </w:r>
        <w:r w:rsidR="00750EA0">
          <w:rPr>
            <w:noProof/>
            <w:webHidden/>
          </w:rPr>
          <w:instrText xml:space="preserve"> PAGEREF _Toc486423064 \h </w:instrText>
        </w:r>
        <w:r w:rsidR="00750EA0">
          <w:rPr>
            <w:noProof/>
            <w:webHidden/>
          </w:rPr>
        </w:r>
        <w:r w:rsidR="00750EA0">
          <w:rPr>
            <w:noProof/>
            <w:webHidden/>
          </w:rPr>
          <w:fldChar w:fldCharType="separate"/>
        </w:r>
        <w:r w:rsidR="00750EA0">
          <w:rPr>
            <w:noProof/>
            <w:webHidden/>
          </w:rPr>
          <w:t>100</w:t>
        </w:r>
        <w:r w:rsidR="00750EA0">
          <w:rPr>
            <w:noProof/>
            <w:webHidden/>
          </w:rPr>
          <w:fldChar w:fldCharType="end"/>
        </w:r>
      </w:hyperlink>
    </w:p>
    <w:p w14:paraId="678ACE2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5" w:history="1">
        <w:r w:rsidR="00750EA0" w:rsidRPr="00DD1F4F">
          <w:rPr>
            <w:rStyle w:val="Hyperlink"/>
            <w:noProof/>
          </w:rPr>
          <w:t xml:space="preserve">Figura 64. Interface 3 - </w:t>
        </w:r>
        <w:r w:rsidR="00750EA0" w:rsidRPr="00DD1F4F">
          <w:rPr>
            <w:rStyle w:val="Hyperlink"/>
            <w:i/>
            <w:noProof/>
          </w:rPr>
          <w:t>null NN</w:t>
        </w:r>
        <w:r w:rsidR="00750EA0">
          <w:rPr>
            <w:noProof/>
            <w:webHidden/>
          </w:rPr>
          <w:tab/>
        </w:r>
        <w:r w:rsidR="00750EA0">
          <w:rPr>
            <w:noProof/>
            <w:webHidden/>
          </w:rPr>
          <w:fldChar w:fldCharType="begin"/>
        </w:r>
        <w:r w:rsidR="00750EA0">
          <w:rPr>
            <w:noProof/>
            <w:webHidden/>
          </w:rPr>
          <w:instrText xml:space="preserve"> PAGEREF _Toc486423065 \h </w:instrText>
        </w:r>
        <w:r w:rsidR="00750EA0">
          <w:rPr>
            <w:noProof/>
            <w:webHidden/>
          </w:rPr>
        </w:r>
        <w:r w:rsidR="00750EA0">
          <w:rPr>
            <w:noProof/>
            <w:webHidden/>
          </w:rPr>
          <w:fldChar w:fldCharType="separate"/>
        </w:r>
        <w:r w:rsidR="00750EA0">
          <w:rPr>
            <w:noProof/>
            <w:webHidden/>
          </w:rPr>
          <w:t>101</w:t>
        </w:r>
        <w:r w:rsidR="00750EA0">
          <w:rPr>
            <w:noProof/>
            <w:webHidden/>
          </w:rPr>
          <w:fldChar w:fldCharType="end"/>
        </w:r>
      </w:hyperlink>
    </w:p>
    <w:p w14:paraId="53128D39"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6" w:history="1">
        <w:r w:rsidR="00750EA0" w:rsidRPr="00DD1F4F">
          <w:rPr>
            <w:rStyle w:val="Hyperlink"/>
            <w:noProof/>
          </w:rPr>
          <w:t xml:space="preserve">Figura 65. Interface 3 - </w:t>
        </w:r>
        <w:r w:rsidR="00750EA0" w:rsidRPr="00DD1F4F">
          <w:rPr>
            <w:rStyle w:val="Hyperlink"/>
            <w:i/>
            <w:noProof/>
          </w:rPr>
          <w:t>report created</w:t>
        </w:r>
        <w:r w:rsidR="00750EA0">
          <w:rPr>
            <w:noProof/>
            <w:webHidden/>
          </w:rPr>
          <w:tab/>
        </w:r>
        <w:r w:rsidR="00750EA0">
          <w:rPr>
            <w:noProof/>
            <w:webHidden/>
          </w:rPr>
          <w:fldChar w:fldCharType="begin"/>
        </w:r>
        <w:r w:rsidR="00750EA0">
          <w:rPr>
            <w:noProof/>
            <w:webHidden/>
          </w:rPr>
          <w:instrText xml:space="preserve"> PAGEREF _Toc486423066 \h </w:instrText>
        </w:r>
        <w:r w:rsidR="00750EA0">
          <w:rPr>
            <w:noProof/>
            <w:webHidden/>
          </w:rPr>
        </w:r>
        <w:r w:rsidR="00750EA0">
          <w:rPr>
            <w:noProof/>
            <w:webHidden/>
          </w:rPr>
          <w:fldChar w:fldCharType="separate"/>
        </w:r>
        <w:r w:rsidR="00750EA0">
          <w:rPr>
            <w:noProof/>
            <w:webHidden/>
          </w:rPr>
          <w:t>102</w:t>
        </w:r>
        <w:r w:rsidR="00750EA0">
          <w:rPr>
            <w:noProof/>
            <w:webHidden/>
          </w:rPr>
          <w:fldChar w:fldCharType="end"/>
        </w:r>
      </w:hyperlink>
    </w:p>
    <w:p w14:paraId="09C09741"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7" w:history="1">
        <w:r w:rsidR="00750EA0" w:rsidRPr="00DD1F4F">
          <w:rPr>
            <w:rStyle w:val="Hyperlink"/>
            <w:noProof/>
            <w:lang w:val="en-US"/>
          </w:rPr>
          <w:t xml:space="preserve">Figura 66. Interface 3 - </w:t>
        </w:r>
        <w:r w:rsidR="00750EA0" w:rsidRPr="00DD1F4F">
          <w:rPr>
            <w:rStyle w:val="Hyperlink"/>
            <w:i/>
            <w:noProof/>
            <w:lang w:val="en-US"/>
          </w:rPr>
          <w:t>report with 2 attributes</w:t>
        </w:r>
        <w:r w:rsidR="00750EA0">
          <w:rPr>
            <w:noProof/>
            <w:webHidden/>
          </w:rPr>
          <w:tab/>
        </w:r>
        <w:r w:rsidR="00750EA0">
          <w:rPr>
            <w:noProof/>
            <w:webHidden/>
          </w:rPr>
          <w:fldChar w:fldCharType="begin"/>
        </w:r>
        <w:r w:rsidR="00750EA0">
          <w:rPr>
            <w:noProof/>
            <w:webHidden/>
          </w:rPr>
          <w:instrText xml:space="preserve"> PAGEREF _Toc486423067 \h </w:instrText>
        </w:r>
        <w:r w:rsidR="00750EA0">
          <w:rPr>
            <w:noProof/>
            <w:webHidden/>
          </w:rPr>
        </w:r>
        <w:r w:rsidR="00750EA0">
          <w:rPr>
            <w:noProof/>
            <w:webHidden/>
          </w:rPr>
          <w:fldChar w:fldCharType="separate"/>
        </w:r>
        <w:r w:rsidR="00750EA0">
          <w:rPr>
            <w:noProof/>
            <w:webHidden/>
          </w:rPr>
          <w:t>103</w:t>
        </w:r>
        <w:r w:rsidR="00750EA0">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57" w:name="_Toc336248062"/>
      <w:bookmarkStart w:id="58" w:name="_Toc336248261"/>
      <w:bookmarkStart w:id="59" w:name="_Toc336248550"/>
      <w:bookmarkStart w:id="60"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58D5B23C"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86423068" w:history="1">
        <w:r w:rsidR="00750EA0" w:rsidRPr="005E00B1">
          <w:rPr>
            <w:rStyle w:val="Hyperlink"/>
            <w:noProof/>
          </w:rPr>
          <w:t>Tabela 1. Preços PRIO3 “puros”</w:t>
        </w:r>
        <w:r w:rsidR="00750EA0">
          <w:rPr>
            <w:noProof/>
            <w:webHidden/>
          </w:rPr>
          <w:tab/>
        </w:r>
        <w:r w:rsidR="00750EA0">
          <w:rPr>
            <w:noProof/>
            <w:webHidden/>
          </w:rPr>
          <w:fldChar w:fldCharType="begin"/>
        </w:r>
        <w:r w:rsidR="00750EA0">
          <w:rPr>
            <w:noProof/>
            <w:webHidden/>
          </w:rPr>
          <w:instrText xml:space="preserve"> PAGEREF _Toc486423068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19239DD0"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69" w:history="1">
        <w:r w:rsidR="00750EA0" w:rsidRPr="005E00B1">
          <w:rPr>
            <w:rStyle w:val="Hyperlink"/>
            <w:noProof/>
          </w:rPr>
          <w:t>Tabela 2. PRIO3 normalizado</w:t>
        </w:r>
        <w:r w:rsidR="00750EA0">
          <w:rPr>
            <w:noProof/>
            <w:webHidden/>
          </w:rPr>
          <w:tab/>
        </w:r>
        <w:r w:rsidR="00750EA0">
          <w:rPr>
            <w:noProof/>
            <w:webHidden/>
          </w:rPr>
          <w:fldChar w:fldCharType="begin"/>
        </w:r>
        <w:r w:rsidR="00750EA0">
          <w:rPr>
            <w:noProof/>
            <w:webHidden/>
          </w:rPr>
          <w:instrText xml:space="preserve"> PAGEREF _Toc486423069 \h </w:instrText>
        </w:r>
        <w:r w:rsidR="00750EA0">
          <w:rPr>
            <w:noProof/>
            <w:webHidden/>
          </w:rPr>
        </w:r>
        <w:r w:rsidR="00750EA0">
          <w:rPr>
            <w:noProof/>
            <w:webHidden/>
          </w:rPr>
          <w:fldChar w:fldCharType="separate"/>
        </w:r>
        <w:r w:rsidR="00750EA0">
          <w:rPr>
            <w:noProof/>
            <w:webHidden/>
          </w:rPr>
          <w:t>32</w:t>
        </w:r>
        <w:r w:rsidR="00750EA0">
          <w:rPr>
            <w:noProof/>
            <w:webHidden/>
          </w:rPr>
          <w:fldChar w:fldCharType="end"/>
        </w:r>
      </w:hyperlink>
    </w:p>
    <w:p w14:paraId="0669EB44"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0" w:history="1">
        <w:r w:rsidR="00750EA0" w:rsidRPr="005E00B1">
          <w:rPr>
            <w:rStyle w:val="Hyperlink"/>
            <w:noProof/>
          </w:rPr>
          <w:t>Tabela 3. Comparativo entre os softwares descritos</w:t>
        </w:r>
        <w:r w:rsidR="00750EA0">
          <w:rPr>
            <w:noProof/>
            <w:webHidden/>
          </w:rPr>
          <w:tab/>
        </w:r>
        <w:r w:rsidR="00750EA0">
          <w:rPr>
            <w:noProof/>
            <w:webHidden/>
          </w:rPr>
          <w:fldChar w:fldCharType="begin"/>
        </w:r>
        <w:r w:rsidR="00750EA0">
          <w:rPr>
            <w:noProof/>
            <w:webHidden/>
          </w:rPr>
          <w:instrText xml:space="preserve"> PAGEREF _Toc486423070 \h </w:instrText>
        </w:r>
        <w:r w:rsidR="00750EA0">
          <w:rPr>
            <w:noProof/>
            <w:webHidden/>
          </w:rPr>
        </w:r>
        <w:r w:rsidR="00750EA0">
          <w:rPr>
            <w:noProof/>
            <w:webHidden/>
          </w:rPr>
          <w:fldChar w:fldCharType="separate"/>
        </w:r>
        <w:r w:rsidR="00750EA0">
          <w:rPr>
            <w:noProof/>
            <w:webHidden/>
          </w:rPr>
          <w:t>37</w:t>
        </w:r>
        <w:r w:rsidR="00750EA0">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61"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39BF065D" w14:textId="77777777" w:rsidR="00750EA0"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86423071" w:history="1">
        <w:r w:rsidR="00750EA0" w:rsidRPr="00950C6A">
          <w:rPr>
            <w:rStyle w:val="Hyperlink"/>
            <w:noProof/>
          </w:rPr>
          <w:t>Equação 1. Neurônio Artificial</w:t>
        </w:r>
        <w:r w:rsidR="00750EA0">
          <w:rPr>
            <w:noProof/>
            <w:webHidden/>
          </w:rPr>
          <w:tab/>
        </w:r>
        <w:r w:rsidR="00750EA0">
          <w:rPr>
            <w:noProof/>
            <w:webHidden/>
          </w:rPr>
          <w:fldChar w:fldCharType="begin"/>
        </w:r>
        <w:r w:rsidR="00750EA0">
          <w:rPr>
            <w:noProof/>
            <w:webHidden/>
          </w:rPr>
          <w:instrText xml:space="preserve"> PAGEREF _Toc486423071 \h </w:instrText>
        </w:r>
        <w:r w:rsidR="00750EA0">
          <w:rPr>
            <w:noProof/>
            <w:webHidden/>
          </w:rPr>
        </w:r>
        <w:r w:rsidR="00750EA0">
          <w:rPr>
            <w:noProof/>
            <w:webHidden/>
          </w:rPr>
          <w:fldChar w:fldCharType="separate"/>
        </w:r>
        <w:r w:rsidR="00750EA0">
          <w:rPr>
            <w:noProof/>
            <w:webHidden/>
          </w:rPr>
          <w:t>21</w:t>
        </w:r>
        <w:r w:rsidR="00750EA0">
          <w:rPr>
            <w:noProof/>
            <w:webHidden/>
          </w:rPr>
          <w:fldChar w:fldCharType="end"/>
        </w:r>
      </w:hyperlink>
    </w:p>
    <w:p w14:paraId="7063EDE2"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2" w:history="1">
        <w:r w:rsidR="00750EA0" w:rsidRPr="00950C6A">
          <w:rPr>
            <w:rStyle w:val="Hyperlink"/>
            <w:noProof/>
          </w:rPr>
          <w:t>Equação 2. Normalização</w:t>
        </w:r>
        <w:r w:rsidR="00750EA0">
          <w:rPr>
            <w:noProof/>
            <w:webHidden/>
          </w:rPr>
          <w:tab/>
        </w:r>
        <w:r w:rsidR="00750EA0">
          <w:rPr>
            <w:noProof/>
            <w:webHidden/>
          </w:rPr>
          <w:fldChar w:fldCharType="begin"/>
        </w:r>
        <w:r w:rsidR="00750EA0">
          <w:rPr>
            <w:noProof/>
            <w:webHidden/>
          </w:rPr>
          <w:instrText xml:space="preserve"> PAGEREF _Toc486423072 \h </w:instrText>
        </w:r>
        <w:r w:rsidR="00750EA0">
          <w:rPr>
            <w:noProof/>
            <w:webHidden/>
          </w:rPr>
        </w:r>
        <w:r w:rsidR="00750EA0">
          <w:rPr>
            <w:noProof/>
            <w:webHidden/>
          </w:rPr>
          <w:fldChar w:fldCharType="separate"/>
        </w:r>
        <w:r w:rsidR="00750EA0">
          <w:rPr>
            <w:noProof/>
            <w:webHidden/>
          </w:rPr>
          <w:t>29</w:t>
        </w:r>
        <w:r w:rsidR="00750EA0">
          <w:rPr>
            <w:noProof/>
            <w:webHidden/>
          </w:rPr>
          <w:fldChar w:fldCharType="end"/>
        </w:r>
      </w:hyperlink>
    </w:p>
    <w:p w14:paraId="44A9D79C"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3" w:history="1">
        <w:r w:rsidR="00750EA0" w:rsidRPr="00950C6A">
          <w:rPr>
            <w:rStyle w:val="Hyperlink"/>
            <w:noProof/>
          </w:rPr>
          <w:t>Equação 3. Normalização com margem</w:t>
        </w:r>
        <w:r w:rsidR="00750EA0">
          <w:rPr>
            <w:noProof/>
            <w:webHidden/>
          </w:rPr>
          <w:tab/>
        </w:r>
        <w:r w:rsidR="00750EA0">
          <w:rPr>
            <w:noProof/>
            <w:webHidden/>
          </w:rPr>
          <w:fldChar w:fldCharType="begin"/>
        </w:r>
        <w:r w:rsidR="00750EA0">
          <w:rPr>
            <w:noProof/>
            <w:webHidden/>
          </w:rPr>
          <w:instrText xml:space="preserve"> PAGEREF _Toc486423073 \h </w:instrText>
        </w:r>
        <w:r w:rsidR="00750EA0">
          <w:rPr>
            <w:noProof/>
            <w:webHidden/>
          </w:rPr>
        </w:r>
        <w:r w:rsidR="00750EA0">
          <w:rPr>
            <w:noProof/>
            <w:webHidden/>
          </w:rPr>
          <w:fldChar w:fldCharType="separate"/>
        </w:r>
        <w:r w:rsidR="00750EA0">
          <w:rPr>
            <w:noProof/>
            <w:webHidden/>
          </w:rPr>
          <w:t>30</w:t>
        </w:r>
        <w:r w:rsidR="00750EA0">
          <w:rPr>
            <w:noProof/>
            <w:webHidden/>
          </w:rPr>
          <w:fldChar w:fldCharType="end"/>
        </w:r>
      </w:hyperlink>
    </w:p>
    <w:p w14:paraId="42C153B6" w14:textId="77777777" w:rsidR="00750EA0" w:rsidRDefault="00FD570E">
      <w:pPr>
        <w:pStyle w:val="TableofFigures"/>
        <w:tabs>
          <w:tab w:val="right" w:leader="dot" w:pos="9060"/>
        </w:tabs>
        <w:rPr>
          <w:rFonts w:asciiTheme="minorHAnsi" w:eastAsiaTheme="minorEastAsia" w:hAnsiTheme="minorHAnsi" w:cstheme="minorBidi"/>
          <w:noProof/>
          <w:sz w:val="22"/>
          <w:szCs w:val="22"/>
          <w:lang w:eastAsia="pt-BR"/>
        </w:rPr>
      </w:pPr>
      <w:hyperlink w:anchor="_Toc486423074" w:history="1">
        <w:r w:rsidR="00750EA0" w:rsidRPr="00950C6A">
          <w:rPr>
            <w:rStyle w:val="Hyperlink"/>
            <w:noProof/>
          </w:rPr>
          <w:t>Equação 4. Normalização exemplo</w:t>
        </w:r>
        <w:r w:rsidR="00750EA0">
          <w:rPr>
            <w:noProof/>
            <w:webHidden/>
          </w:rPr>
          <w:tab/>
        </w:r>
        <w:r w:rsidR="00750EA0">
          <w:rPr>
            <w:noProof/>
            <w:webHidden/>
          </w:rPr>
          <w:fldChar w:fldCharType="begin"/>
        </w:r>
        <w:r w:rsidR="00750EA0">
          <w:rPr>
            <w:noProof/>
            <w:webHidden/>
          </w:rPr>
          <w:instrText xml:space="preserve"> PAGEREF _Toc486423074 \h </w:instrText>
        </w:r>
        <w:r w:rsidR="00750EA0">
          <w:rPr>
            <w:noProof/>
            <w:webHidden/>
          </w:rPr>
        </w:r>
        <w:r w:rsidR="00750EA0">
          <w:rPr>
            <w:noProof/>
            <w:webHidden/>
          </w:rPr>
          <w:fldChar w:fldCharType="separate"/>
        </w:r>
        <w:r w:rsidR="00750EA0">
          <w:rPr>
            <w:noProof/>
            <w:webHidden/>
          </w:rPr>
          <w:t>31</w:t>
        </w:r>
        <w:r w:rsidR="00750EA0">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7"/>
      <w:bookmarkEnd w:id="57"/>
      <w:bookmarkEnd w:id="58"/>
      <w:bookmarkEnd w:id="59"/>
      <w:bookmarkEnd w:id="60"/>
      <w:bookmarkEnd w:id="61"/>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933E83" w:rsidRDefault="382A6C4F" w:rsidP="00805E6B">
      <w:r w:rsidRPr="00933E83">
        <w:t>TANH - Tangente Hiperbólica</w:t>
      </w:r>
    </w:p>
    <w:p w14:paraId="2F46C110" w14:textId="4F5FC4A4" w:rsidR="00805E6B" w:rsidRPr="00933E83" w:rsidRDefault="6103A698" w:rsidP="00805E6B">
      <w:r w:rsidRPr="00933E83">
        <w:t xml:space="preserve">MLP - </w:t>
      </w:r>
      <w:r w:rsidRPr="00933E83">
        <w:rPr>
          <w:i/>
          <w:iCs/>
        </w:rPr>
        <w:t>Mult</w:t>
      </w:r>
      <w:r w:rsidR="00C40993">
        <w:rPr>
          <w:i/>
          <w:iCs/>
        </w:rPr>
        <w:t>i</w:t>
      </w:r>
      <w:r w:rsidRPr="00933E83">
        <w:rPr>
          <w:i/>
          <w:iCs/>
        </w:rPr>
        <w: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3A05F483" w:rsidR="00887006" w:rsidRDefault="382A6C4F" w:rsidP="382A6C4F">
      <w:pPr>
        <w:rPr>
          <w:lang w:val="en-US"/>
        </w:rPr>
      </w:pPr>
      <w:r w:rsidRPr="382A6C4F">
        <w:rPr>
          <w:lang w:val="en-US"/>
        </w:rPr>
        <w:t xml:space="preserve">IDE </w:t>
      </w:r>
      <w:r w:rsidR="00B24673">
        <w:rPr>
          <w:lang w:val="en-US"/>
        </w:rPr>
        <w:t>-</w:t>
      </w:r>
      <w:r w:rsidRPr="382A6C4F">
        <w:rPr>
          <w:lang w:val="en-US"/>
        </w:rPr>
        <w:t xml:space="preserve">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5AFE2F6C" w:rsidR="00456548" w:rsidRDefault="382A6C4F" w:rsidP="382A6C4F">
      <w:pPr>
        <w:rPr>
          <w:i/>
          <w:iCs/>
          <w:lang w:val="en-US"/>
        </w:rPr>
      </w:pPr>
      <w:r w:rsidRPr="382A6C4F">
        <w:rPr>
          <w:lang w:val="en-US"/>
        </w:rPr>
        <w:t xml:space="preserve">AI </w:t>
      </w:r>
      <w:r w:rsidR="00B24673">
        <w:rPr>
          <w:lang w:val="en-US"/>
        </w:rPr>
        <w:t>-</w:t>
      </w:r>
      <w:r w:rsidRPr="382A6C4F">
        <w:rPr>
          <w:lang w:val="en-US"/>
        </w:rPr>
        <w:t xml:space="preserve">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2"/>
    </w:p>
    <w:p w14:paraId="0D8DF9BF" w14:textId="77777777" w:rsidR="00385E45" w:rsidRPr="0097775F" w:rsidRDefault="00385E45" w:rsidP="001B3CD2">
      <w:pPr>
        <w:tabs>
          <w:tab w:val="right" w:pos="709"/>
        </w:tabs>
        <w:ind w:firstLine="0"/>
        <w:rPr>
          <w:lang w:val="en-US"/>
        </w:rPr>
      </w:pPr>
      <w:bookmarkStart w:id="62"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35069B5D" w14:textId="77777777" w:rsidR="00750EA0"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86423132" w:history="1">
            <w:r w:rsidR="00750EA0" w:rsidRPr="00125290">
              <w:rPr>
                <w:rStyle w:val="Hyperlink"/>
              </w:rPr>
              <w:t>1.</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INTRODUÇÃO</w:t>
            </w:r>
            <w:r w:rsidR="00750EA0">
              <w:rPr>
                <w:webHidden/>
              </w:rPr>
              <w:tab/>
            </w:r>
            <w:r w:rsidR="00750EA0">
              <w:rPr>
                <w:webHidden/>
              </w:rPr>
              <w:fldChar w:fldCharType="begin"/>
            </w:r>
            <w:r w:rsidR="00750EA0">
              <w:rPr>
                <w:webHidden/>
              </w:rPr>
              <w:instrText xml:space="preserve"> PAGEREF _Toc486423132 \h </w:instrText>
            </w:r>
            <w:r w:rsidR="00750EA0">
              <w:rPr>
                <w:webHidden/>
              </w:rPr>
            </w:r>
            <w:r w:rsidR="00750EA0">
              <w:rPr>
                <w:webHidden/>
              </w:rPr>
              <w:fldChar w:fldCharType="separate"/>
            </w:r>
            <w:r w:rsidR="00750EA0">
              <w:rPr>
                <w:webHidden/>
              </w:rPr>
              <w:t>16</w:t>
            </w:r>
            <w:r w:rsidR="00750EA0">
              <w:rPr>
                <w:webHidden/>
              </w:rPr>
              <w:fldChar w:fldCharType="end"/>
            </w:r>
          </w:hyperlink>
        </w:p>
        <w:p w14:paraId="5983076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3" w:history="1">
            <w:r w:rsidR="00750EA0" w:rsidRPr="00125290">
              <w:rPr>
                <w:rStyle w:val="Hyperlink"/>
              </w:rPr>
              <w:t>1.1</w:t>
            </w:r>
            <w:r w:rsidR="00750EA0">
              <w:rPr>
                <w:rFonts w:asciiTheme="minorHAnsi" w:eastAsiaTheme="minorEastAsia" w:hAnsiTheme="minorHAnsi" w:cstheme="minorBidi"/>
                <w:smallCaps w:val="0"/>
                <w:lang w:eastAsia="pt-BR"/>
              </w:rPr>
              <w:tab/>
            </w:r>
            <w:r w:rsidR="00750EA0" w:rsidRPr="00125290">
              <w:rPr>
                <w:rStyle w:val="Hyperlink"/>
              </w:rPr>
              <w:t>Objetivos</w:t>
            </w:r>
            <w:r w:rsidR="00750EA0">
              <w:rPr>
                <w:webHidden/>
              </w:rPr>
              <w:tab/>
            </w:r>
            <w:r w:rsidR="00750EA0">
              <w:rPr>
                <w:webHidden/>
              </w:rPr>
              <w:fldChar w:fldCharType="begin"/>
            </w:r>
            <w:r w:rsidR="00750EA0">
              <w:rPr>
                <w:webHidden/>
              </w:rPr>
              <w:instrText xml:space="preserve"> PAGEREF _Toc486423133 \h </w:instrText>
            </w:r>
            <w:r w:rsidR="00750EA0">
              <w:rPr>
                <w:webHidden/>
              </w:rPr>
            </w:r>
            <w:r w:rsidR="00750EA0">
              <w:rPr>
                <w:webHidden/>
              </w:rPr>
              <w:fldChar w:fldCharType="separate"/>
            </w:r>
            <w:r w:rsidR="00750EA0">
              <w:rPr>
                <w:webHidden/>
              </w:rPr>
              <w:t>18</w:t>
            </w:r>
            <w:r w:rsidR="00750EA0">
              <w:rPr>
                <w:webHidden/>
              </w:rPr>
              <w:fldChar w:fldCharType="end"/>
            </w:r>
          </w:hyperlink>
        </w:p>
        <w:p w14:paraId="12BF618B"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4" w:history="1">
            <w:r w:rsidR="00750EA0" w:rsidRPr="00125290">
              <w:rPr>
                <w:rStyle w:val="Hyperlink"/>
              </w:rPr>
              <w:t>1.2</w:t>
            </w:r>
            <w:r w:rsidR="00750EA0">
              <w:rPr>
                <w:rFonts w:asciiTheme="minorHAnsi" w:eastAsiaTheme="minorEastAsia" w:hAnsiTheme="minorHAnsi" w:cstheme="minorBidi"/>
                <w:smallCaps w:val="0"/>
                <w:lang w:eastAsia="pt-BR"/>
              </w:rPr>
              <w:tab/>
            </w:r>
            <w:r w:rsidR="00750EA0" w:rsidRPr="00125290">
              <w:rPr>
                <w:rStyle w:val="Hyperlink"/>
              </w:rPr>
              <w:t>Justificativa</w:t>
            </w:r>
            <w:r w:rsidR="00750EA0">
              <w:rPr>
                <w:webHidden/>
              </w:rPr>
              <w:tab/>
            </w:r>
            <w:r w:rsidR="00750EA0">
              <w:rPr>
                <w:webHidden/>
              </w:rPr>
              <w:fldChar w:fldCharType="begin"/>
            </w:r>
            <w:r w:rsidR="00750EA0">
              <w:rPr>
                <w:webHidden/>
              </w:rPr>
              <w:instrText xml:space="preserve"> PAGEREF _Toc486423134 \h </w:instrText>
            </w:r>
            <w:r w:rsidR="00750EA0">
              <w:rPr>
                <w:webHidden/>
              </w:rPr>
            </w:r>
            <w:r w:rsidR="00750EA0">
              <w:rPr>
                <w:webHidden/>
              </w:rPr>
              <w:fldChar w:fldCharType="separate"/>
            </w:r>
            <w:r w:rsidR="00750EA0">
              <w:rPr>
                <w:webHidden/>
              </w:rPr>
              <w:t>18</w:t>
            </w:r>
            <w:r w:rsidR="00750EA0">
              <w:rPr>
                <w:webHidden/>
              </w:rPr>
              <w:fldChar w:fldCharType="end"/>
            </w:r>
          </w:hyperlink>
        </w:p>
        <w:p w14:paraId="530DDFA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5" w:history="1">
            <w:r w:rsidR="00750EA0" w:rsidRPr="00125290">
              <w:rPr>
                <w:rStyle w:val="Hyperlink"/>
              </w:rPr>
              <w:t>1.3</w:t>
            </w:r>
            <w:r w:rsidR="00750EA0">
              <w:rPr>
                <w:rFonts w:asciiTheme="minorHAnsi" w:eastAsiaTheme="minorEastAsia" w:hAnsiTheme="minorHAnsi" w:cstheme="minorBidi"/>
                <w:smallCaps w:val="0"/>
                <w:lang w:eastAsia="pt-BR"/>
              </w:rPr>
              <w:tab/>
            </w:r>
            <w:r w:rsidR="00750EA0" w:rsidRPr="00125290">
              <w:rPr>
                <w:rStyle w:val="Hyperlink"/>
              </w:rPr>
              <w:t>Tecnologias e Ferramentas de Apoio</w:t>
            </w:r>
            <w:r w:rsidR="00750EA0">
              <w:rPr>
                <w:webHidden/>
              </w:rPr>
              <w:tab/>
            </w:r>
            <w:r w:rsidR="00750EA0">
              <w:rPr>
                <w:webHidden/>
              </w:rPr>
              <w:fldChar w:fldCharType="begin"/>
            </w:r>
            <w:r w:rsidR="00750EA0">
              <w:rPr>
                <w:webHidden/>
              </w:rPr>
              <w:instrText xml:space="preserve"> PAGEREF _Toc486423135 \h </w:instrText>
            </w:r>
            <w:r w:rsidR="00750EA0">
              <w:rPr>
                <w:webHidden/>
              </w:rPr>
            </w:r>
            <w:r w:rsidR="00750EA0">
              <w:rPr>
                <w:webHidden/>
              </w:rPr>
              <w:fldChar w:fldCharType="separate"/>
            </w:r>
            <w:r w:rsidR="00750EA0">
              <w:rPr>
                <w:webHidden/>
              </w:rPr>
              <w:t>19</w:t>
            </w:r>
            <w:r w:rsidR="00750EA0">
              <w:rPr>
                <w:webHidden/>
              </w:rPr>
              <w:fldChar w:fldCharType="end"/>
            </w:r>
          </w:hyperlink>
        </w:p>
        <w:p w14:paraId="5649A81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6" w:history="1">
            <w:r w:rsidR="00750EA0" w:rsidRPr="00125290">
              <w:rPr>
                <w:rStyle w:val="Hyperlink"/>
              </w:rPr>
              <w:t>1.4</w:t>
            </w:r>
            <w:r w:rsidR="00750EA0">
              <w:rPr>
                <w:rFonts w:asciiTheme="minorHAnsi" w:eastAsiaTheme="minorEastAsia" w:hAnsiTheme="minorHAnsi" w:cstheme="minorBidi"/>
                <w:smallCaps w:val="0"/>
                <w:lang w:eastAsia="pt-BR"/>
              </w:rPr>
              <w:tab/>
            </w:r>
            <w:r w:rsidR="00750EA0" w:rsidRPr="00125290">
              <w:rPr>
                <w:rStyle w:val="Hyperlink"/>
              </w:rPr>
              <w:t>Organização do Trabalho</w:t>
            </w:r>
            <w:r w:rsidR="00750EA0">
              <w:rPr>
                <w:webHidden/>
              </w:rPr>
              <w:tab/>
            </w:r>
            <w:r w:rsidR="00750EA0">
              <w:rPr>
                <w:webHidden/>
              </w:rPr>
              <w:fldChar w:fldCharType="begin"/>
            </w:r>
            <w:r w:rsidR="00750EA0">
              <w:rPr>
                <w:webHidden/>
              </w:rPr>
              <w:instrText xml:space="preserve"> PAGEREF _Toc486423136 \h </w:instrText>
            </w:r>
            <w:r w:rsidR="00750EA0">
              <w:rPr>
                <w:webHidden/>
              </w:rPr>
            </w:r>
            <w:r w:rsidR="00750EA0">
              <w:rPr>
                <w:webHidden/>
              </w:rPr>
              <w:fldChar w:fldCharType="separate"/>
            </w:r>
            <w:r w:rsidR="00750EA0">
              <w:rPr>
                <w:webHidden/>
              </w:rPr>
              <w:t>19</w:t>
            </w:r>
            <w:r w:rsidR="00750EA0">
              <w:rPr>
                <w:webHidden/>
              </w:rPr>
              <w:fldChar w:fldCharType="end"/>
            </w:r>
          </w:hyperlink>
        </w:p>
        <w:p w14:paraId="62C24A74"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37" w:history="1">
            <w:r w:rsidR="00750EA0" w:rsidRPr="00125290">
              <w:rPr>
                <w:rStyle w:val="Hyperlink"/>
              </w:rPr>
              <w:t>2.</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REDES NEURAIS ARTIFICIAIS</w:t>
            </w:r>
            <w:r w:rsidR="00750EA0">
              <w:rPr>
                <w:webHidden/>
              </w:rPr>
              <w:tab/>
            </w:r>
            <w:r w:rsidR="00750EA0">
              <w:rPr>
                <w:webHidden/>
              </w:rPr>
              <w:fldChar w:fldCharType="begin"/>
            </w:r>
            <w:r w:rsidR="00750EA0">
              <w:rPr>
                <w:webHidden/>
              </w:rPr>
              <w:instrText xml:space="preserve"> PAGEREF _Toc486423137 \h </w:instrText>
            </w:r>
            <w:r w:rsidR="00750EA0">
              <w:rPr>
                <w:webHidden/>
              </w:rPr>
            </w:r>
            <w:r w:rsidR="00750EA0">
              <w:rPr>
                <w:webHidden/>
              </w:rPr>
              <w:fldChar w:fldCharType="separate"/>
            </w:r>
            <w:r w:rsidR="00750EA0">
              <w:rPr>
                <w:webHidden/>
              </w:rPr>
              <w:t>20</w:t>
            </w:r>
            <w:r w:rsidR="00750EA0">
              <w:rPr>
                <w:webHidden/>
              </w:rPr>
              <w:fldChar w:fldCharType="end"/>
            </w:r>
          </w:hyperlink>
        </w:p>
        <w:p w14:paraId="52AF24A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8" w:history="1">
            <w:r w:rsidR="00750EA0" w:rsidRPr="00125290">
              <w:rPr>
                <w:rStyle w:val="Hyperlink"/>
              </w:rPr>
              <w:t>2.1</w:t>
            </w:r>
            <w:r w:rsidR="00750EA0">
              <w:rPr>
                <w:rFonts w:asciiTheme="minorHAnsi" w:eastAsiaTheme="minorEastAsia" w:hAnsiTheme="minorHAnsi" w:cstheme="minorBidi"/>
                <w:smallCaps w:val="0"/>
                <w:lang w:eastAsia="pt-BR"/>
              </w:rPr>
              <w:tab/>
            </w:r>
            <w:r w:rsidR="00750EA0" w:rsidRPr="00125290">
              <w:rPr>
                <w:rStyle w:val="Hyperlink"/>
              </w:rPr>
              <w:t>Motivação para utilizar Redes Neurais na Predição.</w:t>
            </w:r>
            <w:r w:rsidR="00750EA0">
              <w:rPr>
                <w:webHidden/>
              </w:rPr>
              <w:tab/>
            </w:r>
            <w:r w:rsidR="00750EA0">
              <w:rPr>
                <w:webHidden/>
              </w:rPr>
              <w:fldChar w:fldCharType="begin"/>
            </w:r>
            <w:r w:rsidR="00750EA0">
              <w:rPr>
                <w:webHidden/>
              </w:rPr>
              <w:instrText xml:space="preserve"> PAGEREF _Toc486423138 \h </w:instrText>
            </w:r>
            <w:r w:rsidR="00750EA0">
              <w:rPr>
                <w:webHidden/>
              </w:rPr>
            </w:r>
            <w:r w:rsidR="00750EA0">
              <w:rPr>
                <w:webHidden/>
              </w:rPr>
              <w:fldChar w:fldCharType="separate"/>
            </w:r>
            <w:r w:rsidR="00750EA0">
              <w:rPr>
                <w:webHidden/>
              </w:rPr>
              <w:t>22</w:t>
            </w:r>
            <w:r w:rsidR="00750EA0">
              <w:rPr>
                <w:webHidden/>
              </w:rPr>
              <w:fldChar w:fldCharType="end"/>
            </w:r>
          </w:hyperlink>
        </w:p>
        <w:p w14:paraId="241DCC5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39" w:history="1">
            <w:r w:rsidR="00750EA0" w:rsidRPr="00125290">
              <w:rPr>
                <w:rStyle w:val="Hyperlink"/>
              </w:rPr>
              <w:t>2.2</w:t>
            </w:r>
            <w:r w:rsidR="00750EA0">
              <w:rPr>
                <w:rFonts w:asciiTheme="minorHAnsi" w:eastAsiaTheme="minorEastAsia" w:hAnsiTheme="minorHAnsi" w:cstheme="minorBidi"/>
                <w:smallCaps w:val="0"/>
                <w:lang w:eastAsia="pt-BR"/>
              </w:rPr>
              <w:tab/>
            </w:r>
            <w:r w:rsidR="00750EA0" w:rsidRPr="00125290">
              <w:rPr>
                <w:rStyle w:val="Hyperlink"/>
              </w:rPr>
              <w:t>Funções de Ativação</w:t>
            </w:r>
            <w:r w:rsidR="00750EA0">
              <w:rPr>
                <w:webHidden/>
              </w:rPr>
              <w:tab/>
            </w:r>
            <w:r w:rsidR="00750EA0">
              <w:rPr>
                <w:webHidden/>
              </w:rPr>
              <w:fldChar w:fldCharType="begin"/>
            </w:r>
            <w:r w:rsidR="00750EA0">
              <w:rPr>
                <w:webHidden/>
              </w:rPr>
              <w:instrText xml:space="preserve"> PAGEREF _Toc486423139 \h </w:instrText>
            </w:r>
            <w:r w:rsidR="00750EA0">
              <w:rPr>
                <w:webHidden/>
              </w:rPr>
            </w:r>
            <w:r w:rsidR="00750EA0">
              <w:rPr>
                <w:webHidden/>
              </w:rPr>
              <w:fldChar w:fldCharType="separate"/>
            </w:r>
            <w:r w:rsidR="00750EA0">
              <w:rPr>
                <w:webHidden/>
              </w:rPr>
              <w:t>22</w:t>
            </w:r>
            <w:r w:rsidR="00750EA0">
              <w:rPr>
                <w:webHidden/>
              </w:rPr>
              <w:fldChar w:fldCharType="end"/>
            </w:r>
          </w:hyperlink>
        </w:p>
        <w:p w14:paraId="2635363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0" w:history="1">
            <w:r w:rsidR="00750EA0" w:rsidRPr="00125290">
              <w:rPr>
                <w:rStyle w:val="Hyperlink"/>
              </w:rPr>
              <w:t>2.3</w:t>
            </w:r>
            <w:r w:rsidR="00750EA0">
              <w:rPr>
                <w:rFonts w:asciiTheme="minorHAnsi" w:eastAsiaTheme="minorEastAsia" w:hAnsiTheme="minorHAnsi" w:cstheme="minorBidi"/>
                <w:smallCaps w:val="0"/>
                <w:lang w:eastAsia="pt-BR"/>
              </w:rPr>
              <w:tab/>
            </w:r>
            <w:r w:rsidR="00750EA0" w:rsidRPr="00125290">
              <w:rPr>
                <w:rStyle w:val="Hyperlink"/>
              </w:rPr>
              <w:t>Topologias das Redes Neurais</w:t>
            </w:r>
            <w:r w:rsidR="00750EA0">
              <w:rPr>
                <w:webHidden/>
              </w:rPr>
              <w:tab/>
            </w:r>
            <w:r w:rsidR="00750EA0">
              <w:rPr>
                <w:webHidden/>
              </w:rPr>
              <w:fldChar w:fldCharType="begin"/>
            </w:r>
            <w:r w:rsidR="00750EA0">
              <w:rPr>
                <w:webHidden/>
              </w:rPr>
              <w:instrText xml:space="preserve"> PAGEREF _Toc486423140 \h </w:instrText>
            </w:r>
            <w:r w:rsidR="00750EA0">
              <w:rPr>
                <w:webHidden/>
              </w:rPr>
            </w:r>
            <w:r w:rsidR="00750EA0">
              <w:rPr>
                <w:webHidden/>
              </w:rPr>
              <w:fldChar w:fldCharType="separate"/>
            </w:r>
            <w:r w:rsidR="00750EA0">
              <w:rPr>
                <w:webHidden/>
              </w:rPr>
              <w:t>23</w:t>
            </w:r>
            <w:r w:rsidR="00750EA0">
              <w:rPr>
                <w:webHidden/>
              </w:rPr>
              <w:fldChar w:fldCharType="end"/>
            </w:r>
          </w:hyperlink>
        </w:p>
        <w:p w14:paraId="626DCB8C"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1" w:history="1">
            <w:r w:rsidR="00750EA0" w:rsidRPr="00125290">
              <w:rPr>
                <w:rStyle w:val="Hyperlink"/>
              </w:rPr>
              <w:t>2.3.1</w:t>
            </w:r>
            <w:r w:rsidR="00750EA0">
              <w:rPr>
                <w:rFonts w:asciiTheme="minorHAnsi" w:eastAsiaTheme="minorEastAsia" w:hAnsiTheme="minorHAnsi" w:cstheme="minorBidi"/>
                <w:i w:val="0"/>
                <w:iCs w:val="0"/>
                <w:sz w:val="22"/>
                <w:szCs w:val="22"/>
                <w:lang w:eastAsia="pt-BR"/>
              </w:rPr>
              <w:tab/>
            </w:r>
            <w:r w:rsidR="00750EA0" w:rsidRPr="00125290">
              <w:rPr>
                <w:rStyle w:val="Hyperlink"/>
              </w:rPr>
              <w:t>Feed-Forward</w:t>
            </w:r>
            <w:r w:rsidR="00750EA0">
              <w:rPr>
                <w:webHidden/>
              </w:rPr>
              <w:tab/>
            </w:r>
            <w:r w:rsidR="00750EA0">
              <w:rPr>
                <w:webHidden/>
              </w:rPr>
              <w:fldChar w:fldCharType="begin"/>
            </w:r>
            <w:r w:rsidR="00750EA0">
              <w:rPr>
                <w:webHidden/>
              </w:rPr>
              <w:instrText xml:space="preserve"> PAGEREF _Toc486423141 \h </w:instrText>
            </w:r>
            <w:r w:rsidR="00750EA0">
              <w:rPr>
                <w:webHidden/>
              </w:rPr>
            </w:r>
            <w:r w:rsidR="00750EA0">
              <w:rPr>
                <w:webHidden/>
              </w:rPr>
              <w:fldChar w:fldCharType="separate"/>
            </w:r>
            <w:r w:rsidR="00750EA0">
              <w:rPr>
                <w:webHidden/>
              </w:rPr>
              <w:t>23</w:t>
            </w:r>
            <w:r w:rsidR="00750EA0">
              <w:rPr>
                <w:webHidden/>
              </w:rPr>
              <w:fldChar w:fldCharType="end"/>
            </w:r>
          </w:hyperlink>
        </w:p>
        <w:p w14:paraId="2926A57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2" w:history="1">
            <w:r w:rsidR="00750EA0" w:rsidRPr="00125290">
              <w:rPr>
                <w:rStyle w:val="Hyperlink"/>
              </w:rPr>
              <w:t>2.3.2</w:t>
            </w:r>
            <w:r w:rsidR="00750EA0">
              <w:rPr>
                <w:rFonts w:asciiTheme="minorHAnsi" w:eastAsiaTheme="minorEastAsia" w:hAnsiTheme="minorHAnsi" w:cstheme="minorBidi"/>
                <w:i w:val="0"/>
                <w:iCs w:val="0"/>
                <w:sz w:val="22"/>
                <w:szCs w:val="22"/>
                <w:lang w:eastAsia="pt-BR"/>
              </w:rPr>
              <w:tab/>
            </w:r>
            <w:r w:rsidR="00750EA0" w:rsidRPr="00125290">
              <w:rPr>
                <w:rStyle w:val="Hyperlink"/>
              </w:rPr>
              <w:t>Recurrent Network</w:t>
            </w:r>
            <w:r w:rsidR="00750EA0">
              <w:rPr>
                <w:webHidden/>
              </w:rPr>
              <w:tab/>
            </w:r>
            <w:r w:rsidR="00750EA0">
              <w:rPr>
                <w:webHidden/>
              </w:rPr>
              <w:fldChar w:fldCharType="begin"/>
            </w:r>
            <w:r w:rsidR="00750EA0">
              <w:rPr>
                <w:webHidden/>
              </w:rPr>
              <w:instrText xml:space="preserve"> PAGEREF _Toc486423142 \h </w:instrText>
            </w:r>
            <w:r w:rsidR="00750EA0">
              <w:rPr>
                <w:webHidden/>
              </w:rPr>
            </w:r>
            <w:r w:rsidR="00750EA0">
              <w:rPr>
                <w:webHidden/>
              </w:rPr>
              <w:fldChar w:fldCharType="separate"/>
            </w:r>
            <w:r w:rsidR="00750EA0">
              <w:rPr>
                <w:webHidden/>
              </w:rPr>
              <w:t>25</w:t>
            </w:r>
            <w:r w:rsidR="00750EA0">
              <w:rPr>
                <w:webHidden/>
              </w:rPr>
              <w:fldChar w:fldCharType="end"/>
            </w:r>
          </w:hyperlink>
        </w:p>
        <w:p w14:paraId="4AA64D0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3" w:history="1">
            <w:r w:rsidR="00750EA0" w:rsidRPr="00125290">
              <w:rPr>
                <w:rStyle w:val="Hyperlink"/>
              </w:rPr>
              <w:t>2.4</w:t>
            </w:r>
            <w:r w:rsidR="00750EA0">
              <w:rPr>
                <w:rFonts w:asciiTheme="minorHAnsi" w:eastAsiaTheme="minorEastAsia" w:hAnsiTheme="minorHAnsi" w:cstheme="minorBidi"/>
                <w:smallCaps w:val="0"/>
                <w:lang w:eastAsia="pt-BR"/>
              </w:rPr>
              <w:tab/>
            </w:r>
            <w:r w:rsidR="00750EA0" w:rsidRPr="00125290">
              <w:rPr>
                <w:rStyle w:val="Hyperlink"/>
              </w:rPr>
              <w:t>Aprendizagem</w:t>
            </w:r>
            <w:r w:rsidR="00750EA0">
              <w:rPr>
                <w:webHidden/>
              </w:rPr>
              <w:tab/>
            </w:r>
            <w:r w:rsidR="00750EA0">
              <w:rPr>
                <w:webHidden/>
              </w:rPr>
              <w:fldChar w:fldCharType="begin"/>
            </w:r>
            <w:r w:rsidR="00750EA0">
              <w:rPr>
                <w:webHidden/>
              </w:rPr>
              <w:instrText xml:space="preserve"> PAGEREF _Toc486423143 \h </w:instrText>
            </w:r>
            <w:r w:rsidR="00750EA0">
              <w:rPr>
                <w:webHidden/>
              </w:rPr>
            </w:r>
            <w:r w:rsidR="00750EA0">
              <w:rPr>
                <w:webHidden/>
              </w:rPr>
              <w:fldChar w:fldCharType="separate"/>
            </w:r>
            <w:r w:rsidR="00750EA0">
              <w:rPr>
                <w:webHidden/>
              </w:rPr>
              <w:t>26</w:t>
            </w:r>
            <w:r w:rsidR="00750EA0">
              <w:rPr>
                <w:webHidden/>
              </w:rPr>
              <w:fldChar w:fldCharType="end"/>
            </w:r>
          </w:hyperlink>
        </w:p>
        <w:p w14:paraId="68E6B380"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44" w:history="1">
            <w:r w:rsidR="00750EA0" w:rsidRPr="00125290">
              <w:rPr>
                <w:rStyle w:val="Hyperlink"/>
              </w:rPr>
              <w:t>2.4.1</w:t>
            </w:r>
            <w:r w:rsidR="00750EA0">
              <w:rPr>
                <w:rFonts w:asciiTheme="minorHAnsi" w:eastAsiaTheme="minorEastAsia" w:hAnsiTheme="minorHAnsi" w:cstheme="minorBidi"/>
                <w:i w:val="0"/>
                <w:iCs w:val="0"/>
                <w:sz w:val="22"/>
                <w:szCs w:val="22"/>
                <w:lang w:eastAsia="pt-BR"/>
              </w:rPr>
              <w:tab/>
            </w:r>
            <w:r w:rsidR="00750EA0" w:rsidRPr="00125290">
              <w:rPr>
                <w:rStyle w:val="Hyperlink"/>
              </w:rPr>
              <w:t>Backpropagation</w:t>
            </w:r>
            <w:r w:rsidR="00750EA0">
              <w:rPr>
                <w:webHidden/>
              </w:rPr>
              <w:tab/>
            </w:r>
            <w:r w:rsidR="00750EA0">
              <w:rPr>
                <w:webHidden/>
              </w:rPr>
              <w:fldChar w:fldCharType="begin"/>
            </w:r>
            <w:r w:rsidR="00750EA0">
              <w:rPr>
                <w:webHidden/>
              </w:rPr>
              <w:instrText xml:space="preserve"> PAGEREF _Toc486423144 \h </w:instrText>
            </w:r>
            <w:r w:rsidR="00750EA0">
              <w:rPr>
                <w:webHidden/>
              </w:rPr>
            </w:r>
            <w:r w:rsidR="00750EA0">
              <w:rPr>
                <w:webHidden/>
              </w:rPr>
              <w:fldChar w:fldCharType="separate"/>
            </w:r>
            <w:r w:rsidR="00750EA0">
              <w:rPr>
                <w:webHidden/>
              </w:rPr>
              <w:t>28</w:t>
            </w:r>
            <w:r w:rsidR="00750EA0">
              <w:rPr>
                <w:webHidden/>
              </w:rPr>
              <w:fldChar w:fldCharType="end"/>
            </w:r>
          </w:hyperlink>
        </w:p>
        <w:p w14:paraId="7581362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5" w:history="1">
            <w:r w:rsidR="00750EA0" w:rsidRPr="00125290">
              <w:rPr>
                <w:rStyle w:val="Hyperlink"/>
              </w:rPr>
              <w:t>2.5</w:t>
            </w:r>
            <w:r w:rsidR="00750EA0">
              <w:rPr>
                <w:rFonts w:asciiTheme="minorHAnsi" w:eastAsiaTheme="minorEastAsia" w:hAnsiTheme="minorHAnsi" w:cstheme="minorBidi"/>
                <w:smallCaps w:val="0"/>
                <w:lang w:eastAsia="pt-BR"/>
              </w:rPr>
              <w:tab/>
            </w:r>
            <w:r w:rsidR="00750EA0" w:rsidRPr="00125290">
              <w:rPr>
                <w:rStyle w:val="Hyperlink"/>
              </w:rPr>
              <w:t>Normalização</w:t>
            </w:r>
            <w:r w:rsidR="00750EA0">
              <w:rPr>
                <w:webHidden/>
              </w:rPr>
              <w:tab/>
            </w:r>
            <w:r w:rsidR="00750EA0">
              <w:rPr>
                <w:webHidden/>
              </w:rPr>
              <w:fldChar w:fldCharType="begin"/>
            </w:r>
            <w:r w:rsidR="00750EA0">
              <w:rPr>
                <w:webHidden/>
              </w:rPr>
              <w:instrText xml:space="preserve"> PAGEREF _Toc486423145 \h </w:instrText>
            </w:r>
            <w:r w:rsidR="00750EA0">
              <w:rPr>
                <w:webHidden/>
              </w:rPr>
            </w:r>
            <w:r w:rsidR="00750EA0">
              <w:rPr>
                <w:webHidden/>
              </w:rPr>
              <w:fldChar w:fldCharType="separate"/>
            </w:r>
            <w:r w:rsidR="00750EA0">
              <w:rPr>
                <w:webHidden/>
              </w:rPr>
              <w:t>29</w:t>
            </w:r>
            <w:r w:rsidR="00750EA0">
              <w:rPr>
                <w:webHidden/>
              </w:rPr>
              <w:fldChar w:fldCharType="end"/>
            </w:r>
          </w:hyperlink>
        </w:p>
        <w:p w14:paraId="79074B49"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46" w:history="1">
            <w:r w:rsidR="00750EA0" w:rsidRPr="00125290">
              <w:rPr>
                <w:rStyle w:val="Hyperlink"/>
              </w:rPr>
              <w:t>3.</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ESTADO DA ARTE</w:t>
            </w:r>
            <w:r w:rsidR="00750EA0">
              <w:rPr>
                <w:webHidden/>
              </w:rPr>
              <w:tab/>
            </w:r>
            <w:r w:rsidR="00750EA0">
              <w:rPr>
                <w:webHidden/>
              </w:rPr>
              <w:fldChar w:fldCharType="begin"/>
            </w:r>
            <w:r w:rsidR="00750EA0">
              <w:rPr>
                <w:webHidden/>
              </w:rPr>
              <w:instrText xml:space="preserve"> PAGEREF _Toc486423146 \h </w:instrText>
            </w:r>
            <w:r w:rsidR="00750EA0">
              <w:rPr>
                <w:webHidden/>
              </w:rPr>
            </w:r>
            <w:r w:rsidR="00750EA0">
              <w:rPr>
                <w:webHidden/>
              </w:rPr>
              <w:fldChar w:fldCharType="separate"/>
            </w:r>
            <w:r w:rsidR="00750EA0">
              <w:rPr>
                <w:webHidden/>
              </w:rPr>
              <w:t>34</w:t>
            </w:r>
            <w:r w:rsidR="00750EA0">
              <w:rPr>
                <w:webHidden/>
              </w:rPr>
              <w:fldChar w:fldCharType="end"/>
            </w:r>
          </w:hyperlink>
        </w:p>
        <w:p w14:paraId="27E0168C"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7" w:history="1">
            <w:r w:rsidR="00750EA0" w:rsidRPr="00125290">
              <w:rPr>
                <w:rStyle w:val="Hyperlink"/>
              </w:rPr>
              <w:t>3.1</w:t>
            </w:r>
            <w:r w:rsidR="00750EA0">
              <w:rPr>
                <w:rFonts w:asciiTheme="minorHAnsi" w:eastAsiaTheme="minorEastAsia" w:hAnsiTheme="minorHAnsi" w:cstheme="minorBidi"/>
                <w:smallCaps w:val="0"/>
                <w:lang w:eastAsia="pt-BR"/>
              </w:rPr>
              <w:tab/>
            </w:r>
            <w:r w:rsidR="00750EA0" w:rsidRPr="00125290">
              <w:rPr>
                <w:rStyle w:val="Hyperlink"/>
              </w:rPr>
              <w:t>Excel + VBA</w:t>
            </w:r>
            <w:r w:rsidR="00750EA0">
              <w:rPr>
                <w:webHidden/>
              </w:rPr>
              <w:tab/>
            </w:r>
            <w:r w:rsidR="00750EA0">
              <w:rPr>
                <w:webHidden/>
              </w:rPr>
              <w:fldChar w:fldCharType="begin"/>
            </w:r>
            <w:r w:rsidR="00750EA0">
              <w:rPr>
                <w:webHidden/>
              </w:rPr>
              <w:instrText xml:space="preserve"> PAGEREF _Toc486423147 \h </w:instrText>
            </w:r>
            <w:r w:rsidR="00750EA0">
              <w:rPr>
                <w:webHidden/>
              </w:rPr>
            </w:r>
            <w:r w:rsidR="00750EA0">
              <w:rPr>
                <w:webHidden/>
              </w:rPr>
              <w:fldChar w:fldCharType="separate"/>
            </w:r>
            <w:r w:rsidR="00750EA0">
              <w:rPr>
                <w:webHidden/>
              </w:rPr>
              <w:t>34</w:t>
            </w:r>
            <w:r w:rsidR="00750EA0">
              <w:rPr>
                <w:webHidden/>
              </w:rPr>
              <w:fldChar w:fldCharType="end"/>
            </w:r>
          </w:hyperlink>
        </w:p>
        <w:p w14:paraId="5ACDC96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8" w:history="1">
            <w:r w:rsidR="00750EA0" w:rsidRPr="00125290">
              <w:rPr>
                <w:rStyle w:val="Hyperlink"/>
              </w:rPr>
              <w:t>3.2</w:t>
            </w:r>
            <w:r w:rsidR="00750EA0">
              <w:rPr>
                <w:rFonts w:asciiTheme="minorHAnsi" w:eastAsiaTheme="minorEastAsia" w:hAnsiTheme="minorHAnsi" w:cstheme="minorBidi"/>
                <w:smallCaps w:val="0"/>
                <w:lang w:eastAsia="pt-BR"/>
              </w:rPr>
              <w:tab/>
            </w:r>
            <w:r w:rsidR="00750EA0" w:rsidRPr="00125290">
              <w:rPr>
                <w:rStyle w:val="Hyperlink"/>
              </w:rPr>
              <w:t>Weka</w:t>
            </w:r>
            <w:r w:rsidR="00750EA0">
              <w:rPr>
                <w:webHidden/>
              </w:rPr>
              <w:tab/>
            </w:r>
            <w:r w:rsidR="00750EA0">
              <w:rPr>
                <w:webHidden/>
              </w:rPr>
              <w:fldChar w:fldCharType="begin"/>
            </w:r>
            <w:r w:rsidR="00750EA0">
              <w:rPr>
                <w:webHidden/>
              </w:rPr>
              <w:instrText xml:space="preserve"> PAGEREF _Toc486423148 \h </w:instrText>
            </w:r>
            <w:r w:rsidR="00750EA0">
              <w:rPr>
                <w:webHidden/>
              </w:rPr>
            </w:r>
            <w:r w:rsidR="00750EA0">
              <w:rPr>
                <w:webHidden/>
              </w:rPr>
              <w:fldChar w:fldCharType="separate"/>
            </w:r>
            <w:r w:rsidR="00750EA0">
              <w:rPr>
                <w:webHidden/>
              </w:rPr>
              <w:t>35</w:t>
            </w:r>
            <w:r w:rsidR="00750EA0">
              <w:rPr>
                <w:webHidden/>
              </w:rPr>
              <w:fldChar w:fldCharType="end"/>
            </w:r>
          </w:hyperlink>
        </w:p>
        <w:p w14:paraId="23B47EB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49" w:history="1">
            <w:r w:rsidR="00750EA0" w:rsidRPr="00125290">
              <w:rPr>
                <w:rStyle w:val="Hyperlink"/>
              </w:rPr>
              <w:t>3.3</w:t>
            </w:r>
            <w:r w:rsidR="00750EA0">
              <w:rPr>
                <w:rFonts w:asciiTheme="minorHAnsi" w:eastAsiaTheme="minorEastAsia" w:hAnsiTheme="minorHAnsi" w:cstheme="minorBidi"/>
                <w:smallCaps w:val="0"/>
                <w:lang w:eastAsia="pt-BR"/>
              </w:rPr>
              <w:tab/>
            </w:r>
            <w:r w:rsidR="00750EA0" w:rsidRPr="00125290">
              <w:rPr>
                <w:rStyle w:val="Hyperlink"/>
              </w:rPr>
              <w:t>Neuroph Studio</w:t>
            </w:r>
            <w:r w:rsidR="00750EA0">
              <w:rPr>
                <w:webHidden/>
              </w:rPr>
              <w:tab/>
            </w:r>
            <w:r w:rsidR="00750EA0">
              <w:rPr>
                <w:webHidden/>
              </w:rPr>
              <w:fldChar w:fldCharType="begin"/>
            </w:r>
            <w:r w:rsidR="00750EA0">
              <w:rPr>
                <w:webHidden/>
              </w:rPr>
              <w:instrText xml:space="preserve"> PAGEREF _Toc486423149 \h </w:instrText>
            </w:r>
            <w:r w:rsidR="00750EA0">
              <w:rPr>
                <w:webHidden/>
              </w:rPr>
            </w:r>
            <w:r w:rsidR="00750EA0">
              <w:rPr>
                <w:webHidden/>
              </w:rPr>
              <w:fldChar w:fldCharType="separate"/>
            </w:r>
            <w:r w:rsidR="00750EA0">
              <w:rPr>
                <w:webHidden/>
              </w:rPr>
              <w:t>35</w:t>
            </w:r>
            <w:r w:rsidR="00750EA0">
              <w:rPr>
                <w:webHidden/>
              </w:rPr>
              <w:fldChar w:fldCharType="end"/>
            </w:r>
          </w:hyperlink>
        </w:p>
        <w:p w14:paraId="5E6ED7F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0" w:history="1">
            <w:r w:rsidR="00750EA0" w:rsidRPr="00125290">
              <w:rPr>
                <w:rStyle w:val="Hyperlink"/>
              </w:rPr>
              <w:t>3.4</w:t>
            </w:r>
            <w:r w:rsidR="00750EA0">
              <w:rPr>
                <w:rFonts w:asciiTheme="minorHAnsi" w:eastAsiaTheme="minorEastAsia" w:hAnsiTheme="minorHAnsi" w:cstheme="minorBidi"/>
                <w:smallCaps w:val="0"/>
                <w:lang w:eastAsia="pt-BR"/>
              </w:rPr>
              <w:tab/>
            </w:r>
            <w:r w:rsidR="00750EA0" w:rsidRPr="00125290">
              <w:rPr>
                <w:rStyle w:val="Hyperlink"/>
              </w:rPr>
              <w:t>Matlab</w:t>
            </w:r>
            <w:r w:rsidR="00750EA0">
              <w:rPr>
                <w:webHidden/>
              </w:rPr>
              <w:tab/>
            </w:r>
            <w:r w:rsidR="00750EA0">
              <w:rPr>
                <w:webHidden/>
              </w:rPr>
              <w:fldChar w:fldCharType="begin"/>
            </w:r>
            <w:r w:rsidR="00750EA0">
              <w:rPr>
                <w:webHidden/>
              </w:rPr>
              <w:instrText xml:space="preserve"> PAGEREF _Toc486423150 \h </w:instrText>
            </w:r>
            <w:r w:rsidR="00750EA0">
              <w:rPr>
                <w:webHidden/>
              </w:rPr>
            </w:r>
            <w:r w:rsidR="00750EA0">
              <w:rPr>
                <w:webHidden/>
              </w:rPr>
              <w:fldChar w:fldCharType="separate"/>
            </w:r>
            <w:r w:rsidR="00750EA0">
              <w:rPr>
                <w:webHidden/>
              </w:rPr>
              <w:t>36</w:t>
            </w:r>
            <w:r w:rsidR="00750EA0">
              <w:rPr>
                <w:webHidden/>
              </w:rPr>
              <w:fldChar w:fldCharType="end"/>
            </w:r>
          </w:hyperlink>
        </w:p>
        <w:p w14:paraId="5D6057F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1" w:history="1">
            <w:r w:rsidR="00750EA0" w:rsidRPr="00125290">
              <w:rPr>
                <w:rStyle w:val="Hyperlink"/>
              </w:rPr>
              <w:t>3.5</w:t>
            </w:r>
            <w:r w:rsidR="00750EA0">
              <w:rPr>
                <w:rFonts w:asciiTheme="minorHAnsi" w:eastAsiaTheme="minorEastAsia" w:hAnsiTheme="minorHAnsi" w:cstheme="minorBidi"/>
                <w:smallCaps w:val="0"/>
                <w:lang w:eastAsia="pt-BR"/>
              </w:rPr>
              <w:tab/>
            </w:r>
            <w:r w:rsidR="00750EA0" w:rsidRPr="00125290">
              <w:rPr>
                <w:rStyle w:val="Hyperlink"/>
              </w:rPr>
              <w:t>NeuroFURG</w:t>
            </w:r>
            <w:r w:rsidR="00750EA0">
              <w:rPr>
                <w:webHidden/>
              </w:rPr>
              <w:tab/>
            </w:r>
            <w:r w:rsidR="00750EA0">
              <w:rPr>
                <w:webHidden/>
              </w:rPr>
              <w:fldChar w:fldCharType="begin"/>
            </w:r>
            <w:r w:rsidR="00750EA0">
              <w:rPr>
                <w:webHidden/>
              </w:rPr>
              <w:instrText xml:space="preserve"> PAGEREF _Toc486423151 \h </w:instrText>
            </w:r>
            <w:r w:rsidR="00750EA0">
              <w:rPr>
                <w:webHidden/>
              </w:rPr>
            </w:r>
            <w:r w:rsidR="00750EA0">
              <w:rPr>
                <w:webHidden/>
              </w:rPr>
              <w:fldChar w:fldCharType="separate"/>
            </w:r>
            <w:r w:rsidR="00750EA0">
              <w:rPr>
                <w:webHidden/>
              </w:rPr>
              <w:t>36</w:t>
            </w:r>
            <w:r w:rsidR="00750EA0">
              <w:rPr>
                <w:webHidden/>
              </w:rPr>
              <w:fldChar w:fldCharType="end"/>
            </w:r>
          </w:hyperlink>
        </w:p>
        <w:p w14:paraId="541B061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2" w:history="1">
            <w:r w:rsidR="00750EA0" w:rsidRPr="00125290">
              <w:rPr>
                <w:rStyle w:val="Hyperlink"/>
              </w:rPr>
              <w:t>3.6</w:t>
            </w:r>
            <w:r w:rsidR="00750EA0">
              <w:rPr>
                <w:rFonts w:asciiTheme="minorHAnsi" w:eastAsiaTheme="minorEastAsia" w:hAnsiTheme="minorHAnsi" w:cstheme="minorBidi"/>
                <w:smallCaps w:val="0"/>
                <w:lang w:eastAsia="pt-BR"/>
              </w:rPr>
              <w:tab/>
            </w:r>
            <w:r w:rsidR="00750EA0" w:rsidRPr="00125290">
              <w:rPr>
                <w:rStyle w:val="Hyperlink"/>
              </w:rPr>
              <w:t>Comparativo</w:t>
            </w:r>
            <w:r w:rsidR="00750EA0">
              <w:rPr>
                <w:webHidden/>
              </w:rPr>
              <w:tab/>
            </w:r>
            <w:r w:rsidR="00750EA0">
              <w:rPr>
                <w:webHidden/>
              </w:rPr>
              <w:fldChar w:fldCharType="begin"/>
            </w:r>
            <w:r w:rsidR="00750EA0">
              <w:rPr>
                <w:webHidden/>
              </w:rPr>
              <w:instrText xml:space="preserve"> PAGEREF _Toc486423152 \h </w:instrText>
            </w:r>
            <w:r w:rsidR="00750EA0">
              <w:rPr>
                <w:webHidden/>
              </w:rPr>
            </w:r>
            <w:r w:rsidR="00750EA0">
              <w:rPr>
                <w:webHidden/>
              </w:rPr>
              <w:fldChar w:fldCharType="separate"/>
            </w:r>
            <w:r w:rsidR="00750EA0">
              <w:rPr>
                <w:webHidden/>
              </w:rPr>
              <w:t>37</w:t>
            </w:r>
            <w:r w:rsidR="00750EA0">
              <w:rPr>
                <w:webHidden/>
              </w:rPr>
              <w:fldChar w:fldCharType="end"/>
            </w:r>
          </w:hyperlink>
        </w:p>
        <w:p w14:paraId="2BC5105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53" w:history="1">
            <w:r w:rsidR="00750EA0" w:rsidRPr="00125290">
              <w:rPr>
                <w:rStyle w:val="Hyperlink"/>
              </w:rPr>
              <w:t>4.</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REQUISITOS DO SISTEMA DE SOFTWARE</w:t>
            </w:r>
            <w:r w:rsidR="00750EA0">
              <w:rPr>
                <w:webHidden/>
              </w:rPr>
              <w:tab/>
            </w:r>
            <w:r w:rsidR="00750EA0">
              <w:rPr>
                <w:webHidden/>
              </w:rPr>
              <w:fldChar w:fldCharType="begin"/>
            </w:r>
            <w:r w:rsidR="00750EA0">
              <w:rPr>
                <w:webHidden/>
              </w:rPr>
              <w:instrText xml:space="preserve"> PAGEREF _Toc486423153 \h </w:instrText>
            </w:r>
            <w:r w:rsidR="00750EA0">
              <w:rPr>
                <w:webHidden/>
              </w:rPr>
            </w:r>
            <w:r w:rsidR="00750EA0">
              <w:rPr>
                <w:webHidden/>
              </w:rPr>
              <w:fldChar w:fldCharType="separate"/>
            </w:r>
            <w:r w:rsidR="00750EA0">
              <w:rPr>
                <w:webHidden/>
              </w:rPr>
              <w:t>38</w:t>
            </w:r>
            <w:r w:rsidR="00750EA0">
              <w:rPr>
                <w:webHidden/>
              </w:rPr>
              <w:fldChar w:fldCharType="end"/>
            </w:r>
          </w:hyperlink>
        </w:p>
        <w:p w14:paraId="420FF89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4" w:history="1">
            <w:r w:rsidR="00750EA0" w:rsidRPr="00125290">
              <w:rPr>
                <w:rStyle w:val="Hyperlink"/>
              </w:rPr>
              <w:t>4.1</w:t>
            </w:r>
            <w:r w:rsidR="00750EA0">
              <w:rPr>
                <w:rFonts w:asciiTheme="minorHAnsi" w:eastAsiaTheme="minorEastAsia" w:hAnsiTheme="minorHAnsi" w:cstheme="minorBidi"/>
                <w:smallCaps w:val="0"/>
                <w:lang w:eastAsia="pt-BR"/>
              </w:rPr>
              <w:tab/>
            </w:r>
            <w:r w:rsidR="00750EA0" w:rsidRPr="00125290">
              <w:rPr>
                <w:rStyle w:val="Hyperlink"/>
              </w:rPr>
              <w:t>Identificação dos requisitos</w:t>
            </w:r>
            <w:r w:rsidR="00750EA0">
              <w:rPr>
                <w:webHidden/>
              </w:rPr>
              <w:tab/>
            </w:r>
            <w:r w:rsidR="00750EA0">
              <w:rPr>
                <w:webHidden/>
              </w:rPr>
              <w:fldChar w:fldCharType="begin"/>
            </w:r>
            <w:r w:rsidR="00750EA0">
              <w:rPr>
                <w:webHidden/>
              </w:rPr>
              <w:instrText xml:space="preserve"> PAGEREF _Toc486423154 \h </w:instrText>
            </w:r>
            <w:r w:rsidR="00750EA0">
              <w:rPr>
                <w:webHidden/>
              </w:rPr>
            </w:r>
            <w:r w:rsidR="00750EA0">
              <w:rPr>
                <w:webHidden/>
              </w:rPr>
              <w:fldChar w:fldCharType="separate"/>
            </w:r>
            <w:r w:rsidR="00750EA0">
              <w:rPr>
                <w:webHidden/>
              </w:rPr>
              <w:t>38</w:t>
            </w:r>
            <w:r w:rsidR="00750EA0">
              <w:rPr>
                <w:webHidden/>
              </w:rPr>
              <w:fldChar w:fldCharType="end"/>
            </w:r>
          </w:hyperlink>
        </w:p>
        <w:p w14:paraId="79BFF0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5" w:history="1">
            <w:r w:rsidR="00750EA0" w:rsidRPr="00125290">
              <w:rPr>
                <w:rStyle w:val="Hyperlink"/>
              </w:rPr>
              <w:t>4.1.1</w:t>
            </w:r>
            <w:r w:rsidR="00750EA0">
              <w:rPr>
                <w:rFonts w:asciiTheme="minorHAnsi" w:eastAsiaTheme="minorEastAsia" w:hAnsiTheme="minorHAnsi" w:cstheme="minorBidi"/>
                <w:i w:val="0"/>
                <w:iCs w:val="0"/>
                <w:sz w:val="22"/>
                <w:szCs w:val="22"/>
                <w:lang w:eastAsia="pt-BR"/>
              </w:rPr>
              <w:tab/>
            </w:r>
            <w:r w:rsidR="00750EA0" w:rsidRPr="00125290">
              <w:rPr>
                <w:rStyle w:val="Hyperlink"/>
              </w:rPr>
              <w:t>Requisitos Funcionais</w:t>
            </w:r>
            <w:r w:rsidR="00750EA0">
              <w:rPr>
                <w:webHidden/>
              </w:rPr>
              <w:tab/>
            </w:r>
            <w:r w:rsidR="00750EA0">
              <w:rPr>
                <w:webHidden/>
              </w:rPr>
              <w:fldChar w:fldCharType="begin"/>
            </w:r>
            <w:r w:rsidR="00750EA0">
              <w:rPr>
                <w:webHidden/>
              </w:rPr>
              <w:instrText xml:space="preserve"> PAGEREF _Toc486423155 \h </w:instrText>
            </w:r>
            <w:r w:rsidR="00750EA0">
              <w:rPr>
                <w:webHidden/>
              </w:rPr>
            </w:r>
            <w:r w:rsidR="00750EA0">
              <w:rPr>
                <w:webHidden/>
              </w:rPr>
              <w:fldChar w:fldCharType="separate"/>
            </w:r>
            <w:r w:rsidR="00750EA0">
              <w:rPr>
                <w:webHidden/>
              </w:rPr>
              <w:t>38</w:t>
            </w:r>
            <w:r w:rsidR="00750EA0">
              <w:rPr>
                <w:webHidden/>
              </w:rPr>
              <w:fldChar w:fldCharType="end"/>
            </w:r>
          </w:hyperlink>
        </w:p>
        <w:p w14:paraId="537F0011"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56" w:history="1">
            <w:r w:rsidR="00750EA0" w:rsidRPr="00125290">
              <w:rPr>
                <w:rStyle w:val="Hyperlink"/>
              </w:rPr>
              <w:t>4.2</w:t>
            </w:r>
            <w:r w:rsidR="00750EA0">
              <w:rPr>
                <w:rFonts w:asciiTheme="minorHAnsi" w:eastAsiaTheme="minorEastAsia" w:hAnsiTheme="minorHAnsi" w:cstheme="minorBidi"/>
                <w:smallCaps w:val="0"/>
                <w:lang w:eastAsia="pt-BR"/>
              </w:rPr>
              <w:tab/>
            </w:r>
            <w:r w:rsidR="00750EA0" w:rsidRPr="00125290">
              <w:rPr>
                <w:rStyle w:val="Hyperlink"/>
              </w:rPr>
              <w:t>Modelagem dos requisitos funcionais</w:t>
            </w:r>
            <w:r w:rsidR="00750EA0">
              <w:rPr>
                <w:webHidden/>
              </w:rPr>
              <w:tab/>
            </w:r>
            <w:r w:rsidR="00750EA0">
              <w:rPr>
                <w:webHidden/>
              </w:rPr>
              <w:fldChar w:fldCharType="begin"/>
            </w:r>
            <w:r w:rsidR="00750EA0">
              <w:rPr>
                <w:webHidden/>
              </w:rPr>
              <w:instrText xml:space="preserve"> PAGEREF _Toc486423156 \h </w:instrText>
            </w:r>
            <w:r w:rsidR="00750EA0">
              <w:rPr>
                <w:webHidden/>
              </w:rPr>
            </w:r>
            <w:r w:rsidR="00750EA0">
              <w:rPr>
                <w:webHidden/>
              </w:rPr>
              <w:fldChar w:fldCharType="separate"/>
            </w:r>
            <w:r w:rsidR="00750EA0">
              <w:rPr>
                <w:webHidden/>
              </w:rPr>
              <w:t>39</w:t>
            </w:r>
            <w:r w:rsidR="00750EA0">
              <w:rPr>
                <w:webHidden/>
              </w:rPr>
              <w:fldChar w:fldCharType="end"/>
            </w:r>
          </w:hyperlink>
        </w:p>
        <w:p w14:paraId="4A32733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7" w:history="1">
            <w:r w:rsidR="00750EA0" w:rsidRPr="00125290">
              <w:rPr>
                <w:rStyle w:val="Hyperlink"/>
              </w:rPr>
              <w:t>4.2.1</w:t>
            </w:r>
            <w:r w:rsidR="00750EA0">
              <w:rPr>
                <w:rFonts w:asciiTheme="minorHAnsi" w:eastAsiaTheme="minorEastAsia" w:hAnsiTheme="minorHAnsi" w:cstheme="minorBidi"/>
                <w:i w:val="0"/>
                <w:iCs w:val="0"/>
                <w:sz w:val="22"/>
                <w:szCs w:val="22"/>
                <w:lang w:eastAsia="pt-BR"/>
              </w:rPr>
              <w:tab/>
            </w:r>
            <w:r w:rsidR="00750EA0" w:rsidRPr="00125290">
              <w:rPr>
                <w:rStyle w:val="Hyperlink"/>
              </w:rPr>
              <w:t>Atores</w:t>
            </w:r>
            <w:r w:rsidR="00750EA0">
              <w:rPr>
                <w:webHidden/>
              </w:rPr>
              <w:tab/>
            </w:r>
            <w:r w:rsidR="00750EA0">
              <w:rPr>
                <w:webHidden/>
              </w:rPr>
              <w:fldChar w:fldCharType="begin"/>
            </w:r>
            <w:r w:rsidR="00750EA0">
              <w:rPr>
                <w:webHidden/>
              </w:rPr>
              <w:instrText xml:space="preserve"> PAGEREF _Toc486423157 \h </w:instrText>
            </w:r>
            <w:r w:rsidR="00750EA0">
              <w:rPr>
                <w:webHidden/>
              </w:rPr>
            </w:r>
            <w:r w:rsidR="00750EA0">
              <w:rPr>
                <w:webHidden/>
              </w:rPr>
              <w:fldChar w:fldCharType="separate"/>
            </w:r>
            <w:r w:rsidR="00750EA0">
              <w:rPr>
                <w:webHidden/>
              </w:rPr>
              <w:t>39</w:t>
            </w:r>
            <w:r w:rsidR="00750EA0">
              <w:rPr>
                <w:webHidden/>
              </w:rPr>
              <w:fldChar w:fldCharType="end"/>
            </w:r>
          </w:hyperlink>
        </w:p>
        <w:p w14:paraId="0C7A625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8" w:history="1">
            <w:r w:rsidR="00750EA0" w:rsidRPr="00125290">
              <w:rPr>
                <w:rStyle w:val="Hyperlink"/>
                <w:rFonts w:eastAsia="Times New Roman,Calibri"/>
              </w:rPr>
              <w:t>4.2.2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caso de uso</w:t>
            </w:r>
            <w:r w:rsidR="00750EA0">
              <w:rPr>
                <w:webHidden/>
              </w:rPr>
              <w:tab/>
            </w:r>
            <w:r w:rsidR="00750EA0">
              <w:rPr>
                <w:webHidden/>
              </w:rPr>
              <w:fldChar w:fldCharType="begin"/>
            </w:r>
            <w:r w:rsidR="00750EA0">
              <w:rPr>
                <w:webHidden/>
              </w:rPr>
              <w:instrText xml:space="preserve"> PAGEREF _Toc486423158 \h </w:instrText>
            </w:r>
            <w:r w:rsidR="00750EA0">
              <w:rPr>
                <w:webHidden/>
              </w:rPr>
            </w:r>
            <w:r w:rsidR="00750EA0">
              <w:rPr>
                <w:webHidden/>
              </w:rPr>
              <w:fldChar w:fldCharType="separate"/>
            </w:r>
            <w:r w:rsidR="00750EA0">
              <w:rPr>
                <w:webHidden/>
              </w:rPr>
              <w:t>39</w:t>
            </w:r>
            <w:r w:rsidR="00750EA0">
              <w:rPr>
                <w:webHidden/>
              </w:rPr>
              <w:fldChar w:fldCharType="end"/>
            </w:r>
          </w:hyperlink>
        </w:p>
        <w:p w14:paraId="4E1C66C5"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59" w:history="1">
            <w:r w:rsidR="00750EA0" w:rsidRPr="00125290">
              <w:rPr>
                <w:rStyle w:val="Hyperlink"/>
              </w:rPr>
              <w:t>4.2.3</w:t>
            </w:r>
            <w:r w:rsidR="00750EA0">
              <w:rPr>
                <w:rFonts w:asciiTheme="minorHAnsi" w:eastAsiaTheme="minorEastAsia" w:hAnsiTheme="minorHAnsi" w:cstheme="minorBidi"/>
                <w:i w:val="0"/>
                <w:iCs w:val="0"/>
                <w:sz w:val="22"/>
                <w:szCs w:val="22"/>
                <w:lang w:eastAsia="pt-BR"/>
              </w:rPr>
              <w:tab/>
            </w:r>
            <w:r w:rsidR="00750EA0" w:rsidRPr="00125290">
              <w:rPr>
                <w:rStyle w:val="Hyperlink"/>
              </w:rPr>
              <w:t>Especificação dos Casos de Uso</w:t>
            </w:r>
            <w:r w:rsidR="00750EA0">
              <w:rPr>
                <w:webHidden/>
              </w:rPr>
              <w:tab/>
            </w:r>
            <w:r w:rsidR="00750EA0">
              <w:rPr>
                <w:webHidden/>
              </w:rPr>
              <w:fldChar w:fldCharType="begin"/>
            </w:r>
            <w:r w:rsidR="00750EA0">
              <w:rPr>
                <w:webHidden/>
              </w:rPr>
              <w:instrText xml:space="preserve"> PAGEREF _Toc486423159 \h </w:instrText>
            </w:r>
            <w:r w:rsidR="00750EA0">
              <w:rPr>
                <w:webHidden/>
              </w:rPr>
            </w:r>
            <w:r w:rsidR="00750EA0">
              <w:rPr>
                <w:webHidden/>
              </w:rPr>
              <w:fldChar w:fldCharType="separate"/>
            </w:r>
            <w:r w:rsidR="00750EA0">
              <w:rPr>
                <w:webHidden/>
              </w:rPr>
              <w:t>40</w:t>
            </w:r>
            <w:r w:rsidR="00750EA0">
              <w:rPr>
                <w:webHidden/>
              </w:rPr>
              <w:fldChar w:fldCharType="end"/>
            </w:r>
          </w:hyperlink>
        </w:p>
        <w:p w14:paraId="329F7D5E"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0" w:history="1">
            <w:r w:rsidR="00750EA0" w:rsidRPr="00125290">
              <w:rPr>
                <w:rStyle w:val="Hyperlink"/>
              </w:rPr>
              <w:t>5.</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Desenvolvimento do projeto</w:t>
            </w:r>
            <w:r w:rsidR="00750EA0">
              <w:rPr>
                <w:webHidden/>
              </w:rPr>
              <w:tab/>
            </w:r>
            <w:r w:rsidR="00750EA0">
              <w:rPr>
                <w:webHidden/>
              </w:rPr>
              <w:fldChar w:fldCharType="begin"/>
            </w:r>
            <w:r w:rsidR="00750EA0">
              <w:rPr>
                <w:webHidden/>
              </w:rPr>
              <w:instrText xml:space="preserve"> PAGEREF _Toc486423160 \h </w:instrText>
            </w:r>
            <w:r w:rsidR="00750EA0">
              <w:rPr>
                <w:webHidden/>
              </w:rPr>
            </w:r>
            <w:r w:rsidR="00750EA0">
              <w:rPr>
                <w:webHidden/>
              </w:rPr>
              <w:fldChar w:fldCharType="separate"/>
            </w:r>
            <w:r w:rsidR="00750EA0">
              <w:rPr>
                <w:webHidden/>
              </w:rPr>
              <w:t>46</w:t>
            </w:r>
            <w:r w:rsidR="00750EA0">
              <w:rPr>
                <w:webHidden/>
              </w:rPr>
              <w:fldChar w:fldCharType="end"/>
            </w:r>
          </w:hyperlink>
        </w:p>
        <w:p w14:paraId="2B9944E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1" w:history="1">
            <w:r w:rsidR="00750EA0" w:rsidRPr="00125290">
              <w:rPr>
                <w:rStyle w:val="Hyperlink"/>
              </w:rPr>
              <w:t>5.1</w:t>
            </w:r>
            <w:r w:rsidR="00750EA0">
              <w:rPr>
                <w:rFonts w:asciiTheme="minorHAnsi" w:eastAsiaTheme="minorEastAsia" w:hAnsiTheme="minorHAnsi" w:cstheme="minorBidi"/>
                <w:smallCaps w:val="0"/>
                <w:lang w:eastAsia="pt-BR"/>
              </w:rPr>
              <w:tab/>
            </w:r>
            <w:r w:rsidR="00750EA0" w:rsidRPr="00125290">
              <w:rPr>
                <w:rStyle w:val="Hyperlink"/>
              </w:rPr>
              <w:t>Análise</w:t>
            </w:r>
            <w:r w:rsidR="00750EA0">
              <w:rPr>
                <w:webHidden/>
              </w:rPr>
              <w:tab/>
            </w:r>
            <w:r w:rsidR="00750EA0">
              <w:rPr>
                <w:webHidden/>
              </w:rPr>
              <w:fldChar w:fldCharType="begin"/>
            </w:r>
            <w:r w:rsidR="00750EA0">
              <w:rPr>
                <w:webHidden/>
              </w:rPr>
              <w:instrText xml:space="preserve"> PAGEREF _Toc486423161 \h </w:instrText>
            </w:r>
            <w:r w:rsidR="00750EA0">
              <w:rPr>
                <w:webHidden/>
              </w:rPr>
            </w:r>
            <w:r w:rsidR="00750EA0">
              <w:rPr>
                <w:webHidden/>
              </w:rPr>
              <w:fldChar w:fldCharType="separate"/>
            </w:r>
            <w:r w:rsidR="00750EA0">
              <w:rPr>
                <w:webHidden/>
              </w:rPr>
              <w:t>46</w:t>
            </w:r>
            <w:r w:rsidR="00750EA0">
              <w:rPr>
                <w:webHidden/>
              </w:rPr>
              <w:fldChar w:fldCharType="end"/>
            </w:r>
          </w:hyperlink>
        </w:p>
        <w:p w14:paraId="31F5563E"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2" w:history="1">
            <w:r w:rsidR="00750EA0" w:rsidRPr="00125290">
              <w:rPr>
                <w:rStyle w:val="Hyperlink"/>
              </w:rPr>
              <w:t>5.1.1</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Análise (Visão de Negócio)</w:t>
            </w:r>
            <w:r w:rsidR="00750EA0">
              <w:rPr>
                <w:webHidden/>
              </w:rPr>
              <w:tab/>
            </w:r>
            <w:r w:rsidR="00750EA0">
              <w:rPr>
                <w:webHidden/>
              </w:rPr>
              <w:fldChar w:fldCharType="begin"/>
            </w:r>
            <w:r w:rsidR="00750EA0">
              <w:rPr>
                <w:webHidden/>
              </w:rPr>
              <w:instrText xml:space="preserve"> PAGEREF _Toc486423162 \h </w:instrText>
            </w:r>
            <w:r w:rsidR="00750EA0">
              <w:rPr>
                <w:webHidden/>
              </w:rPr>
            </w:r>
            <w:r w:rsidR="00750EA0">
              <w:rPr>
                <w:webHidden/>
              </w:rPr>
              <w:fldChar w:fldCharType="separate"/>
            </w:r>
            <w:r w:rsidR="00750EA0">
              <w:rPr>
                <w:webHidden/>
              </w:rPr>
              <w:t>46</w:t>
            </w:r>
            <w:r w:rsidR="00750EA0">
              <w:rPr>
                <w:webHidden/>
              </w:rPr>
              <w:fldChar w:fldCharType="end"/>
            </w:r>
          </w:hyperlink>
        </w:p>
        <w:p w14:paraId="2BFA59D2"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3" w:history="1">
            <w:r w:rsidR="00750EA0" w:rsidRPr="00125290">
              <w:rPr>
                <w:rStyle w:val="Hyperlink"/>
              </w:rPr>
              <w:t>5.2</w:t>
            </w:r>
            <w:r w:rsidR="00750EA0">
              <w:rPr>
                <w:rFonts w:asciiTheme="minorHAnsi" w:eastAsiaTheme="minorEastAsia" w:hAnsiTheme="minorHAnsi" w:cstheme="minorBidi"/>
                <w:smallCaps w:val="0"/>
                <w:lang w:eastAsia="pt-BR"/>
              </w:rPr>
              <w:tab/>
            </w:r>
            <w:r w:rsidR="00750EA0" w:rsidRPr="00125290">
              <w:rPr>
                <w:rStyle w:val="Hyperlink"/>
              </w:rPr>
              <w:t>Projeto</w:t>
            </w:r>
            <w:r w:rsidR="00750EA0">
              <w:rPr>
                <w:webHidden/>
              </w:rPr>
              <w:tab/>
            </w:r>
            <w:r w:rsidR="00750EA0">
              <w:rPr>
                <w:webHidden/>
              </w:rPr>
              <w:fldChar w:fldCharType="begin"/>
            </w:r>
            <w:r w:rsidR="00750EA0">
              <w:rPr>
                <w:webHidden/>
              </w:rPr>
              <w:instrText xml:space="preserve"> PAGEREF _Toc486423163 \h </w:instrText>
            </w:r>
            <w:r w:rsidR="00750EA0">
              <w:rPr>
                <w:webHidden/>
              </w:rPr>
            </w:r>
            <w:r w:rsidR="00750EA0">
              <w:rPr>
                <w:webHidden/>
              </w:rPr>
              <w:fldChar w:fldCharType="separate"/>
            </w:r>
            <w:r w:rsidR="00750EA0">
              <w:rPr>
                <w:webHidden/>
              </w:rPr>
              <w:t>47</w:t>
            </w:r>
            <w:r w:rsidR="00750EA0">
              <w:rPr>
                <w:webHidden/>
              </w:rPr>
              <w:fldChar w:fldCharType="end"/>
            </w:r>
          </w:hyperlink>
        </w:p>
        <w:p w14:paraId="3E54AA33"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4" w:history="1">
            <w:r w:rsidR="00750EA0" w:rsidRPr="00125290">
              <w:rPr>
                <w:rStyle w:val="Hyperlink"/>
              </w:rPr>
              <w:t>5.2.1</w:t>
            </w:r>
            <w:r w:rsidR="00750EA0">
              <w:rPr>
                <w:rFonts w:asciiTheme="minorHAnsi" w:eastAsiaTheme="minorEastAsia" w:hAnsiTheme="minorHAnsi" w:cstheme="minorBidi"/>
                <w:i w:val="0"/>
                <w:iCs w:val="0"/>
                <w:sz w:val="22"/>
                <w:szCs w:val="22"/>
                <w:lang w:eastAsia="pt-BR"/>
              </w:rPr>
              <w:tab/>
            </w:r>
            <w:r w:rsidR="00750EA0" w:rsidRPr="00125290">
              <w:rPr>
                <w:rStyle w:val="Hyperlink"/>
              </w:rPr>
              <w:t>Arquitetura do Sistema</w:t>
            </w:r>
            <w:r w:rsidR="00750EA0">
              <w:rPr>
                <w:webHidden/>
              </w:rPr>
              <w:tab/>
            </w:r>
            <w:r w:rsidR="00750EA0">
              <w:rPr>
                <w:webHidden/>
              </w:rPr>
              <w:fldChar w:fldCharType="begin"/>
            </w:r>
            <w:r w:rsidR="00750EA0">
              <w:rPr>
                <w:webHidden/>
              </w:rPr>
              <w:instrText xml:space="preserve"> PAGEREF _Toc486423164 \h </w:instrText>
            </w:r>
            <w:r w:rsidR="00750EA0">
              <w:rPr>
                <w:webHidden/>
              </w:rPr>
            </w:r>
            <w:r w:rsidR="00750EA0">
              <w:rPr>
                <w:webHidden/>
              </w:rPr>
              <w:fldChar w:fldCharType="separate"/>
            </w:r>
            <w:r w:rsidR="00750EA0">
              <w:rPr>
                <w:webHidden/>
              </w:rPr>
              <w:t>47</w:t>
            </w:r>
            <w:r w:rsidR="00750EA0">
              <w:rPr>
                <w:webHidden/>
              </w:rPr>
              <w:fldChar w:fldCharType="end"/>
            </w:r>
          </w:hyperlink>
        </w:p>
        <w:p w14:paraId="5112495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65" w:history="1">
            <w:r w:rsidR="00750EA0" w:rsidRPr="00125290">
              <w:rPr>
                <w:rStyle w:val="Hyperlink"/>
              </w:rPr>
              <w:t>5.2.2</w:t>
            </w:r>
            <w:r w:rsidR="00750EA0">
              <w:rPr>
                <w:rFonts w:asciiTheme="minorHAnsi" w:eastAsiaTheme="minorEastAsia" w:hAnsiTheme="minorHAnsi" w:cstheme="minorBidi"/>
                <w:i w:val="0"/>
                <w:iCs w:val="0"/>
                <w:sz w:val="22"/>
                <w:szCs w:val="22"/>
                <w:lang w:eastAsia="pt-BR"/>
              </w:rPr>
              <w:tab/>
            </w:r>
            <w:r w:rsidR="00750EA0" w:rsidRPr="00125290">
              <w:rPr>
                <w:rStyle w:val="Hyperlink"/>
              </w:rPr>
              <w:t>Diagrama de Classes de Projeto por Caso de Uso</w:t>
            </w:r>
            <w:r w:rsidR="00750EA0">
              <w:rPr>
                <w:webHidden/>
              </w:rPr>
              <w:tab/>
            </w:r>
            <w:r w:rsidR="00750EA0">
              <w:rPr>
                <w:webHidden/>
              </w:rPr>
              <w:fldChar w:fldCharType="begin"/>
            </w:r>
            <w:r w:rsidR="00750EA0">
              <w:rPr>
                <w:webHidden/>
              </w:rPr>
              <w:instrText xml:space="preserve"> PAGEREF _Toc486423165 \h </w:instrText>
            </w:r>
            <w:r w:rsidR="00750EA0">
              <w:rPr>
                <w:webHidden/>
              </w:rPr>
            </w:r>
            <w:r w:rsidR="00750EA0">
              <w:rPr>
                <w:webHidden/>
              </w:rPr>
              <w:fldChar w:fldCharType="separate"/>
            </w:r>
            <w:r w:rsidR="00750EA0">
              <w:rPr>
                <w:webHidden/>
              </w:rPr>
              <w:t>48</w:t>
            </w:r>
            <w:r w:rsidR="00750EA0">
              <w:rPr>
                <w:webHidden/>
              </w:rPr>
              <w:fldChar w:fldCharType="end"/>
            </w:r>
          </w:hyperlink>
        </w:p>
        <w:p w14:paraId="4595184D"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66" w:history="1">
            <w:r w:rsidR="00750EA0" w:rsidRPr="00125290">
              <w:rPr>
                <w:rStyle w:val="Hyperlink"/>
              </w:rPr>
              <w:t>6.</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Detalhes de implementação.</w:t>
            </w:r>
            <w:r w:rsidR="00750EA0">
              <w:rPr>
                <w:webHidden/>
              </w:rPr>
              <w:tab/>
            </w:r>
            <w:r w:rsidR="00750EA0">
              <w:rPr>
                <w:webHidden/>
              </w:rPr>
              <w:fldChar w:fldCharType="begin"/>
            </w:r>
            <w:r w:rsidR="00750EA0">
              <w:rPr>
                <w:webHidden/>
              </w:rPr>
              <w:instrText xml:space="preserve"> PAGEREF _Toc486423166 \h </w:instrText>
            </w:r>
            <w:r w:rsidR="00750EA0">
              <w:rPr>
                <w:webHidden/>
              </w:rPr>
            </w:r>
            <w:r w:rsidR="00750EA0">
              <w:rPr>
                <w:webHidden/>
              </w:rPr>
              <w:fldChar w:fldCharType="separate"/>
            </w:r>
            <w:r w:rsidR="00750EA0">
              <w:rPr>
                <w:webHidden/>
              </w:rPr>
              <w:t>54</w:t>
            </w:r>
            <w:r w:rsidR="00750EA0">
              <w:rPr>
                <w:webHidden/>
              </w:rPr>
              <w:fldChar w:fldCharType="end"/>
            </w:r>
          </w:hyperlink>
        </w:p>
        <w:p w14:paraId="03D21F90"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7" w:history="1">
            <w:r w:rsidR="00750EA0" w:rsidRPr="00125290">
              <w:rPr>
                <w:rStyle w:val="Hyperlink"/>
              </w:rPr>
              <w:t>6.1</w:t>
            </w:r>
            <w:r w:rsidR="00750EA0">
              <w:rPr>
                <w:rFonts w:asciiTheme="minorHAnsi" w:eastAsiaTheme="minorEastAsia" w:hAnsiTheme="minorHAnsi" w:cstheme="minorBidi"/>
                <w:smallCaps w:val="0"/>
                <w:lang w:eastAsia="pt-BR"/>
              </w:rPr>
              <w:tab/>
            </w:r>
            <w:r w:rsidR="00750EA0" w:rsidRPr="00125290">
              <w:rPr>
                <w:rStyle w:val="Hyperlink"/>
              </w:rPr>
              <w:t>Topologia</w:t>
            </w:r>
            <w:r w:rsidR="00750EA0">
              <w:rPr>
                <w:webHidden/>
              </w:rPr>
              <w:tab/>
            </w:r>
            <w:r w:rsidR="00750EA0">
              <w:rPr>
                <w:webHidden/>
              </w:rPr>
              <w:fldChar w:fldCharType="begin"/>
            </w:r>
            <w:r w:rsidR="00750EA0">
              <w:rPr>
                <w:webHidden/>
              </w:rPr>
              <w:instrText xml:space="preserve"> PAGEREF _Toc486423167 \h </w:instrText>
            </w:r>
            <w:r w:rsidR="00750EA0">
              <w:rPr>
                <w:webHidden/>
              </w:rPr>
            </w:r>
            <w:r w:rsidR="00750EA0">
              <w:rPr>
                <w:webHidden/>
              </w:rPr>
              <w:fldChar w:fldCharType="separate"/>
            </w:r>
            <w:r w:rsidR="00750EA0">
              <w:rPr>
                <w:webHidden/>
              </w:rPr>
              <w:t>54</w:t>
            </w:r>
            <w:r w:rsidR="00750EA0">
              <w:rPr>
                <w:webHidden/>
              </w:rPr>
              <w:fldChar w:fldCharType="end"/>
            </w:r>
          </w:hyperlink>
        </w:p>
        <w:p w14:paraId="2F1185C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8" w:history="1">
            <w:r w:rsidR="00750EA0" w:rsidRPr="00125290">
              <w:rPr>
                <w:rStyle w:val="Hyperlink"/>
              </w:rPr>
              <w:t>6.2</w:t>
            </w:r>
            <w:r w:rsidR="00750EA0">
              <w:rPr>
                <w:rFonts w:asciiTheme="minorHAnsi" w:eastAsiaTheme="minorEastAsia" w:hAnsiTheme="minorHAnsi" w:cstheme="minorBidi"/>
                <w:smallCaps w:val="0"/>
                <w:lang w:eastAsia="pt-BR"/>
              </w:rPr>
              <w:tab/>
            </w:r>
            <w:r w:rsidR="00750EA0" w:rsidRPr="00125290">
              <w:rPr>
                <w:rStyle w:val="Hyperlink"/>
              </w:rPr>
              <w:t>Função de ativação</w:t>
            </w:r>
            <w:r w:rsidR="00750EA0">
              <w:rPr>
                <w:webHidden/>
              </w:rPr>
              <w:tab/>
            </w:r>
            <w:r w:rsidR="00750EA0">
              <w:rPr>
                <w:webHidden/>
              </w:rPr>
              <w:fldChar w:fldCharType="begin"/>
            </w:r>
            <w:r w:rsidR="00750EA0">
              <w:rPr>
                <w:webHidden/>
              </w:rPr>
              <w:instrText xml:space="preserve"> PAGEREF _Toc486423168 \h </w:instrText>
            </w:r>
            <w:r w:rsidR="00750EA0">
              <w:rPr>
                <w:webHidden/>
              </w:rPr>
            </w:r>
            <w:r w:rsidR="00750EA0">
              <w:rPr>
                <w:webHidden/>
              </w:rPr>
              <w:fldChar w:fldCharType="separate"/>
            </w:r>
            <w:r w:rsidR="00750EA0">
              <w:rPr>
                <w:webHidden/>
              </w:rPr>
              <w:t>58</w:t>
            </w:r>
            <w:r w:rsidR="00750EA0">
              <w:rPr>
                <w:webHidden/>
              </w:rPr>
              <w:fldChar w:fldCharType="end"/>
            </w:r>
          </w:hyperlink>
        </w:p>
        <w:p w14:paraId="4E45A1B8"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69" w:history="1">
            <w:r w:rsidR="00750EA0" w:rsidRPr="00125290">
              <w:rPr>
                <w:rStyle w:val="Hyperlink"/>
                <w:lang w:val="en-US"/>
              </w:rPr>
              <w:t>6.3</w:t>
            </w:r>
            <w:r w:rsidR="00750EA0">
              <w:rPr>
                <w:rFonts w:asciiTheme="minorHAnsi" w:eastAsiaTheme="minorEastAsia" w:hAnsiTheme="minorHAnsi" w:cstheme="minorBidi"/>
                <w:smallCaps w:val="0"/>
                <w:lang w:eastAsia="pt-BR"/>
              </w:rPr>
              <w:tab/>
            </w:r>
            <w:r w:rsidR="00750EA0" w:rsidRPr="00125290">
              <w:rPr>
                <w:rStyle w:val="Hyperlink"/>
                <w:lang w:val="en-US"/>
              </w:rPr>
              <w:t>Date Interval</w:t>
            </w:r>
            <w:r w:rsidR="00750EA0">
              <w:rPr>
                <w:webHidden/>
              </w:rPr>
              <w:tab/>
            </w:r>
            <w:r w:rsidR="00750EA0">
              <w:rPr>
                <w:webHidden/>
              </w:rPr>
              <w:fldChar w:fldCharType="begin"/>
            </w:r>
            <w:r w:rsidR="00750EA0">
              <w:rPr>
                <w:webHidden/>
              </w:rPr>
              <w:instrText xml:space="preserve"> PAGEREF _Toc486423169 \h </w:instrText>
            </w:r>
            <w:r w:rsidR="00750EA0">
              <w:rPr>
                <w:webHidden/>
              </w:rPr>
            </w:r>
            <w:r w:rsidR="00750EA0">
              <w:rPr>
                <w:webHidden/>
              </w:rPr>
              <w:fldChar w:fldCharType="separate"/>
            </w:r>
            <w:r w:rsidR="00750EA0">
              <w:rPr>
                <w:webHidden/>
              </w:rPr>
              <w:t>59</w:t>
            </w:r>
            <w:r w:rsidR="00750EA0">
              <w:rPr>
                <w:webHidden/>
              </w:rPr>
              <w:fldChar w:fldCharType="end"/>
            </w:r>
          </w:hyperlink>
        </w:p>
        <w:p w14:paraId="6059F0CD"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0" w:history="1">
            <w:r w:rsidR="00750EA0" w:rsidRPr="00125290">
              <w:rPr>
                <w:rStyle w:val="Hyperlink"/>
              </w:rPr>
              <w:t>6.4</w:t>
            </w:r>
            <w:r w:rsidR="00750EA0">
              <w:rPr>
                <w:rFonts w:asciiTheme="minorHAnsi" w:eastAsiaTheme="minorEastAsia" w:hAnsiTheme="minorHAnsi" w:cstheme="minorBidi"/>
                <w:smallCaps w:val="0"/>
                <w:lang w:eastAsia="pt-BR"/>
              </w:rPr>
              <w:tab/>
            </w:r>
            <w:r w:rsidR="00750EA0" w:rsidRPr="00125290">
              <w:rPr>
                <w:rStyle w:val="Hyperlink"/>
              </w:rPr>
              <w:t>Normalizador de dados</w:t>
            </w:r>
            <w:r w:rsidR="00750EA0">
              <w:rPr>
                <w:webHidden/>
              </w:rPr>
              <w:tab/>
            </w:r>
            <w:r w:rsidR="00750EA0">
              <w:rPr>
                <w:webHidden/>
              </w:rPr>
              <w:fldChar w:fldCharType="begin"/>
            </w:r>
            <w:r w:rsidR="00750EA0">
              <w:rPr>
                <w:webHidden/>
              </w:rPr>
              <w:instrText xml:space="preserve"> PAGEREF _Toc486423170 \h </w:instrText>
            </w:r>
            <w:r w:rsidR="00750EA0">
              <w:rPr>
                <w:webHidden/>
              </w:rPr>
            </w:r>
            <w:r w:rsidR="00750EA0">
              <w:rPr>
                <w:webHidden/>
              </w:rPr>
              <w:fldChar w:fldCharType="separate"/>
            </w:r>
            <w:r w:rsidR="00750EA0">
              <w:rPr>
                <w:webHidden/>
              </w:rPr>
              <w:t>64</w:t>
            </w:r>
            <w:r w:rsidR="00750EA0">
              <w:rPr>
                <w:webHidden/>
              </w:rPr>
              <w:fldChar w:fldCharType="end"/>
            </w:r>
          </w:hyperlink>
        </w:p>
        <w:p w14:paraId="7577C3F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1" w:history="1">
            <w:r w:rsidR="00750EA0" w:rsidRPr="00125290">
              <w:rPr>
                <w:rStyle w:val="Hyperlink"/>
              </w:rPr>
              <w:t>6.5</w:t>
            </w:r>
            <w:r w:rsidR="00750EA0">
              <w:rPr>
                <w:rFonts w:asciiTheme="minorHAnsi" w:eastAsiaTheme="minorEastAsia" w:hAnsiTheme="minorHAnsi" w:cstheme="minorBidi"/>
                <w:smallCaps w:val="0"/>
                <w:lang w:eastAsia="pt-BR"/>
              </w:rPr>
              <w:tab/>
            </w:r>
            <w:r w:rsidR="00750EA0" w:rsidRPr="00125290">
              <w:rPr>
                <w:rStyle w:val="Hyperlink"/>
              </w:rPr>
              <w:t>Recursos do Java 8</w:t>
            </w:r>
            <w:r w:rsidR="00750EA0">
              <w:rPr>
                <w:webHidden/>
              </w:rPr>
              <w:tab/>
            </w:r>
            <w:r w:rsidR="00750EA0">
              <w:rPr>
                <w:webHidden/>
              </w:rPr>
              <w:fldChar w:fldCharType="begin"/>
            </w:r>
            <w:r w:rsidR="00750EA0">
              <w:rPr>
                <w:webHidden/>
              </w:rPr>
              <w:instrText xml:space="preserve"> PAGEREF _Toc486423171 \h </w:instrText>
            </w:r>
            <w:r w:rsidR="00750EA0">
              <w:rPr>
                <w:webHidden/>
              </w:rPr>
            </w:r>
            <w:r w:rsidR="00750EA0">
              <w:rPr>
                <w:webHidden/>
              </w:rPr>
              <w:fldChar w:fldCharType="separate"/>
            </w:r>
            <w:r w:rsidR="00750EA0">
              <w:rPr>
                <w:webHidden/>
              </w:rPr>
              <w:t>67</w:t>
            </w:r>
            <w:r w:rsidR="00750EA0">
              <w:rPr>
                <w:webHidden/>
              </w:rPr>
              <w:fldChar w:fldCharType="end"/>
            </w:r>
          </w:hyperlink>
        </w:p>
        <w:p w14:paraId="0EA585E4"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2" w:history="1">
            <w:r w:rsidR="00750EA0" w:rsidRPr="00125290">
              <w:rPr>
                <w:rStyle w:val="Hyperlink"/>
                <w:lang w:val="en-US"/>
              </w:rPr>
              <w:t>6.5.1</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Lambda</w:t>
            </w:r>
            <w:r w:rsidR="00750EA0">
              <w:rPr>
                <w:webHidden/>
              </w:rPr>
              <w:tab/>
            </w:r>
            <w:r w:rsidR="00750EA0">
              <w:rPr>
                <w:webHidden/>
              </w:rPr>
              <w:fldChar w:fldCharType="begin"/>
            </w:r>
            <w:r w:rsidR="00750EA0">
              <w:rPr>
                <w:webHidden/>
              </w:rPr>
              <w:instrText xml:space="preserve"> PAGEREF _Toc486423172 \h </w:instrText>
            </w:r>
            <w:r w:rsidR="00750EA0">
              <w:rPr>
                <w:webHidden/>
              </w:rPr>
            </w:r>
            <w:r w:rsidR="00750EA0">
              <w:rPr>
                <w:webHidden/>
              </w:rPr>
              <w:fldChar w:fldCharType="separate"/>
            </w:r>
            <w:r w:rsidR="00750EA0">
              <w:rPr>
                <w:webHidden/>
              </w:rPr>
              <w:t>67</w:t>
            </w:r>
            <w:r w:rsidR="00750EA0">
              <w:rPr>
                <w:webHidden/>
              </w:rPr>
              <w:fldChar w:fldCharType="end"/>
            </w:r>
          </w:hyperlink>
        </w:p>
        <w:p w14:paraId="7F0E474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3" w:history="1">
            <w:r w:rsidR="00750EA0" w:rsidRPr="00125290">
              <w:rPr>
                <w:rStyle w:val="Hyperlink"/>
                <w:lang w:val="en-US"/>
              </w:rPr>
              <w:t>6.5.2</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Method Reference</w:t>
            </w:r>
            <w:r w:rsidR="00750EA0">
              <w:rPr>
                <w:webHidden/>
              </w:rPr>
              <w:tab/>
            </w:r>
            <w:r w:rsidR="00750EA0">
              <w:rPr>
                <w:webHidden/>
              </w:rPr>
              <w:fldChar w:fldCharType="begin"/>
            </w:r>
            <w:r w:rsidR="00750EA0">
              <w:rPr>
                <w:webHidden/>
              </w:rPr>
              <w:instrText xml:space="preserve"> PAGEREF _Toc486423173 \h </w:instrText>
            </w:r>
            <w:r w:rsidR="00750EA0">
              <w:rPr>
                <w:webHidden/>
              </w:rPr>
            </w:r>
            <w:r w:rsidR="00750EA0">
              <w:rPr>
                <w:webHidden/>
              </w:rPr>
              <w:fldChar w:fldCharType="separate"/>
            </w:r>
            <w:r w:rsidR="00750EA0">
              <w:rPr>
                <w:webHidden/>
              </w:rPr>
              <w:t>68</w:t>
            </w:r>
            <w:r w:rsidR="00750EA0">
              <w:rPr>
                <w:webHidden/>
              </w:rPr>
              <w:fldChar w:fldCharType="end"/>
            </w:r>
          </w:hyperlink>
        </w:p>
        <w:p w14:paraId="61D16B9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74" w:history="1">
            <w:r w:rsidR="00750EA0" w:rsidRPr="00125290">
              <w:rPr>
                <w:rStyle w:val="Hyperlink"/>
                <w:lang w:val="en-US"/>
              </w:rPr>
              <w:t>6.5.3</w:t>
            </w:r>
            <w:r w:rsidR="00750EA0">
              <w:rPr>
                <w:rFonts w:asciiTheme="minorHAnsi" w:eastAsiaTheme="minorEastAsia" w:hAnsiTheme="minorHAnsi" w:cstheme="minorBidi"/>
                <w:i w:val="0"/>
                <w:iCs w:val="0"/>
                <w:sz w:val="22"/>
                <w:szCs w:val="22"/>
                <w:lang w:eastAsia="pt-BR"/>
              </w:rPr>
              <w:tab/>
            </w:r>
            <w:r w:rsidR="00750EA0" w:rsidRPr="00125290">
              <w:rPr>
                <w:rStyle w:val="Hyperlink"/>
                <w:lang w:val="en-US"/>
              </w:rPr>
              <w:t>Stream</w:t>
            </w:r>
            <w:r w:rsidR="00750EA0">
              <w:rPr>
                <w:webHidden/>
              </w:rPr>
              <w:tab/>
            </w:r>
            <w:r w:rsidR="00750EA0">
              <w:rPr>
                <w:webHidden/>
              </w:rPr>
              <w:fldChar w:fldCharType="begin"/>
            </w:r>
            <w:r w:rsidR="00750EA0">
              <w:rPr>
                <w:webHidden/>
              </w:rPr>
              <w:instrText xml:space="preserve"> PAGEREF _Toc486423174 \h </w:instrText>
            </w:r>
            <w:r w:rsidR="00750EA0">
              <w:rPr>
                <w:webHidden/>
              </w:rPr>
            </w:r>
            <w:r w:rsidR="00750EA0">
              <w:rPr>
                <w:webHidden/>
              </w:rPr>
              <w:fldChar w:fldCharType="separate"/>
            </w:r>
            <w:r w:rsidR="00750EA0">
              <w:rPr>
                <w:webHidden/>
              </w:rPr>
              <w:t>70</w:t>
            </w:r>
            <w:r w:rsidR="00750EA0">
              <w:rPr>
                <w:webHidden/>
              </w:rPr>
              <w:fldChar w:fldCharType="end"/>
            </w:r>
          </w:hyperlink>
        </w:p>
        <w:p w14:paraId="3A1AA421"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75" w:history="1">
            <w:r w:rsidR="00750EA0" w:rsidRPr="00125290">
              <w:rPr>
                <w:rStyle w:val="Hyperlink"/>
              </w:rPr>
              <w:t>7.</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Resultados Obtidos</w:t>
            </w:r>
            <w:r w:rsidR="00750EA0">
              <w:rPr>
                <w:webHidden/>
              </w:rPr>
              <w:tab/>
            </w:r>
            <w:r w:rsidR="00750EA0">
              <w:rPr>
                <w:webHidden/>
              </w:rPr>
              <w:fldChar w:fldCharType="begin"/>
            </w:r>
            <w:r w:rsidR="00750EA0">
              <w:rPr>
                <w:webHidden/>
              </w:rPr>
              <w:instrText xml:space="preserve"> PAGEREF _Toc486423175 \h </w:instrText>
            </w:r>
            <w:r w:rsidR="00750EA0">
              <w:rPr>
                <w:webHidden/>
              </w:rPr>
            </w:r>
            <w:r w:rsidR="00750EA0">
              <w:rPr>
                <w:webHidden/>
              </w:rPr>
              <w:fldChar w:fldCharType="separate"/>
            </w:r>
            <w:r w:rsidR="00750EA0">
              <w:rPr>
                <w:webHidden/>
              </w:rPr>
              <w:t>81</w:t>
            </w:r>
            <w:r w:rsidR="00750EA0">
              <w:rPr>
                <w:webHidden/>
              </w:rPr>
              <w:fldChar w:fldCharType="end"/>
            </w:r>
          </w:hyperlink>
        </w:p>
        <w:p w14:paraId="2B175903"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6" w:history="1">
            <w:r w:rsidR="00750EA0" w:rsidRPr="00125290">
              <w:rPr>
                <w:rStyle w:val="Hyperlink"/>
              </w:rPr>
              <w:t>7.1</w:t>
            </w:r>
            <w:r w:rsidR="00750EA0">
              <w:rPr>
                <w:rFonts w:asciiTheme="minorHAnsi" w:eastAsiaTheme="minorEastAsia" w:hAnsiTheme="minorHAnsi" w:cstheme="minorBidi"/>
                <w:smallCaps w:val="0"/>
                <w:lang w:eastAsia="pt-BR"/>
              </w:rPr>
              <w:tab/>
            </w:r>
            <w:r w:rsidR="00750EA0" w:rsidRPr="00125290">
              <w:rPr>
                <w:rStyle w:val="Hyperlink"/>
              </w:rPr>
              <w:t>Criar RNA</w:t>
            </w:r>
            <w:r w:rsidR="00750EA0">
              <w:rPr>
                <w:webHidden/>
              </w:rPr>
              <w:tab/>
            </w:r>
            <w:r w:rsidR="00750EA0">
              <w:rPr>
                <w:webHidden/>
              </w:rPr>
              <w:fldChar w:fldCharType="begin"/>
            </w:r>
            <w:r w:rsidR="00750EA0">
              <w:rPr>
                <w:webHidden/>
              </w:rPr>
              <w:instrText xml:space="preserve"> PAGEREF _Toc486423176 \h </w:instrText>
            </w:r>
            <w:r w:rsidR="00750EA0">
              <w:rPr>
                <w:webHidden/>
              </w:rPr>
            </w:r>
            <w:r w:rsidR="00750EA0">
              <w:rPr>
                <w:webHidden/>
              </w:rPr>
              <w:fldChar w:fldCharType="separate"/>
            </w:r>
            <w:r w:rsidR="00750EA0">
              <w:rPr>
                <w:webHidden/>
              </w:rPr>
              <w:t>81</w:t>
            </w:r>
            <w:r w:rsidR="00750EA0">
              <w:rPr>
                <w:webHidden/>
              </w:rPr>
              <w:fldChar w:fldCharType="end"/>
            </w:r>
          </w:hyperlink>
        </w:p>
        <w:p w14:paraId="39BE8575"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7" w:history="1">
            <w:r w:rsidR="00750EA0" w:rsidRPr="00125290">
              <w:rPr>
                <w:rStyle w:val="Hyperlink"/>
              </w:rPr>
              <w:t>7.2</w:t>
            </w:r>
            <w:r w:rsidR="00750EA0">
              <w:rPr>
                <w:rFonts w:asciiTheme="minorHAnsi" w:eastAsiaTheme="minorEastAsia" w:hAnsiTheme="minorHAnsi" w:cstheme="minorBidi"/>
                <w:smallCaps w:val="0"/>
                <w:lang w:eastAsia="pt-BR"/>
              </w:rPr>
              <w:tab/>
            </w:r>
            <w:r w:rsidR="00750EA0" w:rsidRPr="00125290">
              <w:rPr>
                <w:rStyle w:val="Hyperlink"/>
              </w:rPr>
              <w:t>Escolher RNA</w:t>
            </w:r>
            <w:r w:rsidR="00750EA0">
              <w:rPr>
                <w:webHidden/>
              </w:rPr>
              <w:tab/>
            </w:r>
            <w:r w:rsidR="00750EA0">
              <w:rPr>
                <w:webHidden/>
              </w:rPr>
              <w:fldChar w:fldCharType="begin"/>
            </w:r>
            <w:r w:rsidR="00750EA0">
              <w:rPr>
                <w:webHidden/>
              </w:rPr>
              <w:instrText xml:space="preserve"> PAGEREF _Toc486423177 \h </w:instrText>
            </w:r>
            <w:r w:rsidR="00750EA0">
              <w:rPr>
                <w:webHidden/>
              </w:rPr>
            </w:r>
            <w:r w:rsidR="00750EA0">
              <w:rPr>
                <w:webHidden/>
              </w:rPr>
              <w:fldChar w:fldCharType="separate"/>
            </w:r>
            <w:r w:rsidR="00750EA0">
              <w:rPr>
                <w:webHidden/>
              </w:rPr>
              <w:t>88</w:t>
            </w:r>
            <w:r w:rsidR="00750EA0">
              <w:rPr>
                <w:webHidden/>
              </w:rPr>
              <w:fldChar w:fldCharType="end"/>
            </w:r>
          </w:hyperlink>
        </w:p>
        <w:p w14:paraId="5D12AA46"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8" w:history="1">
            <w:r w:rsidR="00750EA0" w:rsidRPr="00125290">
              <w:rPr>
                <w:rStyle w:val="Hyperlink"/>
              </w:rPr>
              <w:t>7.3</w:t>
            </w:r>
            <w:r w:rsidR="00750EA0">
              <w:rPr>
                <w:rFonts w:asciiTheme="minorHAnsi" w:eastAsiaTheme="minorEastAsia" w:hAnsiTheme="minorHAnsi" w:cstheme="minorBidi"/>
                <w:smallCaps w:val="0"/>
                <w:lang w:eastAsia="pt-BR"/>
              </w:rPr>
              <w:tab/>
            </w:r>
            <w:r w:rsidR="00750EA0" w:rsidRPr="00125290">
              <w:rPr>
                <w:rStyle w:val="Hyperlink"/>
              </w:rPr>
              <w:t>Treinar RNA</w:t>
            </w:r>
            <w:r w:rsidR="00750EA0">
              <w:rPr>
                <w:webHidden/>
              </w:rPr>
              <w:tab/>
            </w:r>
            <w:r w:rsidR="00750EA0">
              <w:rPr>
                <w:webHidden/>
              </w:rPr>
              <w:fldChar w:fldCharType="begin"/>
            </w:r>
            <w:r w:rsidR="00750EA0">
              <w:rPr>
                <w:webHidden/>
              </w:rPr>
              <w:instrText xml:space="preserve"> PAGEREF _Toc486423178 \h </w:instrText>
            </w:r>
            <w:r w:rsidR="00750EA0">
              <w:rPr>
                <w:webHidden/>
              </w:rPr>
            </w:r>
            <w:r w:rsidR="00750EA0">
              <w:rPr>
                <w:webHidden/>
              </w:rPr>
              <w:fldChar w:fldCharType="separate"/>
            </w:r>
            <w:r w:rsidR="00750EA0">
              <w:rPr>
                <w:webHidden/>
              </w:rPr>
              <w:t>91</w:t>
            </w:r>
            <w:r w:rsidR="00750EA0">
              <w:rPr>
                <w:webHidden/>
              </w:rPr>
              <w:fldChar w:fldCharType="end"/>
            </w:r>
          </w:hyperlink>
        </w:p>
        <w:p w14:paraId="301B384A"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79" w:history="1">
            <w:r w:rsidR="00750EA0" w:rsidRPr="00125290">
              <w:rPr>
                <w:rStyle w:val="Hyperlink"/>
              </w:rPr>
              <w:t>7.4</w:t>
            </w:r>
            <w:r w:rsidR="00750EA0">
              <w:rPr>
                <w:rFonts w:asciiTheme="minorHAnsi" w:eastAsiaTheme="minorEastAsia" w:hAnsiTheme="minorHAnsi" w:cstheme="minorBidi"/>
                <w:smallCaps w:val="0"/>
                <w:lang w:eastAsia="pt-BR"/>
              </w:rPr>
              <w:tab/>
            </w:r>
            <w:r w:rsidR="00750EA0" w:rsidRPr="00125290">
              <w:rPr>
                <w:rStyle w:val="Hyperlink"/>
              </w:rPr>
              <w:t>Gerar Relatório</w:t>
            </w:r>
            <w:r w:rsidR="00750EA0">
              <w:rPr>
                <w:webHidden/>
              </w:rPr>
              <w:tab/>
            </w:r>
            <w:r w:rsidR="00750EA0">
              <w:rPr>
                <w:webHidden/>
              </w:rPr>
              <w:fldChar w:fldCharType="begin"/>
            </w:r>
            <w:r w:rsidR="00750EA0">
              <w:rPr>
                <w:webHidden/>
              </w:rPr>
              <w:instrText xml:space="preserve"> PAGEREF _Toc486423179 \h </w:instrText>
            </w:r>
            <w:r w:rsidR="00750EA0">
              <w:rPr>
                <w:webHidden/>
              </w:rPr>
            </w:r>
            <w:r w:rsidR="00750EA0">
              <w:rPr>
                <w:webHidden/>
              </w:rPr>
              <w:fldChar w:fldCharType="separate"/>
            </w:r>
            <w:r w:rsidR="00750EA0">
              <w:rPr>
                <w:webHidden/>
              </w:rPr>
              <w:t>99</w:t>
            </w:r>
            <w:r w:rsidR="00750EA0">
              <w:rPr>
                <w:webHidden/>
              </w:rPr>
              <w:fldChar w:fldCharType="end"/>
            </w:r>
          </w:hyperlink>
        </w:p>
        <w:p w14:paraId="1F4B4833"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0" w:history="1">
            <w:r w:rsidR="00750EA0" w:rsidRPr="00125290">
              <w:rPr>
                <w:rStyle w:val="Hyperlink"/>
                <w:rFonts w:eastAsia="Arial"/>
                <w:iCs/>
                <w:lang w:eastAsia="pt-BR"/>
              </w:rPr>
              <w:t>8.</w:t>
            </w:r>
            <w:r w:rsidR="00750EA0">
              <w:rPr>
                <w:rFonts w:asciiTheme="minorHAnsi" w:eastAsiaTheme="minorEastAsia" w:hAnsiTheme="minorHAnsi" w:cstheme="minorBidi"/>
                <w:b w:val="0"/>
                <w:bCs w:val="0"/>
                <w:caps w:val="0"/>
                <w:sz w:val="22"/>
                <w:szCs w:val="22"/>
                <w:lang w:eastAsia="pt-BR"/>
              </w:rPr>
              <w:tab/>
            </w:r>
            <w:r w:rsidR="00750EA0" w:rsidRPr="00125290">
              <w:rPr>
                <w:rStyle w:val="Hyperlink"/>
              </w:rPr>
              <w:t>Considerações Finais</w:t>
            </w:r>
            <w:r w:rsidR="00750EA0">
              <w:rPr>
                <w:webHidden/>
              </w:rPr>
              <w:tab/>
            </w:r>
            <w:r w:rsidR="00750EA0">
              <w:rPr>
                <w:webHidden/>
              </w:rPr>
              <w:fldChar w:fldCharType="begin"/>
            </w:r>
            <w:r w:rsidR="00750EA0">
              <w:rPr>
                <w:webHidden/>
              </w:rPr>
              <w:instrText xml:space="preserve"> PAGEREF _Toc486423180 \h </w:instrText>
            </w:r>
            <w:r w:rsidR="00750EA0">
              <w:rPr>
                <w:webHidden/>
              </w:rPr>
            </w:r>
            <w:r w:rsidR="00750EA0">
              <w:rPr>
                <w:webHidden/>
              </w:rPr>
              <w:fldChar w:fldCharType="separate"/>
            </w:r>
            <w:r w:rsidR="00750EA0">
              <w:rPr>
                <w:webHidden/>
              </w:rPr>
              <w:t>105</w:t>
            </w:r>
            <w:r w:rsidR="00750EA0">
              <w:rPr>
                <w:webHidden/>
              </w:rPr>
              <w:fldChar w:fldCharType="end"/>
            </w:r>
          </w:hyperlink>
        </w:p>
        <w:p w14:paraId="261D93C9"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1" w:history="1">
            <w:r w:rsidR="00750EA0" w:rsidRPr="00125290">
              <w:rPr>
                <w:rStyle w:val="Hyperlink"/>
              </w:rPr>
              <w:t>8.1</w:t>
            </w:r>
            <w:r w:rsidR="00750EA0">
              <w:rPr>
                <w:rFonts w:asciiTheme="minorHAnsi" w:eastAsiaTheme="minorEastAsia" w:hAnsiTheme="minorHAnsi" w:cstheme="minorBidi"/>
                <w:smallCaps w:val="0"/>
                <w:lang w:eastAsia="pt-BR"/>
              </w:rPr>
              <w:tab/>
            </w:r>
            <w:r w:rsidR="00750EA0" w:rsidRPr="00125290">
              <w:rPr>
                <w:rStyle w:val="Hyperlink"/>
              </w:rPr>
              <w:t>Conclusão</w:t>
            </w:r>
            <w:r w:rsidR="00750EA0">
              <w:rPr>
                <w:webHidden/>
              </w:rPr>
              <w:tab/>
            </w:r>
            <w:r w:rsidR="00750EA0">
              <w:rPr>
                <w:webHidden/>
              </w:rPr>
              <w:fldChar w:fldCharType="begin"/>
            </w:r>
            <w:r w:rsidR="00750EA0">
              <w:rPr>
                <w:webHidden/>
              </w:rPr>
              <w:instrText xml:space="preserve"> PAGEREF _Toc486423181 \h </w:instrText>
            </w:r>
            <w:r w:rsidR="00750EA0">
              <w:rPr>
                <w:webHidden/>
              </w:rPr>
            </w:r>
            <w:r w:rsidR="00750EA0">
              <w:rPr>
                <w:webHidden/>
              </w:rPr>
              <w:fldChar w:fldCharType="separate"/>
            </w:r>
            <w:r w:rsidR="00750EA0">
              <w:rPr>
                <w:webHidden/>
              </w:rPr>
              <w:t>105</w:t>
            </w:r>
            <w:r w:rsidR="00750EA0">
              <w:rPr>
                <w:webHidden/>
              </w:rPr>
              <w:fldChar w:fldCharType="end"/>
            </w:r>
          </w:hyperlink>
        </w:p>
        <w:p w14:paraId="57BB55E4" w14:textId="77777777" w:rsidR="00750EA0" w:rsidRDefault="00FD570E">
          <w:pPr>
            <w:pStyle w:val="TOC2"/>
            <w:tabs>
              <w:tab w:val="left" w:pos="1680"/>
            </w:tabs>
            <w:rPr>
              <w:rFonts w:asciiTheme="minorHAnsi" w:eastAsiaTheme="minorEastAsia" w:hAnsiTheme="minorHAnsi" w:cstheme="minorBidi"/>
              <w:smallCaps w:val="0"/>
              <w:lang w:eastAsia="pt-BR"/>
            </w:rPr>
          </w:pPr>
          <w:hyperlink w:anchor="_Toc486423182" w:history="1">
            <w:r w:rsidR="00750EA0" w:rsidRPr="00125290">
              <w:rPr>
                <w:rStyle w:val="Hyperlink"/>
              </w:rPr>
              <w:t>8.2</w:t>
            </w:r>
            <w:r w:rsidR="00750EA0">
              <w:rPr>
                <w:rFonts w:asciiTheme="minorHAnsi" w:eastAsiaTheme="minorEastAsia" w:hAnsiTheme="minorHAnsi" w:cstheme="minorBidi"/>
                <w:smallCaps w:val="0"/>
                <w:lang w:eastAsia="pt-BR"/>
              </w:rPr>
              <w:tab/>
            </w:r>
            <w:r w:rsidR="00750EA0" w:rsidRPr="00125290">
              <w:rPr>
                <w:rStyle w:val="Hyperlink"/>
              </w:rPr>
              <w:t>Trabalhos futuros</w:t>
            </w:r>
            <w:r w:rsidR="00750EA0">
              <w:rPr>
                <w:webHidden/>
              </w:rPr>
              <w:tab/>
            </w:r>
            <w:r w:rsidR="00750EA0">
              <w:rPr>
                <w:webHidden/>
              </w:rPr>
              <w:fldChar w:fldCharType="begin"/>
            </w:r>
            <w:r w:rsidR="00750EA0">
              <w:rPr>
                <w:webHidden/>
              </w:rPr>
              <w:instrText xml:space="preserve"> PAGEREF _Toc486423182 \h </w:instrText>
            </w:r>
            <w:r w:rsidR="00750EA0">
              <w:rPr>
                <w:webHidden/>
              </w:rPr>
            </w:r>
            <w:r w:rsidR="00750EA0">
              <w:rPr>
                <w:webHidden/>
              </w:rPr>
              <w:fldChar w:fldCharType="separate"/>
            </w:r>
            <w:r w:rsidR="00750EA0">
              <w:rPr>
                <w:webHidden/>
              </w:rPr>
              <w:t>106</w:t>
            </w:r>
            <w:r w:rsidR="00750EA0">
              <w:rPr>
                <w:webHidden/>
              </w:rPr>
              <w:fldChar w:fldCharType="end"/>
            </w:r>
          </w:hyperlink>
        </w:p>
        <w:p w14:paraId="48DAFDC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3" w:history="1">
            <w:r w:rsidR="00750EA0" w:rsidRPr="00125290">
              <w:rPr>
                <w:rStyle w:val="Hyperlink"/>
              </w:rPr>
              <w:t>8.2.1</w:t>
            </w:r>
            <w:r w:rsidR="00750EA0">
              <w:rPr>
                <w:rFonts w:asciiTheme="minorHAnsi" w:eastAsiaTheme="minorEastAsia" w:hAnsiTheme="minorHAnsi" w:cstheme="minorBidi"/>
                <w:i w:val="0"/>
                <w:iCs w:val="0"/>
                <w:sz w:val="22"/>
                <w:szCs w:val="22"/>
                <w:lang w:eastAsia="pt-BR"/>
              </w:rPr>
              <w:tab/>
            </w:r>
            <w:r w:rsidR="00750EA0" w:rsidRPr="00125290">
              <w:rPr>
                <w:rStyle w:val="Hyperlink"/>
              </w:rPr>
              <w:t>Gráfico</w:t>
            </w:r>
            <w:r w:rsidR="00750EA0">
              <w:rPr>
                <w:webHidden/>
              </w:rPr>
              <w:tab/>
            </w:r>
            <w:r w:rsidR="00750EA0">
              <w:rPr>
                <w:webHidden/>
              </w:rPr>
              <w:fldChar w:fldCharType="begin"/>
            </w:r>
            <w:r w:rsidR="00750EA0">
              <w:rPr>
                <w:webHidden/>
              </w:rPr>
              <w:instrText xml:space="preserve"> PAGEREF _Toc486423183 \h </w:instrText>
            </w:r>
            <w:r w:rsidR="00750EA0">
              <w:rPr>
                <w:webHidden/>
              </w:rPr>
            </w:r>
            <w:r w:rsidR="00750EA0">
              <w:rPr>
                <w:webHidden/>
              </w:rPr>
              <w:fldChar w:fldCharType="separate"/>
            </w:r>
            <w:r w:rsidR="00750EA0">
              <w:rPr>
                <w:webHidden/>
              </w:rPr>
              <w:t>106</w:t>
            </w:r>
            <w:r w:rsidR="00750EA0">
              <w:rPr>
                <w:webHidden/>
              </w:rPr>
              <w:fldChar w:fldCharType="end"/>
            </w:r>
          </w:hyperlink>
        </w:p>
        <w:p w14:paraId="14473927"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4" w:history="1">
            <w:r w:rsidR="00750EA0" w:rsidRPr="00125290">
              <w:rPr>
                <w:rStyle w:val="Hyperlink"/>
              </w:rPr>
              <w:t>8.2.2</w:t>
            </w:r>
            <w:r w:rsidR="00750EA0">
              <w:rPr>
                <w:rFonts w:asciiTheme="minorHAnsi" w:eastAsiaTheme="minorEastAsia" w:hAnsiTheme="minorHAnsi" w:cstheme="minorBidi"/>
                <w:i w:val="0"/>
                <w:iCs w:val="0"/>
                <w:sz w:val="22"/>
                <w:szCs w:val="22"/>
                <w:lang w:eastAsia="pt-BR"/>
              </w:rPr>
              <w:tab/>
            </w:r>
            <w:r w:rsidR="00750EA0" w:rsidRPr="00125290">
              <w:rPr>
                <w:rStyle w:val="Hyperlink"/>
              </w:rPr>
              <w:t>Comparativo entre outras RNA</w:t>
            </w:r>
            <w:r w:rsidR="00750EA0">
              <w:rPr>
                <w:webHidden/>
              </w:rPr>
              <w:tab/>
            </w:r>
            <w:r w:rsidR="00750EA0">
              <w:rPr>
                <w:webHidden/>
              </w:rPr>
              <w:fldChar w:fldCharType="begin"/>
            </w:r>
            <w:r w:rsidR="00750EA0">
              <w:rPr>
                <w:webHidden/>
              </w:rPr>
              <w:instrText xml:space="preserve"> PAGEREF _Toc486423184 \h </w:instrText>
            </w:r>
            <w:r w:rsidR="00750EA0">
              <w:rPr>
                <w:webHidden/>
              </w:rPr>
            </w:r>
            <w:r w:rsidR="00750EA0">
              <w:rPr>
                <w:webHidden/>
              </w:rPr>
              <w:fldChar w:fldCharType="separate"/>
            </w:r>
            <w:r w:rsidR="00750EA0">
              <w:rPr>
                <w:webHidden/>
              </w:rPr>
              <w:t>106</w:t>
            </w:r>
            <w:r w:rsidR="00750EA0">
              <w:rPr>
                <w:webHidden/>
              </w:rPr>
              <w:fldChar w:fldCharType="end"/>
            </w:r>
          </w:hyperlink>
        </w:p>
        <w:p w14:paraId="0B684FE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5" w:history="1">
            <w:r w:rsidR="00750EA0" w:rsidRPr="00125290">
              <w:rPr>
                <w:rStyle w:val="Hyperlink"/>
              </w:rPr>
              <w:t>8.2.3</w:t>
            </w:r>
            <w:r w:rsidR="00750EA0">
              <w:rPr>
                <w:rFonts w:asciiTheme="minorHAnsi" w:eastAsiaTheme="minorEastAsia" w:hAnsiTheme="minorHAnsi" w:cstheme="minorBidi"/>
                <w:i w:val="0"/>
                <w:iCs w:val="0"/>
                <w:sz w:val="22"/>
                <w:szCs w:val="22"/>
                <w:lang w:eastAsia="pt-BR"/>
              </w:rPr>
              <w:tab/>
            </w:r>
            <w:r w:rsidR="00750EA0" w:rsidRPr="00125290">
              <w:rPr>
                <w:rStyle w:val="Hyperlink"/>
              </w:rPr>
              <w:t>Base de dados</w:t>
            </w:r>
            <w:r w:rsidR="00750EA0">
              <w:rPr>
                <w:webHidden/>
              </w:rPr>
              <w:tab/>
            </w:r>
            <w:r w:rsidR="00750EA0">
              <w:rPr>
                <w:webHidden/>
              </w:rPr>
              <w:fldChar w:fldCharType="begin"/>
            </w:r>
            <w:r w:rsidR="00750EA0">
              <w:rPr>
                <w:webHidden/>
              </w:rPr>
              <w:instrText xml:space="preserve"> PAGEREF _Toc486423185 \h </w:instrText>
            </w:r>
            <w:r w:rsidR="00750EA0">
              <w:rPr>
                <w:webHidden/>
              </w:rPr>
            </w:r>
            <w:r w:rsidR="00750EA0">
              <w:rPr>
                <w:webHidden/>
              </w:rPr>
              <w:fldChar w:fldCharType="separate"/>
            </w:r>
            <w:r w:rsidR="00750EA0">
              <w:rPr>
                <w:webHidden/>
              </w:rPr>
              <w:t>107</w:t>
            </w:r>
            <w:r w:rsidR="00750EA0">
              <w:rPr>
                <w:webHidden/>
              </w:rPr>
              <w:fldChar w:fldCharType="end"/>
            </w:r>
          </w:hyperlink>
        </w:p>
        <w:p w14:paraId="3BCF313B"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6" w:history="1">
            <w:r w:rsidR="00750EA0" w:rsidRPr="00125290">
              <w:rPr>
                <w:rStyle w:val="Hyperlink"/>
              </w:rPr>
              <w:t>8.2.4</w:t>
            </w:r>
            <w:r w:rsidR="00750EA0">
              <w:rPr>
                <w:rFonts w:asciiTheme="minorHAnsi" w:eastAsiaTheme="minorEastAsia" w:hAnsiTheme="minorHAnsi" w:cstheme="minorBidi"/>
                <w:i w:val="0"/>
                <w:iCs w:val="0"/>
                <w:sz w:val="22"/>
                <w:szCs w:val="22"/>
                <w:lang w:eastAsia="pt-BR"/>
              </w:rPr>
              <w:tab/>
            </w:r>
            <w:r w:rsidR="00750EA0" w:rsidRPr="00125290">
              <w:rPr>
                <w:rStyle w:val="Hyperlink"/>
              </w:rPr>
              <w:t>Outros relatórios</w:t>
            </w:r>
            <w:r w:rsidR="00750EA0">
              <w:rPr>
                <w:webHidden/>
              </w:rPr>
              <w:tab/>
            </w:r>
            <w:r w:rsidR="00750EA0">
              <w:rPr>
                <w:webHidden/>
              </w:rPr>
              <w:fldChar w:fldCharType="begin"/>
            </w:r>
            <w:r w:rsidR="00750EA0">
              <w:rPr>
                <w:webHidden/>
              </w:rPr>
              <w:instrText xml:space="preserve"> PAGEREF _Toc486423186 \h </w:instrText>
            </w:r>
            <w:r w:rsidR="00750EA0">
              <w:rPr>
                <w:webHidden/>
              </w:rPr>
            </w:r>
            <w:r w:rsidR="00750EA0">
              <w:rPr>
                <w:webHidden/>
              </w:rPr>
              <w:fldChar w:fldCharType="separate"/>
            </w:r>
            <w:r w:rsidR="00750EA0">
              <w:rPr>
                <w:webHidden/>
              </w:rPr>
              <w:t>107</w:t>
            </w:r>
            <w:r w:rsidR="00750EA0">
              <w:rPr>
                <w:webHidden/>
              </w:rPr>
              <w:fldChar w:fldCharType="end"/>
            </w:r>
          </w:hyperlink>
        </w:p>
        <w:p w14:paraId="16A0811F" w14:textId="77777777" w:rsidR="00750EA0" w:rsidRDefault="00FD570E">
          <w:pPr>
            <w:pStyle w:val="TOC3"/>
            <w:tabs>
              <w:tab w:val="left" w:pos="1920"/>
            </w:tabs>
            <w:rPr>
              <w:rFonts w:asciiTheme="minorHAnsi" w:eastAsiaTheme="minorEastAsia" w:hAnsiTheme="minorHAnsi" w:cstheme="minorBidi"/>
              <w:i w:val="0"/>
              <w:iCs w:val="0"/>
              <w:sz w:val="22"/>
              <w:szCs w:val="22"/>
              <w:lang w:eastAsia="pt-BR"/>
            </w:rPr>
          </w:pPr>
          <w:hyperlink w:anchor="_Toc486423187" w:history="1">
            <w:r w:rsidR="00750EA0" w:rsidRPr="00125290">
              <w:rPr>
                <w:rStyle w:val="Hyperlink"/>
              </w:rPr>
              <w:t>8.2.5</w:t>
            </w:r>
            <w:r w:rsidR="00750EA0">
              <w:rPr>
                <w:rFonts w:asciiTheme="minorHAnsi" w:eastAsiaTheme="minorEastAsia" w:hAnsiTheme="minorHAnsi" w:cstheme="minorBidi"/>
                <w:i w:val="0"/>
                <w:iCs w:val="0"/>
                <w:sz w:val="22"/>
                <w:szCs w:val="22"/>
                <w:lang w:eastAsia="pt-BR"/>
              </w:rPr>
              <w:tab/>
            </w:r>
            <w:r w:rsidR="00750EA0" w:rsidRPr="00125290">
              <w:rPr>
                <w:rStyle w:val="Hyperlink"/>
              </w:rPr>
              <w:t>Layout</w:t>
            </w:r>
            <w:r w:rsidR="00750EA0">
              <w:rPr>
                <w:webHidden/>
              </w:rPr>
              <w:tab/>
            </w:r>
            <w:r w:rsidR="00750EA0">
              <w:rPr>
                <w:webHidden/>
              </w:rPr>
              <w:fldChar w:fldCharType="begin"/>
            </w:r>
            <w:r w:rsidR="00750EA0">
              <w:rPr>
                <w:webHidden/>
              </w:rPr>
              <w:instrText xml:space="preserve"> PAGEREF _Toc486423187 \h </w:instrText>
            </w:r>
            <w:r w:rsidR="00750EA0">
              <w:rPr>
                <w:webHidden/>
              </w:rPr>
            </w:r>
            <w:r w:rsidR="00750EA0">
              <w:rPr>
                <w:webHidden/>
              </w:rPr>
              <w:fldChar w:fldCharType="separate"/>
            </w:r>
            <w:r w:rsidR="00750EA0">
              <w:rPr>
                <w:webHidden/>
              </w:rPr>
              <w:t>108</w:t>
            </w:r>
            <w:r w:rsidR="00750EA0">
              <w:rPr>
                <w:webHidden/>
              </w:rPr>
              <w:fldChar w:fldCharType="end"/>
            </w:r>
          </w:hyperlink>
        </w:p>
        <w:p w14:paraId="26865030" w14:textId="77777777" w:rsidR="00750EA0" w:rsidRDefault="00FD570E">
          <w:pPr>
            <w:pStyle w:val="TOC1"/>
            <w:rPr>
              <w:rFonts w:asciiTheme="minorHAnsi" w:eastAsiaTheme="minorEastAsia" w:hAnsiTheme="minorHAnsi" w:cstheme="minorBidi"/>
              <w:b w:val="0"/>
              <w:bCs w:val="0"/>
              <w:caps w:val="0"/>
              <w:sz w:val="22"/>
              <w:szCs w:val="22"/>
              <w:lang w:eastAsia="pt-BR"/>
            </w:rPr>
          </w:pPr>
          <w:hyperlink w:anchor="_Toc486423188" w:history="1">
            <w:r w:rsidR="00750EA0" w:rsidRPr="00125290">
              <w:rPr>
                <w:rStyle w:val="Hyperlink"/>
              </w:rPr>
              <w:t>Bibliografia</w:t>
            </w:r>
            <w:r w:rsidR="00750EA0">
              <w:rPr>
                <w:webHidden/>
              </w:rPr>
              <w:tab/>
            </w:r>
            <w:r w:rsidR="00750EA0">
              <w:rPr>
                <w:webHidden/>
              </w:rPr>
              <w:fldChar w:fldCharType="begin"/>
            </w:r>
            <w:r w:rsidR="00750EA0">
              <w:rPr>
                <w:webHidden/>
              </w:rPr>
              <w:instrText xml:space="preserve"> PAGEREF _Toc486423188 \h </w:instrText>
            </w:r>
            <w:r w:rsidR="00750EA0">
              <w:rPr>
                <w:webHidden/>
              </w:rPr>
            </w:r>
            <w:r w:rsidR="00750EA0">
              <w:rPr>
                <w:webHidden/>
              </w:rPr>
              <w:fldChar w:fldCharType="separate"/>
            </w:r>
            <w:r w:rsidR="00750EA0">
              <w:rPr>
                <w:webHidden/>
              </w:rPr>
              <w:t>109</w:t>
            </w:r>
            <w:r w:rsidR="00750EA0">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5E51BC37" w14:textId="77777777" w:rsidR="00C40993" w:rsidRDefault="00C40993">
      <w:pPr>
        <w:suppressAutoHyphens w:val="0"/>
        <w:spacing w:after="0"/>
        <w:ind w:firstLine="0"/>
        <w:jc w:val="left"/>
      </w:pPr>
    </w:p>
    <w:p w14:paraId="623EC2A9" w14:textId="08897760" w:rsidR="00F0378C" w:rsidRPr="002E2FB6" w:rsidRDefault="009630D6" w:rsidP="00836053">
      <w:pPr>
        <w:suppressAutoHyphens w:val="0"/>
        <w:spacing w:after="0"/>
        <w:ind w:firstLine="0"/>
        <w:jc w:val="left"/>
      </w:pPr>
      <w:r>
        <w:br w:type="page"/>
      </w:r>
    </w:p>
    <w:p w14:paraId="70E41897" w14:textId="5E8ED375" w:rsidR="00385E45" w:rsidRPr="00D71036" w:rsidRDefault="00385E45" w:rsidP="00836053">
      <w:pPr>
        <w:ind w:firstLine="0"/>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63" w:name="_Toc447474808"/>
      <w:bookmarkStart w:id="64" w:name="_Toc462599921"/>
      <w:bookmarkStart w:id="65" w:name="_Toc465711338"/>
      <w:bookmarkStart w:id="66" w:name="_Toc486423132"/>
      <w:r w:rsidRPr="00385E45">
        <w:lastRenderedPageBreak/>
        <w:t>INTRODUÇÃO</w:t>
      </w:r>
      <w:bookmarkEnd w:id="62"/>
      <w:bookmarkEnd w:id="63"/>
      <w:bookmarkEnd w:id="64"/>
      <w:bookmarkEnd w:id="65"/>
      <w:bookmarkEnd w:id="66"/>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CF52510" w:rsidR="00385E45" w:rsidRDefault="00385E45" w:rsidP="002078DB"/>
    <w:p w14:paraId="56C6045E" w14:textId="0C466108"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w:t>
      </w:r>
      <w:r w:rsidR="009471FC" w:rsidRPr="382A6C4F">
        <w:rPr>
          <w:rFonts w:eastAsia="Arial" w:cs="Arial"/>
        </w:rPr>
        <w:t>país</w:t>
      </w:r>
      <w:r w:rsidRPr="382A6C4F">
        <w:rPr>
          <w:rFonts w:eastAsia="Arial" w:cs="Arial"/>
        </w:rPr>
        <w:t xml:space="preserve">,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7C43C0">
            <w:rPr>
              <w:noProof/>
            </w:rPr>
            <w:t>(FORTUNA, 2008)</w:t>
          </w:r>
          <w:r w:rsidR="00AA4B50">
            <w:fldChar w:fldCharType="end"/>
          </w:r>
        </w:sdtContent>
      </w:sdt>
      <w:r w:rsidR="00C73317" w:rsidRPr="382A6C4F">
        <w:rPr>
          <w:rFonts w:eastAsia="Arial" w:cs="Arial"/>
        </w:rPr>
        <w:t>.</w:t>
      </w:r>
    </w:p>
    <w:p w14:paraId="41F676DF" w14:textId="62BF71ED"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w:t>
      </w:r>
      <w:r w:rsidR="009471FC">
        <w:rPr>
          <w:rFonts w:eastAsia="Arial" w:cs="Arial"/>
        </w:rPr>
        <w:t>do</w:t>
      </w:r>
      <w:r w:rsidR="00FF2544" w:rsidRPr="382A6C4F">
        <w:rPr>
          <w:rFonts w:eastAsia="Arial" w:cs="Arial"/>
        </w:rPr>
        <w:t xml:space="preserve"> </w:t>
      </w:r>
      <w:r w:rsidR="009471FC">
        <w:rPr>
          <w:rFonts w:eastAsia="Arial" w:cs="Arial"/>
        </w:rPr>
        <w:t>que</w:t>
      </w:r>
      <w:r w:rsidR="00FF2544" w:rsidRPr="382A6C4F">
        <w:rPr>
          <w:rFonts w:eastAsia="Arial" w:cs="Arial"/>
        </w:rPr>
        <w:t xml:space="preserve">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7C43C0">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p>
    <w:p w14:paraId="1C4788B7" w14:textId="36E61364" w:rsidR="00966DC1" w:rsidRDefault="00C3518C" w:rsidP="002078DB">
      <w:ins w:id="67" w:author="mario" w:date="2017-07-15T09:12:00Z">
        <w:r>
          <w:rPr>
            <w:rFonts w:eastAsia="Arial" w:cs="Arial"/>
          </w:rPr>
          <w:t>Existe uma empresa que trabalha com IA aplicada ao mercado financeiro, criada no final de 2015 como um torneio para a predicao e previsao de dados do mercado</w:t>
        </w:r>
      </w:ins>
      <w:ins w:id="68" w:author="mario" w:date="2017-07-15T09:16:00Z">
        <w:r w:rsidR="009576D4">
          <w:rPr>
            <w:rFonts w:eastAsia="Arial" w:cs="Arial"/>
          </w:rPr>
          <w:t xml:space="preserve">. </w:t>
        </w:r>
      </w:ins>
      <w:ins w:id="69" w:author="mario" w:date="2017-07-15T09:15:00Z">
        <w:r>
          <w:rPr>
            <w:rFonts w:eastAsia="Arial" w:cs="Arial"/>
          </w:rPr>
          <w:t>Ela utiliza as melhores redes neurais artificiais para os proprios fundos de investimentos</w:t>
        </w:r>
        <w:r w:rsidR="009576D4">
          <w:rPr>
            <w:rFonts w:eastAsia="Arial" w:cs="Arial"/>
          </w:rPr>
          <w:t xml:space="preserve"> e com os ganhos, usa uma parte para pagar as pessoas que obtiveram o menor erro em relacao aos dados reais com Bitcoins.</w:t>
        </w:r>
      </w:ins>
      <w:del w:id="70" w:author="mario" w:date="2017-07-15T09:16:00Z">
        <w:r w:rsidR="00640D0C" w:rsidDel="009576D4">
          <w:rPr>
            <w:rFonts w:eastAsia="Arial" w:cs="Arial"/>
          </w:rPr>
          <w:delText xml:space="preserve">A empresa que trabalha com </w:delText>
        </w:r>
        <w:r w:rsidR="00966DC1" w:rsidRPr="6103A698" w:rsidDel="009576D4">
          <w:rPr>
            <w:rFonts w:eastAsia="Arial" w:cs="Arial"/>
          </w:rPr>
          <w:delText>I</w:delText>
        </w:r>
        <w:r w:rsidR="00640D0C" w:rsidDel="009576D4">
          <w:rPr>
            <w:rFonts w:eastAsia="Arial" w:cs="Arial"/>
          </w:rPr>
          <w:delText>A</w:delText>
        </w:r>
        <w:r w:rsidR="00966DC1" w:rsidRPr="6103A698" w:rsidDel="009576D4">
          <w:rPr>
            <w:rFonts w:eastAsia="Arial" w:cs="Arial"/>
          </w:rPr>
          <w:delText xml:space="preserve"> voltada para o mercado que mais chamou atenção foi a Numerai, que é uma empresa criada no final de 2015 como sendo um torneio para predição do mercado financeiro para cientistas de dados e desde </w:delText>
        </w:r>
        <w:r w:rsidR="00C40993" w:rsidDel="009576D4">
          <w:rPr>
            <w:rFonts w:eastAsia="Arial" w:cs="Arial"/>
          </w:rPr>
          <w:delText>então</w:delText>
        </w:r>
        <w:r w:rsidR="00966DC1" w:rsidRPr="6103A698" w:rsidDel="009576D4">
          <w:rPr>
            <w:rFonts w:eastAsia="Arial" w:cs="Arial"/>
          </w:rPr>
          <w:delText xml:space="preserve">, já recebeu 14 bilhões de preços previstos. </w:delText>
        </w:r>
        <w:r w:rsidR="005C39FA" w:rsidDel="009576D4">
          <w:rPr>
            <w:rFonts w:eastAsia="Arial" w:cs="Arial"/>
          </w:rPr>
          <w:delText>E</w:delText>
        </w:r>
        <w:r w:rsidR="00966DC1" w:rsidRPr="6103A698" w:rsidDel="009576D4">
          <w:rPr>
            <w:rFonts w:eastAsia="Arial" w:cs="Arial"/>
          </w:rPr>
          <w:delText xml:space="preserve">les </w:delText>
        </w:r>
        <w:r w:rsidR="00C40993" w:rsidDel="009576D4">
          <w:rPr>
            <w:rFonts w:eastAsia="Arial" w:cs="Arial"/>
          </w:rPr>
          <w:delText>tom</w:delText>
        </w:r>
        <w:r w:rsidR="00966DC1" w:rsidRPr="6103A698" w:rsidDel="009576D4">
          <w:rPr>
            <w:rFonts w:eastAsia="Arial" w:cs="Arial"/>
          </w:rPr>
          <w:delText xml:space="preserve">am os modelos que possuem maior acurácia </w:delText>
        </w:r>
        <w:r w:rsidR="00585689" w:rsidDel="009576D4">
          <w:rPr>
            <w:rFonts w:eastAsia="Arial" w:cs="Arial"/>
          </w:rPr>
          <w:delText xml:space="preserve">nos </w:delText>
        </w:r>
        <w:r w:rsidR="00585689" w:rsidDel="009576D4">
          <w:rPr>
            <w:rFonts w:eastAsia="Arial" w:cs="Arial"/>
          </w:rPr>
          <w:lastRenderedPageBreak/>
          <w:delText>resultados obtidos</w:delText>
        </w:r>
        <w:r w:rsidR="009D6B61" w:rsidDel="009576D4">
          <w:rPr>
            <w:rFonts w:eastAsia="Arial" w:cs="Arial"/>
          </w:rPr>
          <w:delText>, medidos por meio da diferença entre os dados reais e os obtidos pelas redes submetidas</w:delText>
        </w:r>
        <w:r w:rsidR="00585689" w:rsidDel="009576D4">
          <w:rPr>
            <w:rFonts w:eastAsia="Arial" w:cs="Arial"/>
          </w:rPr>
          <w:delText xml:space="preserve"> </w:delText>
        </w:r>
        <w:r w:rsidR="00966DC1" w:rsidRPr="6103A698" w:rsidDel="009576D4">
          <w:rPr>
            <w:rFonts w:eastAsia="Arial" w:cs="Arial"/>
          </w:rPr>
          <w:delText>e usam em seu fundo de investimento</w:delText>
        </w:r>
        <w:r w:rsidR="009471FC" w:rsidDel="009576D4">
          <w:rPr>
            <w:rFonts w:eastAsia="Arial" w:cs="Arial"/>
          </w:rPr>
          <w:delText>s</w:delText>
        </w:r>
        <w:r w:rsidR="00966DC1" w:rsidRPr="6103A698" w:rsidDel="009576D4">
          <w:rPr>
            <w:rFonts w:eastAsia="Arial" w:cs="Arial"/>
          </w:rPr>
          <w:delText xml:space="preserve"> real e em troca, remunera os melhores contribuintes com Bitcoin</w:delText>
        </w:r>
        <w:r w:rsidR="009471FC" w:rsidDel="009576D4">
          <w:rPr>
            <w:rFonts w:eastAsia="Arial" w:cs="Arial"/>
          </w:rPr>
          <w:delText>s.</w:delText>
        </w:r>
      </w:del>
      <w:r w:rsidR="009471FC">
        <w:rPr>
          <w:rFonts w:eastAsia="Arial" w:cs="Arial"/>
        </w:rPr>
        <w:t xml:space="preserve"> A</w:t>
      </w:r>
      <w:r w:rsidR="00966DC1" w:rsidRPr="6103A698">
        <w:rPr>
          <w:rFonts w:eastAsia="Arial" w:cs="Arial"/>
        </w:rPr>
        <w:t xml:space="preserve">lém disso, é gratuito e livre para qualquer pessoa submeter </w:t>
      </w:r>
      <w:r w:rsidR="00585689">
        <w:rPr>
          <w:rFonts w:eastAsia="Arial" w:cs="Arial"/>
        </w:rPr>
        <w:t xml:space="preserve">os resultados obtidos pelas </w:t>
      </w:r>
      <w:r w:rsidR="00966DC1" w:rsidRPr="6103A698">
        <w:rPr>
          <w:rFonts w:eastAsia="Arial" w:cs="Arial"/>
        </w:rPr>
        <w:t>sua</w:t>
      </w:r>
      <w:r w:rsidR="00585689">
        <w:rPr>
          <w:rFonts w:eastAsia="Arial" w:cs="Arial"/>
        </w:rPr>
        <w:t>s</w:t>
      </w:r>
      <w:r w:rsidR="00966DC1" w:rsidRPr="6103A698">
        <w:rPr>
          <w:rFonts w:eastAsia="Arial" w:cs="Arial"/>
        </w:rPr>
        <w:t xml:space="preserve"> rede</w:t>
      </w:r>
      <w:r w:rsidR="00585689">
        <w:rPr>
          <w:rFonts w:eastAsia="Arial" w:cs="Arial"/>
        </w:rPr>
        <w:t>s</w:t>
      </w:r>
      <w:r w:rsidR="00966DC1" w:rsidRPr="6103A698">
        <w:rPr>
          <w:rFonts w:eastAsia="Arial" w:cs="Arial"/>
        </w:rPr>
        <w:t>.</w:t>
      </w:r>
      <w:r w:rsidR="00640D0C">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7C43C0" w:rsidRPr="007C43C0">
            <w:rPr>
              <w:rFonts w:eastAsia="Arial" w:cs="Arial"/>
              <w:noProof/>
            </w:rPr>
            <w:t>(NUMERAI, 2016)</w:t>
          </w:r>
          <w:r w:rsidR="00F3318D">
            <w:rPr>
              <w:rFonts w:eastAsia="Arial" w:cs="Arial"/>
            </w:rPr>
            <w:fldChar w:fldCharType="end"/>
          </w:r>
        </w:sdtContent>
      </w:sdt>
    </w:p>
    <w:p w14:paraId="110D7B2F" w14:textId="1965000B" w:rsidR="6103A698" w:rsidRDefault="00640D0C" w:rsidP="00640D0C">
      <w:r>
        <w:t xml:space="preserve">Voltando um pouco para a origem da </w:t>
      </w:r>
      <w:r w:rsidR="005C39FA">
        <w:t>IA</w:t>
      </w:r>
      <w:r>
        <w:t>,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7C43C0">
            <w:rPr>
              <w:noProof/>
            </w:rPr>
            <w:t>(1950)</w:t>
          </w:r>
          <w:r w:rsidR="00480A06">
            <w:fldChar w:fldCharType="end"/>
          </w:r>
        </w:sdtContent>
      </w:sdt>
      <w:r w:rsidR="00EC3A24">
        <w:t xml:space="preserve">, </w:t>
      </w:r>
      <w:r w:rsidR="005C39FA">
        <w:t>precursor</w:t>
      </w:r>
      <w:r w:rsidR="00EC3A24">
        <w:t xml:space="preserve">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272A6DC6" w:rsidR="00A728D9" w:rsidRDefault="00640D0C" w:rsidP="002078DB">
      <w:r>
        <w:t xml:space="preserve">Para tentar responder </w:t>
      </w:r>
      <w:r w:rsidR="005C39FA">
        <w:t xml:space="preserve">a </w:t>
      </w:r>
      <w:r>
        <w:t>essa pergunta, u</w:t>
      </w:r>
      <w:r w:rsidR="00A00EED">
        <w:t xml:space="preserve">ma motivação </w:t>
      </w:r>
      <w:r w:rsidR="005C39FA">
        <w:t xml:space="preserve">para </w:t>
      </w:r>
      <w:r w:rsidR="00A00EED">
        <w:t>se trabalhar com redes neurais é a</w:t>
      </w:r>
      <w:r w:rsidR="00A728D9">
        <w:t xml:space="preserve"> diferença </w:t>
      </w:r>
      <w:r w:rsidR="005C39FA">
        <w:t xml:space="preserve">entre o processamento realizado por </w:t>
      </w:r>
      <w:r w:rsidR="00A00EED">
        <w:t>um</w:t>
      </w:r>
      <w:r w:rsidR="00A728D9">
        <w:t xml:space="preserve"> cérebro humano </w:t>
      </w:r>
      <w:r w:rsidR="005C39FA">
        <w:t>e por</w:t>
      </w:r>
      <w:r w:rsidR="00A728D9">
        <w:t xml:space="preserve"> um computador convencional. O cérebro é altamente complexo, não linear e processa as informações </w:t>
      </w:r>
      <w:r w:rsidR="00BD7252">
        <w:t xml:space="preserve">de forma </w:t>
      </w:r>
      <w:r w:rsidR="00A728D9">
        <w:t>paralela e muito rapidamente. Há alguns casos em que o cérebro humano é muito superior, em capacidade de processamento e entendimento, do que um computador, como é o c</w:t>
      </w:r>
      <w:r w:rsidR="00E24C2C">
        <w:t xml:space="preserve">aso da visão, ou o reconhecimento de um de um rosto familiar dentre vários rostos desconhecidos em aproximadamente 150 </w:t>
      </w:r>
      <w:r w:rsidR="00E24C2C" w:rsidRPr="00836053">
        <w:rPr>
          <w:i/>
        </w:rPr>
        <w:t>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7C43C0">
            <w:rPr>
              <w:noProof/>
            </w:rPr>
            <w:t>(HAYKIN, 1998)</w:t>
          </w:r>
          <w:r w:rsidR="00E24C2C">
            <w:fldChar w:fldCharType="end"/>
          </w:r>
        </w:sdtContent>
      </w:sdt>
      <w:r w:rsidR="00E24C2C" w:rsidRPr="6103A698">
        <w:t>.</w:t>
      </w:r>
    </w:p>
    <w:p w14:paraId="5A11FED0" w14:textId="7CF9485B" w:rsidR="00456548" w:rsidRDefault="00456548" w:rsidP="002078DB">
      <w:r>
        <w:t xml:space="preserve">Por outro lado, uma das conquistas mais simbólicas e famosas do uso da aplicação da </w:t>
      </w:r>
      <w:r w:rsidR="005C39FA">
        <w:t xml:space="preserve">IA </w:t>
      </w:r>
      <w:r>
        <w:t>ocorreu em maio de 1997, na qual</w:t>
      </w:r>
      <w:r w:rsidRPr="00C517EF">
        <w:t xml:space="preserve"> </w:t>
      </w:r>
      <w:r w:rsidRPr="00C517EF">
        <w:rPr>
          <w:i/>
          <w:iCs/>
        </w:rPr>
        <w:t>Deep</w:t>
      </w:r>
      <w:r w:rsidRPr="6103A698">
        <w:rPr>
          <w:i/>
          <w:iCs/>
        </w:rPr>
        <w:t xml:space="preserve"> Blue</w:t>
      </w:r>
      <w:r>
        <w:t xml:space="preserve">, </w:t>
      </w:r>
      <w:r w:rsidR="00BF7DFC">
        <w:t xml:space="preserve">um </w:t>
      </w:r>
      <w:r>
        <w:t>computador da IBM, conquistou um feito inédito que foi ganhar de um dos melhores jogadores de xadrez da história,</w:t>
      </w:r>
      <w:r w:rsidRPr="00C517EF">
        <w:t xml:space="preserve"> Garry Kasparov</w:t>
      </w:r>
      <w:r>
        <w:t>, com um placar de duas vitórias, uma derrota e três empates para a máquina. Es</w:t>
      </w:r>
      <w:r w:rsidR="005C39FA">
        <w:t>s</w:t>
      </w:r>
      <w:r>
        <w:t xml:space="preserve">e feito foi importante não só </w:t>
      </w:r>
      <w:r w:rsidR="00BF7DFC">
        <w:t xml:space="preserve">por </w:t>
      </w:r>
      <w:r>
        <w:t xml:space="preserve">vencer uma partida de xadrez, mas </w:t>
      </w:r>
      <w:r w:rsidR="00BF7DFC">
        <w:t xml:space="preserve">pela </w:t>
      </w:r>
      <w:r>
        <w:t xml:space="preserve">arquitetura usada na construção </w:t>
      </w:r>
      <w:r w:rsidR="00BF7DFC">
        <w:t xml:space="preserve">dessa </w:t>
      </w:r>
      <w:r>
        <w:t xml:space="preserve">brilhante máquina </w:t>
      </w:r>
      <w:r w:rsidR="00BF7DFC">
        <w:t xml:space="preserve">que </w:t>
      </w:r>
      <w:r>
        <w:t xml:space="preserve">foi aplicada </w:t>
      </w:r>
      <w:r w:rsidR="00BF7DFC">
        <w:t xml:space="preserve">à </w:t>
      </w:r>
      <w:r w:rsidR="00F238D5">
        <w:t>análise</w:t>
      </w:r>
      <w:r>
        <w:t xml:space="preserve"> de risco</w:t>
      </w:r>
      <w:r w:rsidR="00BF7DFC">
        <w:t>s</w:t>
      </w:r>
      <w:r>
        <w:t xml:space="preserve"> para o mercado financeiro, </w:t>
      </w:r>
      <w:r w:rsidR="00BF7DFC">
        <w:t xml:space="preserve">à </w:t>
      </w:r>
      <w:r w:rsidR="00FB2BA5">
        <w:t xml:space="preserve">dinâmica molecular para descobrir e desenvolver novos remédios, </w:t>
      </w:r>
      <w:r w:rsidR="00BF7DFC">
        <w:t xml:space="preserve">à </w:t>
      </w:r>
      <w:r w:rsidR="00BF7DFC" w:rsidRPr="009D6B61">
        <w:rPr>
          <w:iCs/>
        </w:rPr>
        <w:t>mineração de dados</w:t>
      </w:r>
      <w:r w:rsidR="00BF7DFC">
        <w:t xml:space="preserve"> </w:t>
      </w:r>
      <w:r w:rsidR="00FB2BA5">
        <w:t xml:space="preserve">e, principalmente, </w:t>
      </w:r>
      <w:r w:rsidR="00BF7DFC">
        <w:t xml:space="preserve">ao desenvolvimento </w:t>
      </w:r>
      <w:r w:rsidR="00FB2BA5">
        <w:t xml:space="preserve">e </w:t>
      </w:r>
      <w:r w:rsidR="00BF7DFC">
        <w:t xml:space="preserve">entendimento sobre </w:t>
      </w:r>
      <w:r w:rsidR="00FB2BA5">
        <w:t xml:space="preserve">os limites da programação e </w:t>
      </w:r>
      <w:r w:rsidR="00BF7DFC">
        <w:t xml:space="preserve">da </w:t>
      </w:r>
      <w:r w:rsidR="00FB2BA5">
        <w:t>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7C43C0">
            <w:rPr>
              <w:noProof/>
            </w:rPr>
            <w:t>(IBM, 2011)</w:t>
          </w:r>
          <w:r w:rsidR="00FB2BA5">
            <w:fldChar w:fldCharType="end"/>
          </w:r>
        </w:sdtContent>
      </w:sdt>
      <w:r w:rsidR="005F1B8D" w:rsidRPr="6103A698">
        <w:t>.</w:t>
      </w:r>
    </w:p>
    <w:p w14:paraId="185F6CAB" w14:textId="76B274DF" w:rsidR="005F1B8D" w:rsidRPr="005F1B8D" w:rsidRDefault="005F1B8D" w:rsidP="002078DB">
      <w:r>
        <w:lastRenderedPageBreak/>
        <w:t>Não é de hoje que alguns fundos de investimentos usam de alguma forma o poder da computação para auxiliar a atuar no mercado financeiro</w:t>
      </w:r>
      <w:r w:rsidR="00982F5C">
        <w:t>. Esse poder vai</w:t>
      </w:r>
      <w:r>
        <w:t xml:space="preserve"> desde o uso</w:t>
      </w:r>
      <w:r w:rsidRPr="00C517EF">
        <w:t xml:space="preserve"> </w:t>
      </w:r>
      <w:r w:rsidR="00BF7DFC">
        <w:t>de negociação algorítmica</w:t>
      </w:r>
      <w:r w:rsidRPr="6103A698">
        <w:rPr>
          <w:i/>
          <w:iCs/>
        </w:rPr>
        <w:t xml:space="preserve"> </w:t>
      </w:r>
      <w:r>
        <w:t xml:space="preserve">para </w:t>
      </w:r>
      <w:del w:id="71" w:author="mario" w:date="2017-07-15T09:17:00Z">
        <w:r w:rsidDel="009576D4">
          <w:delText>aumentar a liquidez de um papel</w:delText>
        </w:r>
        <w:r w:rsidR="00982F5C" w:rsidDel="009576D4">
          <w:delText>, como no trabalho do</w:delText>
        </w:r>
        <w:r w:rsidR="00982F5C" w:rsidRPr="00C517EF" w:rsidDel="009576D4">
          <w:delText xml:space="preserve"> Hendershott</w:delText>
        </w:r>
        <w:r w:rsidR="00982F5C" w:rsidDel="009576D4">
          <w:delText>, Jones e</w:delText>
        </w:r>
        <w:r w:rsidR="00982F5C" w:rsidRPr="00C517EF" w:rsidDel="009576D4">
          <w:delText xml:space="preserve"> Menkveld</w:delText>
        </w:r>
        <w:r w:rsidRPr="6103A698" w:rsidDel="009576D4">
          <w:delText xml:space="preserve"> </w:delText>
        </w:r>
      </w:del>
      <w:customXmlDelRangeStart w:id="72" w:author="mario" w:date="2017-07-15T09:17:00Z"/>
      <w:sdt>
        <w:sdtPr>
          <w:id w:val="-199789874"/>
          <w:citation/>
        </w:sdtPr>
        <w:sdtContent>
          <w:customXmlDelRangeEnd w:id="72"/>
          <w:del w:id="73" w:author="mario" w:date="2017-07-15T09:17:00Z">
            <w:r w:rsidDel="009576D4">
              <w:fldChar w:fldCharType="begin"/>
            </w:r>
            <w:r w:rsidR="00982F5C" w:rsidDel="009576D4">
              <w:delInstrText xml:space="preserve">CITATION HEN11 \n  \t  \l 1046 </w:delInstrText>
            </w:r>
            <w:r w:rsidDel="009576D4">
              <w:fldChar w:fldCharType="separate"/>
            </w:r>
            <w:r w:rsidR="007C43C0" w:rsidDel="009576D4">
              <w:rPr>
                <w:noProof/>
              </w:rPr>
              <w:delText>(2011)</w:delText>
            </w:r>
            <w:r w:rsidDel="009576D4">
              <w:fldChar w:fldCharType="end"/>
            </w:r>
          </w:del>
          <w:customXmlDelRangeStart w:id="74" w:author="mario" w:date="2017-07-15T09:17:00Z"/>
        </w:sdtContent>
      </w:sdt>
      <w:customXmlDelRangeEnd w:id="74"/>
      <w:del w:id="75" w:author="mario" w:date="2017-07-15T09:17:00Z">
        <w:r w:rsidDel="009576D4">
          <w:delText xml:space="preserve"> ou para </w:delText>
        </w:r>
      </w:del>
      <w:r>
        <w:t>operar em mercados</w:t>
      </w:r>
      <w:r w:rsidR="00982F5C" w:rsidRPr="6103A698">
        <w:t xml:space="preserve">, </w:t>
      </w:r>
      <w:r w:rsidR="00982F5C">
        <w:t xml:space="preserve">como </w:t>
      </w:r>
      <w:r w:rsidR="00BF7DFC">
        <w:t>em</w:t>
      </w:r>
      <w:r w:rsidR="00982F5C">
        <w:t xml:space="preserve">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7C43C0">
            <w:rPr>
              <w:noProof/>
            </w:rPr>
            <w:t>(2014)</w:t>
          </w:r>
          <w:r>
            <w:fldChar w:fldCharType="end"/>
          </w:r>
        </w:sdtContent>
      </w:sdt>
      <w:r>
        <w:t xml:space="preserve"> </w:t>
      </w:r>
      <w:del w:id="76" w:author="mario" w:date="2017-07-15T09:17:00Z">
        <w:r w:rsidDel="009576D4">
          <w:delText xml:space="preserve">até </w:delText>
        </w:r>
      </w:del>
      <w:ins w:id="77" w:author="mario" w:date="2017-07-15T09:17:00Z">
        <w:r w:rsidR="009576D4">
          <w:t>,</w:t>
        </w:r>
        <w:r w:rsidR="009576D4">
          <w:t xml:space="preserve"> </w:t>
        </w:r>
      </w:ins>
      <w:r w:rsidR="00982F5C">
        <w:t>o uso da</w:t>
      </w:r>
      <w:r>
        <w:t xml:space="preserve"> </w:t>
      </w:r>
      <w:r w:rsidR="00BF7DFC">
        <w:t xml:space="preserve">IA </w:t>
      </w:r>
      <w:r w:rsidR="00982F5C">
        <w:t xml:space="preserve">para </w:t>
      </w:r>
      <w:r w:rsidR="00BF7DFC">
        <w:t xml:space="preserve">tomada de </w:t>
      </w:r>
      <w:r>
        <w:t>decisões</w:t>
      </w:r>
      <w:r w:rsidR="00552651">
        <w:t>, inclusive passando por momentos difíceis nessa área, como o recente</w:t>
      </w:r>
      <w:r w:rsidR="00552651" w:rsidRPr="00C517EF">
        <w:t xml:space="preserve"> </w:t>
      </w:r>
      <w:r w:rsidR="00552651" w:rsidRPr="00C517EF">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7C43C0">
            <w:rPr>
              <w:noProof/>
            </w:rPr>
            <w:t>(2016)</w:t>
          </w:r>
          <w:r>
            <w:fldChar w:fldCharType="end"/>
          </w:r>
        </w:sdtContent>
      </w:sdt>
      <w:ins w:id="78" w:author="mario" w:date="2017-07-15T09:18:00Z">
        <w:r w:rsidR="009576D4">
          <w:t>, e impactando na liquidez dos investimentos, como mostrado pelo trabalho de</w:t>
        </w:r>
      </w:ins>
      <w:ins w:id="79" w:author="mario" w:date="2017-07-15T09:19:00Z">
        <w:r w:rsidR="009576D4">
          <w:t xml:space="preserve"> Hendershott, Jones e Menkveld</w:t>
        </w:r>
      </w:ins>
      <w:ins w:id="80" w:author="mario" w:date="2017-07-15T09:18:00Z">
        <w:r w:rsidR="009576D4">
          <w:t xml:space="preserve"> </w:t>
        </w:r>
      </w:ins>
      <w:customXmlInsRangeStart w:id="81" w:author="mario" w:date="2017-07-15T09:19:00Z"/>
      <w:sdt>
        <w:sdtPr>
          <w:id w:val="232050293"/>
          <w:citation/>
        </w:sdtPr>
        <w:sdtContent>
          <w:customXmlInsRangeEnd w:id="81"/>
          <w:ins w:id="82" w:author="mario" w:date="2017-07-15T09:19:00Z">
            <w:r w:rsidR="009576D4">
              <w:fldChar w:fldCharType="begin"/>
            </w:r>
            <w:r w:rsidR="009576D4">
              <w:rPr>
                <w:rPrChange w:id="83" w:author="mario" w:date="2017-07-15T09:19:00Z">
                  <w:rPr/>
                </w:rPrChange>
              </w:rPr>
              <w:instrText xml:space="preserve">CITATION HEN11 \n  \t  \l 1033 </w:instrText>
            </w:r>
          </w:ins>
          <w:r w:rsidR="009576D4">
            <w:fldChar w:fldCharType="separate"/>
          </w:r>
          <w:ins w:id="84" w:author="mario" w:date="2017-07-15T09:19:00Z">
            <w:r w:rsidR="009576D4">
              <w:rPr>
                <w:noProof/>
              </w:rPr>
              <w:t>(2011)</w:t>
            </w:r>
            <w:r w:rsidR="009576D4">
              <w:fldChar w:fldCharType="end"/>
            </w:r>
          </w:ins>
          <w:customXmlInsRangeStart w:id="85" w:author="mario" w:date="2017-07-15T09:19:00Z"/>
        </w:sdtContent>
      </w:sdt>
      <w:customXmlInsRangeEnd w:id="85"/>
      <w:r w:rsidR="00552651" w:rsidRPr="6103A698">
        <w:t>.</w:t>
      </w:r>
    </w:p>
    <w:p w14:paraId="09E60A2E" w14:textId="0B84B56C"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BF7DFC">
        <w:rPr>
          <w:rFonts w:eastAsia="Arial" w:cs="Arial"/>
        </w:rPr>
        <w:t>IA, mais especificamente das</w:t>
      </w:r>
      <w:r w:rsidRPr="382A6C4F">
        <w:rPr>
          <w:rFonts w:eastAsia="Arial" w:cs="Arial"/>
        </w:rPr>
        <w:t xml:space="preserve"> redes neurais</w:t>
      </w:r>
      <w:ins w:id="86" w:author="mario" w:date="2017-07-15T09:20:00Z">
        <w:r w:rsidR="009576D4">
          <w:rPr>
            <w:rFonts w:eastAsia="Arial" w:cs="Arial"/>
          </w:rPr>
          <w:t xml:space="preserve"> artificiais</w:t>
        </w:r>
      </w:ins>
      <w:ins w:id="87" w:author="mario" w:date="2017-07-15T09:25:00Z">
        <w:r w:rsidR="007616A7">
          <w:rPr>
            <w:rFonts w:eastAsia="Arial" w:cs="Arial"/>
          </w:rPr>
          <w:t xml:space="preserve"> (RNA)</w:t>
        </w:r>
      </w:ins>
      <w:r w:rsidRPr="382A6C4F">
        <w:rPr>
          <w:rFonts w:eastAsia="Arial" w:cs="Arial"/>
        </w:rPr>
        <w:t xml:space="preserve"> para predição dos preços das ações</w:t>
      </w:r>
      <w:r w:rsidR="00BF7DFC">
        <w:rPr>
          <w:rFonts w:eastAsia="Arial" w:cs="Arial"/>
        </w:rPr>
        <w:t>. U</w:t>
      </w:r>
      <w:r w:rsidR="00F238D5" w:rsidRPr="382A6C4F">
        <w:rPr>
          <w:rFonts w:eastAsia="Arial" w:cs="Arial"/>
        </w:rPr>
        <w:t>m dos primeiros</w:t>
      </w:r>
      <w:r w:rsidR="00BF7DFC">
        <w:rPr>
          <w:rFonts w:eastAsia="Arial" w:cs="Arial"/>
        </w:rPr>
        <w:t>,</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7C43C0">
            <w:rPr>
              <w:noProof/>
            </w:rPr>
            <w:t>(1990)</w:t>
          </w:r>
          <w:r w:rsidR="00982F5C">
            <w:fldChar w:fldCharType="end"/>
          </w:r>
        </w:sdtContent>
      </w:sdt>
      <w:r w:rsidR="009D6B61">
        <w:t xml:space="preserve">, </w:t>
      </w:r>
      <w:del w:id="88" w:author="mario" w:date="2017-07-15T09:21:00Z">
        <w:r w:rsidR="009D6B61" w:rsidDel="009576D4">
          <w:delText xml:space="preserve">previu </w:delText>
        </w:r>
      </w:del>
      <w:ins w:id="89" w:author="mario" w:date="2017-07-15T09:21:00Z">
        <w:r w:rsidR="009576D4">
          <w:t>que pode predizer</w:t>
        </w:r>
        <w:r w:rsidR="009576D4">
          <w:t xml:space="preserve"> </w:t>
        </w:r>
      </w:ins>
      <w:r w:rsidR="00160A7A">
        <w:t>tendências</w:t>
      </w:r>
      <w:r w:rsidR="009D6B61">
        <w:t xml:space="preserve"> no </w:t>
      </w:r>
      <w:r w:rsidR="00160A7A">
        <w:t>índice</w:t>
      </w:r>
      <w:r w:rsidR="009D6B61">
        <w:t xml:space="preserve"> de </w:t>
      </w:r>
      <w:r w:rsidR="00160A7A">
        <w:t>Tóquio</w:t>
      </w:r>
      <w:r w:rsidR="00982F5C">
        <w:t>, ou</w:t>
      </w:r>
      <w:r w:rsidRPr="382A6C4F">
        <w:rPr>
          <w:rFonts w:eastAsia="Arial" w:cs="Arial"/>
        </w:rPr>
        <w:t xml:space="preserve"> </w:t>
      </w:r>
      <w:r w:rsidR="00BF7DFC">
        <w:rPr>
          <w:rFonts w:eastAsia="Arial" w:cs="Arial"/>
        </w:rPr>
        <w:t xml:space="preserve">o </w:t>
      </w:r>
      <w:r w:rsidRPr="382A6C4F">
        <w:rPr>
          <w:rFonts w:eastAsia="Arial" w:cs="Arial"/>
        </w:rPr>
        <w:t xml:space="preserve">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7C43C0">
            <w:rPr>
              <w:noProof/>
            </w:rPr>
            <w:t>(2005)</w:t>
          </w:r>
          <w:r>
            <w:fldChar w:fldCharType="end"/>
          </w:r>
        </w:sdtContent>
      </w:sdt>
      <w:r w:rsidR="00BF7DFC">
        <w:t xml:space="preserve"> que</w:t>
      </w:r>
      <w:r w:rsidR="009D6B61">
        <w:t xml:space="preserve"> </w:t>
      </w:r>
      <w:r w:rsidR="00260270">
        <w:t xml:space="preserve">desenvolveu um modelo para </w:t>
      </w:r>
      <w:r w:rsidR="00C40993">
        <w:t>vários</w:t>
      </w:r>
      <w:r w:rsidR="00260270">
        <w:t xml:space="preserve"> indicativos financeiros</w:t>
      </w:r>
      <w:r w:rsidR="005D071E" w:rsidRPr="382A6C4F">
        <w:rPr>
          <w:rFonts w:eastAsia="Arial" w:cs="Arial"/>
        </w:rPr>
        <w:t>,</w:t>
      </w:r>
      <w:r w:rsidR="002045AB" w:rsidRPr="382A6C4F">
        <w:rPr>
          <w:rFonts w:eastAsia="Arial" w:cs="Arial"/>
        </w:rPr>
        <w:t xml:space="preserve"> </w:t>
      </w:r>
      <w:r w:rsidR="00E53645" w:rsidRPr="382A6C4F">
        <w:rPr>
          <w:rFonts w:eastAsia="Arial" w:cs="Arial"/>
        </w:rPr>
        <w:t xml:space="preserve">ou </w:t>
      </w:r>
      <w:r w:rsidR="00BF7DFC">
        <w:rPr>
          <w:rFonts w:eastAsia="Arial" w:cs="Arial"/>
        </w:rPr>
        <w:t>o trabalho de</w:t>
      </w:r>
      <w:r w:rsidR="00BF7DFC" w:rsidRPr="382A6C4F">
        <w:rPr>
          <w:rFonts w:eastAsia="Arial" w:cs="Arial"/>
        </w:rPr>
        <w:t xml:space="preserve"> </w:t>
      </w:r>
      <w:r w:rsidR="00982F5C" w:rsidRPr="382A6C4F">
        <w:rPr>
          <w:rFonts w:eastAsia="Arial" w:cs="Arial"/>
        </w:rPr>
        <w:t>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7C43C0">
            <w:rPr>
              <w:noProof/>
            </w:rPr>
            <w:t>(1994)</w:t>
          </w:r>
          <w:r w:rsidR="005D071E">
            <w:fldChar w:fldCharType="end"/>
          </w:r>
        </w:sdtContent>
      </w:sdt>
      <w:r w:rsidR="00BF7DFC">
        <w:t xml:space="preserve"> que</w:t>
      </w:r>
      <w:r w:rsidR="00260270">
        <w:t xml:space="preserve"> criou uma </w:t>
      </w:r>
      <w:del w:id="90" w:author="mario" w:date="2017-07-15T09:21:00Z">
        <w:r w:rsidR="00260270" w:rsidDel="009576D4">
          <w:delText xml:space="preserve">rede </w:delText>
        </w:r>
      </w:del>
      <w:ins w:id="91" w:author="mario" w:date="2017-07-15T09:21:00Z">
        <w:r w:rsidR="009576D4">
          <w:t>RNA</w:t>
        </w:r>
        <w:r w:rsidR="009576D4">
          <w:t xml:space="preserve"> </w:t>
        </w:r>
      </w:ins>
      <w:r w:rsidR="00260270">
        <w:t>para prever medias moveis</w:t>
      </w:r>
      <w:r w:rsidR="00982F5C" w:rsidRPr="382A6C4F">
        <w:rPr>
          <w:rFonts w:eastAsia="Arial" w:cs="Arial"/>
        </w:rPr>
        <w:t>.</w:t>
      </w:r>
      <w:r w:rsidR="00160A7A">
        <w:rPr>
          <w:rFonts w:eastAsia="Arial" w:cs="Arial"/>
        </w:rPr>
        <w:t xml:space="preserve"> </w:t>
      </w:r>
      <w:r w:rsidR="00EF45D2">
        <w:rPr>
          <w:rFonts w:eastAsia="Arial" w:cs="Arial"/>
        </w:rPr>
        <w:t>O trabalho</w:t>
      </w:r>
      <w:r w:rsidR="00160A7A">
        <w:rPr>
          <w:rFonts w:eastAsia="Arial" w:cs="Arial"/>
        </w:rPr>
        <w:t xml:space="preserve"> de</w:t>
      </w:r>
      <w:r w:rsidR="00EF45D2">
        <w:rPr>
          <w:rFonts w:eastAsia="Arial" w:cs="Arial"/>
        </w:rPr>
        <w:t xml:space="preserve"> Moreira</w:t>
      </w:r>
      <w:r w:rsidR="00160A7A">
        <w:rPr>
          <w:rFonts w:eastAsia="Arial" w:cs="Arial"/>
        </w:rPr>
        <w:t xml:space="preserve"> </w:t>
      </w:r>
      <w:sdt>
        <w:sdtPr>
          <w:rPr>
            <w:rFonts w:eastAsia="Arial" w:cs="Arial"/>
          </w:rPr>
          <w:id w:val="-1153133454"/>
          <w:citation/>
        </w:sdtPr>
        <w:sdtContent>
          <w:r w:rsidR="00160A7A">
            <w:rPr>
              <w:rFonts w:eastAsia="Arial" w:cs="Arial"/>
            </w:rPr>
            <w:fldChar w:fldCharType="begin"/>
          </w:r>
          <w:r w:rsidR="00EF45D2">
            <w:rPr>
              <w:rFonts w:eastAsia="Arial" w:cs="Arial"/>
            </w:rPr>
            <w:instrText xml:space="preserve">CITATION Rod13 \n  \t  \l 1046 </w:instrText>
          </w:r>
          <w:r w:rsidR="00160A7A">
            <w:rPr>
              <w:rFonts w:eastAsia="Arial" w:cs="Arial"/>
            </w:rPr>
            <w:fldChar w:fldCharType="separate"/>
          </w:r>
          <w:r w:rsidR="007C43C0" w:rsidRPr="007C43C0">
            <w:rPr>
              <w:rFonts w:eastAsia="Arial" w:cs="Arial"/>
              <w:noProof/>
            </w:rPr>
            <w:t>(2013)</w:t>
          </w:r>
          <w:r w:rsidR="00160A7A">
            <w:rPr>
              <w:rFonts w:eastAsia="Arial" w:cs="Arial"/>
            </w:rPr>
            <w:fldChar w:fldCharType="end"/>
          </w:r>
        </w:sdtContent>
      </w:sdt>
      <w:r w:rsidR="00160A7A">
        <w:rPr>
          <w:rFonts w:eastAsia="Arial" w:cs="Arial"/>
        </w:rPr>
        <w:t xml:space="preserve"> mostrou como a técnica de mineração de dados se mostra eficaz para a predição de valores ao longo do dia.</w:t>
      </w:r>
      <w:r w:rsidR="00982F5C" w:rsidRPr="382A6C4F">
        <w:rPr>
          <w:rFonts w:eastAsia="Arial" w:cs="Arial"/>
        </w:rPr>
        <w:t xml:space="preserve"> Os trabalhos elencados não abordavam a criação de uma rede, somente sua aplicação. Desta fo</w:t>
      </w:r>
      <w:r w:rsidR="00946377">
        <w:rPr>
          <w:rFonts w:eastAsia="Arial" w:cs="Arial"/>
        </w:rPr>
        <w:t xml:space="preserve">rma, </w:t>
      </w:r>
      <w:r w:rsidR="00260270">
        <w:rPr>
          <w:rFonts w:eastAsia="Arial" w:cs="Arial"/>
        </w:rPr>
        <w:t xml:space="preserve">a partir da </w:t>
      </w:r>
      <w:r w:rsidR="00C40993">
        <w:rPr>
          <w:rFonts w:eastAsia="Arial" w:cs="Arial"/>
        </w:rPr>
        <w:t>fundamentação</w:t>
      </w:r>
      <w:r w:rsidR="00260270">
        <w:rPr>
          <w:rFonts w:eastAsia="Arial" w:cs="Arial"/>
        </w:rPr>
        <w:t xml:space="preserve"> desenvolvida, este projeto </w:t>
      </w:r>
      <w:r w:rsidR="00C40993">
        <w:rPr>
          <w:rFonts w:eastAsia="Arial" w:cs="Arial"/>
        </w:rPr>
        <w:t>propõe</w:t>
      </w:r>
      <w:r w:rsidR="00260270">
        <w:rPr>
          <w:rFonts w:eastAsia="Arial" w:cs="Arial"/>
        </w:rPr>
        <w:t xml:space="preserve"> o desenvolvimento </w:t>
      </w:r>
      <w:r w:rsidR="00982F5C" w:rsidRPr="382A6C4F">
        <w:rPr>
          <w:rFonts w:eastAsia="Arial" w:cs="Arial"/>
        </w:rPr>
        <w:t>de 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74D23665" w14:textId="77777777" w:rsidR="00F3318D" w:rsidRPr="00D71036" w:rsidRDefault="00F3318D" w:rsidP="00966DC1"/>
    <w:p w14:paraId="5E59E5B5" w14:textId="1AA65213" w:rsidR="00417961" w:rsidRPr="00F0378C" w:rsidRDefault="0063479B" w:rsidP="00AD1FC5">
      <w:pPr>
        <w:pStyle w:val="Heading2"/>
      </w:pPr>
      <w:bookmarkStart w:id="92" w:name="_Toc447474809"/>
      <w:bookmarkStart w:id="93" w:name="_Toc462599922"/>
      <w:bookmarkStart w:id="94" w:name="_Toc465711339"/>
      <w:bookmarkStart w:id="95" w:name="_Toc486423133"/>
      <w:r w:rsidRPr="002CE37B">
        <w:t>O</w:t>
      </w:r>
      <w:r w:rsidR="0004786F" w:rsidRPr="002CE37B">
        <w:t>bjetivos</w:t>
      </w:r>
      <w:bookmarkEnd w:id="92"/>
      <w:bookmarkEnd w:id="93"/>
      <w:bookmarkEnd w:id="94"/>
      <w:bookmarkEnd w:id="95"/>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5C198BD1" w14:textId="68FB0F2B" w:rsidR="00260270" w:rsidRDefault="382A6C4F" w:rsidP="00260270">
      <w:pPr>
        <w:rPr>
          <w:rFonts w:eastAsia="Arial" w:cs="Arial"/>
        </w:rPr>
      </w:pPr>
      <w:r w:rsidRPr="382A6C4F">
        <w:rPr>
          <w:rFonts w:eastAsia="Arial" w:cs="Arial"/>
        </w:rPr>
        <w:t xml:space="preserve">O objetivo deste trabalho é </w:t>
      </w:r>
      <w:r w:rsidR="00260270">
        <w:rPr>
          <w:rFonts w:eastAsia="Arial" w:cs="Arial"/>
        </w:rPr>
        <w:t xml:space="preserve">desenvolver </w:t>
      </w:r>
      <w:r w:rsidR="00260270" w:rsidRPr="382A6C4F">
        <w:rPr>
          <w:rFonts w:eastAsia="Arial" w:cs="Arial"/>
        </w:rPr>
        <w:t>um software</w:t>
      </w:r>
      <w:r w:rsidR="00260270">
        <w:rPr>
          <w:rFonts w:eastAsia="Arial" w:cs="Arial"/>
        </w:rPr>
        <w:t xml:space="preserve"> para auxiliar nas tarefas da </w:t>
      </w:r>
      <w:r w:rsidR="00C40993">
        <w:rPr>
          <w:rFonts w:eastAsia="Arial" w:cs="Arial"/>
        </w:rPr>
        <w:t>criação</w:t>
      </w:r>
      <w:r w:rsidR="00260270">
        <w:rPr>
          <w:rFonts w:eastAsia="Arial" w:cs="Arial"/>
        </w:rPr>
        <w:t xml:space="preserve"> da rede neural, </w:t>
      </w:r>
      <w:r w:rsidR="00C40993">
        <w:rPr>
          <w:rFonts w:eastAsia="Arial" w:cs="Arial"/>
        </w:rPr>
        <w:t>extração</w:t>
      </w:r>
      <w:r w:rsidR="00260270">
        <w:rPr>
          <w:rFonts w:eastAsia="Arial" w:cs="Arial"/>
        </w:rPr>
        <w:t xml:space="preserve"> dos dados, </w:t>
      </w:r>
      <w:r w:rsidR="00C40993">
        <w:rPr>
          <w:rFonts w:eastAsia="Arial" w:cs="Arial"/>
        </w:rPr>
        <w:t>normalização</w:t>
      </w:r>
      <w:r w:rsidR="00260270">
        <w:rPr>
          <w:rFonts w:eastAsia="Arial" w:cs="Arial"/>
        </w:rPr>
        <w:t xml:space="preserve">, treinamento e </w:t>
      </w:r>
      <w:r w:rsidR="00C40993">
        <w:rPr>
          <w:rFonts w:eastAsia="Arial" w:cs="Arial"/>
        </w:rPr>
        <w:t>validação</w:t>
      </w:r>
      <w:r w:rsidR="00260270">
        <w:rPr>
          <w:rFonts w:eastAsia="Arial" w:cs="Arial"/>
        </w:rPr>
        <w:t xml:space="preserve"> da rede.</w:t>
      </w:r>
    </w:p>
    <w:p w14:paraId="17CE2B5D" w14:textId="2347CDEC" w:rsidR="00417961" w:rsidRDefault="00417961" w:rsidP="00FD2B06"/>
    <w:p w14:paraId="42341AFA" w14:textId="77777777" w:rsidR="00FD2B06" w:rsidRPr="00417961" w:rsidRDefault="00FD2B06" w:rsidP="00FD2B06"/>
    <w:p w14:paraId="4A673A32" w14:textId="216EEED7" w:rsidR="0063479B" w:rsidRPr="00D71036" w:rsidRDefault="0063479B" w:rsidP="00AD1FC5">
      <w:pPr>
        <w:pStyle w:val="Heading2"/>
      </w:pPr>
      <w:bookmarkStart w:id="96" w:name="_Toc447474810"/>
      <w:bookmarkStart w:id="97" w:name="_Toc462599923"/>
      <w:bookmarkStart w:id="98" w:name="_Toc465711340"/>
      <w:bookmarkStart w:id="99" w:name="_Toc486423134"/>
      <w:r w:rsidRPr="00D71036">
        <w:t>J</w:t>
      </w:r>
      <w:r w:rsidR="0004786F" w:rsidRPr="00D71036">
        <w:t>ustificativa</w:t>
      </w:r>
      <w:bookmarkEnd w:id="96"/>
      <w:bookmarkEnd w:id="97"/>
      <w:bookmarkEnd w:id="98"/>
      <w:bookmarkEnd w:id="99"/>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51F2AF96" w14:textId="0D4A9E33" w:rsidR="00CE3FC3" w:rsidRDefault="00E7785B" w:rsidP="00CE3FC3">
      <w:pPr>
        <w:rPr>
          <w:rFonts w:eastAsia="Arial" w:cs="Arial"/>
        </w:rPr>
      </w:pPr>
      <w:r w:rsidRPr="00E7785B">
        <w:rPr>
          <w:rFonts w:eastAsia="Arial" w:cs="Arial"/>
        </w:rPr>
        <w:t xml:space="preserve">Uma das tarefas da </w:t>
      </w:r>
      <w:r>
        <w:rPr>
          <w:rFonts w:eastAsia="Arial" w:cs="Arial"/>
        </w:rPr>
        <w:t>análise</w:t>
      </w:r>
      <w:r w:rsidRPr="00E7785B">
        <w:rPr>
          <w:rFonts w:eastAsia="Arial" w:cs="Arial"/>
        </w:rPr>
        <w:t xml:space="preserve"> de dados </w:t>
      </w:r>
      <w:r>
        <w:rPr>
          <w:rFonts w:eastAsia="Arial" w:cs="Arial"/>
        </w:rPr>
        <w:t xml:space="preserve">do mercado financeiro </w:t>
      </w:r>
      <w:r w:rsidRPr="00E7785B">
        <w:rPr>
          <w:rFonts w:eastAsia="Arial" w:cs="Arial"/>
        </w:rPr>
        <w:t xml:space="preserve">é identificar padrões nos preços das ações, que podem servir </w:t>
      </w:r>
      <w:r w:rsidR="00076348">
        <w:rPr>
          <w:rFonts w:eastAsia="Arial" w:cs="Arial"/>
        </w:rPr>
        <w:t>para</w:t>
      </w:r>
      <w:r w:rsidRPr="00E7785B">
        <w:rPr>
          <w:rFonts w:eastAsia="Arial" w:cs="Arial"/>
        </w:rPr>
        <w:t xml:space="preserve"> </w:t>
      </w:r>
      <w:r w:rsidR="00076348">
        <w:rPr>
          <w:rFonts w:eastAsia="Arial" w:cs="Arial"/>
        </w:rPr>
        <w:t>predição</w:t>
      </w:r>
      <w:ins w:id="100" w:author="mario" w:date="2017-07-15T09:22:00Z">
        <w:r w:rsidR="007616A7">
          <w:rPr>
            <w:rFonts w:eastAsia="Arial" w:cs="Arial"/>
          </w:rPr>
          <w:t xml:space="preserve"> e previsao</w:t>
        </w:r>
      </w:ins>
      <w:r w:rsidR="00076348">
        <w:rPr>
          <w:rFonts w:eastAsia="Arial" w:cs="Arial"/>
        </w:rPr>
        <w:t xml:space="preserve"> de preços</w:t>
      </w:r>
      <w:del w:id="101" w:author="mario" w:date="2017-07-15T09:23:00Z">
        <w:r w:rsidR="00076348" w:rsidDel="007616A7">
          <w:rPr>
            <w:rFonts w:eastAsia="Arial" w:cs="Arial"/>
          </w:rPr>
          <w:delText xml:space="preserve"> futuros</w:delText>
        </w:r>
      </w:del>
      <w:r w:rsidRPr="00E7785B">
        <w:rPr>
          <w:rFonts w:eastAsia="Arial" w:cs="Arial"/>
        </w:rPr>
        <w:t>. Entretanto, os históricos de</w:t>
      </w:r>
      <w:r w:rsidR="00076348">
        <w:rPr>
          <w:rFonts w:eastAsia="Arial" w:cs="Arial"/>
        </w:rPr>
        <w:t xml:space="preserve"> </w:t>
      </w:r>
      <w:r w:rsidRPr="00E7785B">
        <w:rPr>
          <w:rFonts w:eastAsia="Arial" w:cs="Arial"/>
        </w:rPr>
        <w:t xml:space="preserve">cotações são naturalmente dispostos em séries temporais, que </w:t>
      </w:r>
      <w:r w:rsidR="00076348">
        <w:rPr>
          <w:rFonts w:eastAsia="Arial" w:cs="Arial"/>
        </w:rPr>
        <w:t xml:space="preserve">necessitam de grande esforço tanto </w:t>
      </w:r>
      <w:r w:rsidR="00CE3FC3">
        <w:rPr>
          <w:rFonts w:eastAsia="Arial" w:cs="Arial"/>
        </w:rPr>
        <w:t xml:space="preserve">para </w:t>
      </w:r>
      <w:r w:rsidR="00076348">
        <w:rPr>
          <w:rFonts w:eastAsia="Arial" w:cs="Arial"/>
        </w:rPr>
        <w:t xml:space="preserve">extração das informações </w:t>
      </w:r>
      <w:r w:rsidR="00CE3FC3">
        <w:rPr>
          <w:rFonts w:eastAsia="Arial" w:cs="Arial"/>
        </w:rPr>
        <w:t xml:space="preserve">quanto </w:t>
      </w:r>
      <w:r w:rsidR="00076348">
        <w:rPr>
          <w:rFonts w:eastAsia="Arial" w:cs="Arial"/>
        </w:rPr>
        <w:t>para sua modelagem</w:t>
      </w:r>
      <w:r w:rsidR="00CE3FC3">
        <w:rPr>
          <w:rFonts w:eastAsia="Arial" w:cs="Arial"/>
        </w:rPr>
        <w:t xml:space="preserve"> e tudo isso requer bons conhecimentos de programação e de manipulação de softwares</w:t>
      </w:r>
      <w:r w:rsidRPr="00E7785B">
        <w:rPr>
          <w:rFonts w:eastAsia="Arial" w:cs="Arial"/>
        </w:rPr>
        <w:t>.</w:t>
      </w:r>
    </w:p>
    <w:p w14:paraId="440CCCB9" w14:textId="02A3C02E" w:rsidR="00CE0A26" w:rsidRDefault="00CE3FC3" w:rsidP="002078DB">
      <w:r>
        <w:t>Acredita-se que um software que incorpore facilidade</w:t>
      </w:r>
      <w:r w:rsidR="00777DC5">
        <w:t>s</w:t>
      </w:r>
      <w:r>
        <w:t xml:space="preserve"> de manuseio e opções de alto nível </w:t>
      </w:r>
      <w:r w:rsidR="00777DC5">
        <w:t xml:space="preserve">de abstração </w:t>
      </w:r>
      <w:r>
        <w:t xml:space="preserve">para que um usuário obtenha seus resultados com a precisão desejada, seja por meio da escolha da base de dados a ser </w:t>
      </w:r>
      <w:r w:rsidR="00777DC5">
        <w:t>analisada</w:t>
      </w:r>
      <w:r>
        <w:t xml:space="preserve">, seja pela configuração do algoritmo a ser utilizado (no caso, uma </w:t>
      </w:r>
      <w:ins w:id="102" w:author="mario" w:date="2017-07-15T09:23:00Z">
        <w:r w:rsidR="007616A7">
          <w:t>RNA</w:t>
        </w:r>
      </w:ins>
      <w:del w:id="103" w:author="mario" w:date="2017-07-15T09:23:00Z">
        <w:r w:rsidDel="007616A7">
          <w:delText>rede neural</w:delText>
        </w:r>
      </w:del>
      <w:r>
        <w:t>)</w:t>
      </w:r>
      <w:r w:rsidR="00777DC5">
        <w:t xml:space="preserve">, seja de grande utilidade para </w:t>
      </w:r>
      <w:r w:rsidR="00EC18C2">
        <w:t xml:space="preserve">que </w:t>
      </w:r>
      <w:r w:rsidR="00777DC5">
        <w:t>o usuário consiga ter predições confiáveis para atingir seus objetivos.</w:t>
      </w:r>
    </w:p>
    <w:p w14:paraId="22B2413E" w14:textId="77777777" w:rsidR="00777DC5" w:rsidRDefault="00777DC5" w:rsidP="002078DB"/>
    <w:p w14:paraId="22B4C6D1" w14:textId="0AEC0FB3" w:rsidR="00FD2B06" w:rsidRDefault="007243D4" w:rsidP="00AD1FC5">
      <w:pPr>
        <w:pStyle w:val="Heading2"/>
      </w:pPr>
      <w:bookmarkStart w:id="104" w:name="_Toc465711341"/>
      <w:bookmarkStart w:id="105" w:name="_Toc486423135"/>
      <w:r w:rsidRPr="00D71036">
        <w:t>Tecnologias</w:t>
      </w:r>
      <w:bookmarkEnd w:id="104"/>
      <w:r w:rsidR="00DE3612">
        <w:t xml:space="preserve"> e Ferramentas de Apoio</w:t>
      </w:r>
      <w:bookmarkEnd w:id="105"/>
    </w:p>
    <w:p w14:paraId="58A96E4E" w14:textId="6D35BB84"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1164777E" w:rsidR="00A73AF6" w:rsidRPr="00C30DB4" w:rsidRDefault="00A73AF6" w:rsidP="002078DB">
      <w:r>
        <w:rPr>
          <w:b/>
        </w:rPr>
        <w:tab/>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w:t>
      </w:r>
      <w:r w:rsidR="00C07063">
        <w:rPr>
          <w:rFonts w:eastAsia="Arial" w:cs="Arial"/>
        </w:rPr>
        <w:t xml:space="preserve"> </w:t>
      </w:r>
      <w:sdt>
        <w:sdtPr>
          <w:rPr>
            <w:rFonts w:eastAsia="Arial" w:cs="Arial"/>
          </w:rPr>
          <w:id w:val="-2093534798"/>
          <w:citation/>
        </w:sdtPr>
        <w:sdtContent>
          <w:r w:rsidR="00C07063">
            <w:rPr>
              <w:rFonts w:eastAsia="Arial" w:cs="Arial"/>
            </w:rPr>
            <w:fldChar w:fldCharType="begin"/>
          </w:r>
          <w:r w:rsidR="00C07063" w:rsidRPr="00E929DD">
            <w:rPr>
              <w:rFonts w:eastAsia="Arial" w:cs="Arial"/>
            </w:rPr>
            <w:instrText xml:space="preserve"> CITATION Jav14 \l 1033 </w:instrText>
          </w:r>
          <w:r w:rsidR="00C07063">
            <w:rPr>
              <w:rFonts w:eastAsia="Arial" w:cs="Arial"/>
            </w:rPr>
            <w:fldChar w:fldCharType="separate"/>
          </w:r>
          <w:r w:rsidR="007C43C0" w:rsidRPr="007C43C0">
            <w:rPr>
              <w:rFonts w:eastAsia="Arial" w:cs="Arial"/>
              <w:noProof/>
            </w:rPr>
            <w:t>(ORACLE, 2014)</w:t>
          </w:r>
          <w:r w:rsidR="00C07063">
            <w:rPr>
              <w:rFonts w:eastAsia="Arial" w:cs="Arial"/>
            </w:rPr>
            <w:fldChar w:fldCharType="end"/>
          </w:r>
        </w:sdtContent>
      </w:sdt>
      <w:r w:rsidR="00D818C4" w:rsidRPr="382A6C4F">
        <w:rPr>
          <w:rFonts w:eastAsia="Arial" w:cs="Arial"/>
        </w:rPr>
        <w:t xml:space="preserve">, </w:t>
      </w:r>
      <w:r w:rsidR="00C60C63" w:rsidRPr="382A6C4F">
        <w:rPr>
          <w:rFonts w:eastAsia="Arial" w:cs="Arial"/>
        </w:rPr>
        <w:t xml:space="preserve">com </w:t>
      </w:r>
      <w:r w:rsidR="00D818C4" w:rsidRPr="382A6C4F">
        <w:rPr>
          <w:rFonts w:eastAsia="Arial" w:cs="Arial"/>
        </w:rPr>
        <w:t>a biblioteca YahooFinance API</w:t>
      </w:r>
      <w:r w:rsidR="00C07063">
        <w:rPr>
          <w:rFonts w:eastAsia="Arial" w:cs="Arial"/>
        </w:rPr>
        <w:t xml:space="preserve"> </w:t>
      </w:r>
      <w:sdt>
        <w:sdtPr>
          <w:rPr>
            <w:rFonts w:eastAsia="Arial" w:cs="Arial"/>
          </w:rPr>
          <w:id w:val="-505515444"/>
          <w:citation/>
        </w:sdtPr>
        <w:sdtContent>
          <w:r w:rsidR="00C07063">
            <w:rPr>
              <w:rFonts w:eastAsia="Arial" w:cs="Arial"/>
            </w:rPr>
            <w:fldChar w:fldCharType="begin"/>
          </w:r>
          <w:r w:rsidR="00C07063" w:rsidRPr="00E929DD">
            <w:rPr>
              <w:rFonts w:eastAsia="Arial" w:cs="Arial"/>
            </w:rPr>
            <w:instrText xml:space="preserve"> CITATION Sti14 \l 1033 </w:instrText>
          </w:r>
          <w:r w:rsidR="00C07063">
            <w:rPr>
              <w:rFonts w:eastAsia="Arial" w:cs="Arial"/>
            </w:rPr>
            <w:fldChar w:fldCharType="separate"/>
          </w:r>
          <w:r w:rsidR="007C43C0" w:rsidRPr="007C43C0">
            <w:rPr>
              <w:rFonts w:eastAsia="Arial" w:cs="Arial"/>
              <w:noProof/>
            </w:rPr>
            <w:t>(STRICKX, 2014)</w:t>
          </w:r>
          <w:r w:rsidR="00C07063">
            <w:rPr>
              <w:rFonts w:eastAsia="Arial" w:cs="Arial"/>
            </w:rPr>
            <w:fldChar w:fldCharType="end"/>
          </w:r>
        </w:sdtContent>
      </w:sdt>
      <w:r w:rsidR="00D818C4" w:rsidRPr="382A6C4F">
        <w:rPr>
          <w:rFonts w:eastAsia="Arial" w:cs="Arial"/>
        </w:rPr>
        <w:t xml:space="preserve"> para extração dos dados e Encog </w:t>
      </w:r>
      <w:r w:rsidR="00F240BD" w:rsidRPr="382A6C4F">
        <w:rPr>
          <w:rFonts w:eastAsia="Arial" w:cs="Arial"/>
        </w:rPr>
        <w:t>Framework</w:t>
      </w:r>
      <w:r w:rsidR="00C07063">
        <w:rPr>
          <w:rFonts w:eastAsia="Arial" w:cs="Arial"/>
        </w:rPr>
        <w:t xml:space="preserve"> </w:t>
      </w:r>
      <w:sdt>
        <w:sdtPr>
          <w:rPr>
            <w:rFonts w:eastAsia="Arial" w:cs="Arial"/>
          </w:rPr>
          <w:id w:val="-522701760"/>
          <w:citation/>
        </w:sdtPr>
        <w:sdtContent>
          <w:r w:rsidR="00C07063">
            <w:rPr>
              <w:rFonts w:eastAsia="Arial" w:cs="Arial"/>
            </w:rPr>
            <w:fldChar w:fldCharType="begin"/>
          </w:r>
          <w:r w:rsidR="00C07063" w:rsidRPr="00E929DD">
            <w:rPr>
              <w:rFonts w:eastAsia="Arial" w:cs="Arial"/>
            </w:rPr>
            <w:instrText xml:space="preserve"> CITATION Hea13 \l 1033 </w:instrText>
          </w:r>
          <w:r w:rsidR="00C07063">
            <w:rPr>
              <w:rFonts w:eastAsia="Arial" w:cs="Arial"/>
            </w:rPr>
            <w:fldChar w:fldCharType="separate"/>
          </w:r>
          <w:r w:rsidR="007C43C0" w:rsidRPr="007C43C0">
            <w:rPr>
              <w:rFonts w:eastAsia="Arial" w:cs="Arial"/>
              <w:noProof/>
            </w:rPr>
            <w:t>(RESEARCH, 2013)</w:t>
          </w:r>
          <w:r w:rsidR="00C07063">
            <w:rPr>
              <w:rFonts w:eastAsia="Arial" w:cs="Arial"/>
            </w:rPr>
            <w:fldChar w:fldCharType="end"/>
          </w:r>
        </w:sdtContent>
      </w:sdt>
      <w:r w:rsidR="00D818C4" w:rsidRPr="382A6C4F">
        <w:rPr>
          <w:rFonts w:eastAsia="Arial" w:cs="Arial"/>
        </w:rPr>
        <w:t xml:space="preserve"> para a criação da</w:t>
      </w:r>
      <w:del w:id="106" w:author="mario" w:date="2017-07-15T09:23:00Z">
        <w:r w:rsidR="00D818C4" w:rsidRPr="382A6C4F" w:rsidDel="007616A7">
          <w:rPr>
            <w:rFonts w:eastAsia="Arial" w:cs="Arial"/>
          </w:rPr>
          <w:delText xml:space="preserve"> </w:delText>
        </w:r>
      </w:del>
      <w:ins w:id="107" w:author="mario" w:date="2017-07-15T09:23:00Z">
        <w:r w:rsidR="007616A7">
          <w:rPr>
            <w:rFonts w:eastAsia="Arial" w:cs="Arial"/>
          </w:rPr>
          <w:t>RNA</w:t>
        </w:r>
      </w:ins>
      <w:del w:id="108" w:author="mario" w:date="2017-07-15T09:23:00Z">
        <w:r w:rsidR="00D818C4" w:rsidRPr="382A6C4F" w:rsidDel="007616A7">
          <w:rPr>
            <w:rFonts w:eastAsia="Arial" w:cs="Arial"/>
          </w:rPr>
          <w:delText>rede neural</w:delText>
        </w:r>
      </w:del>
      <w:r w:rsidR="00D818C4" w:rsidRPr="382A6C4F">
        <w:rPr>
          <w:rFonts w:eastAsia="Arial" w:cs="Arial"/>
        </w:rPr>
        <w:t>.</w:t>
      </w:r>
      <w:r w:rsidR="00E03F21" w:rsidRPr="382A6C4F">
        <w:rPr>
          <w:rFonts w:eastAsia="Arial" w:cs="Arial"/>
        </w:rPr>
        <w:t xml:space="preserve"> </w:t>
      </w:r>
    </w:p>
    <w:p w14:paraId="228A4EFF" w14:textId="67067180" w:rsidR="006F549A" w:rsidRPr="00D71036" w:rsidRDefault="006F549A" w:rsidP="002078DB"/>
    <w:p w14:paraId="3EEC5EA8" w14:textId="2651F20E" w:rsidR="0063479B" w:rsidRPr="00D71036" w:rsidRDefault="0004786F" w:rsidP="00AD1FC5">
      <w:pPr>
        <w:pStyle w:val="Heading2"/>
      </w:pPr>
      <w:bookmarkStart w:id="109" w:name="_Toc447474811"/>
      <w:bookmarkStart w:id="110" w:name="_Toc462599924"/>
      <w:bookmarkStart w:id="111" w:name="_Toc465711342"/>
      <w:bookmarkStart w:id="112" w:name="_Toc486423136"/>
      <w:r w:rsidRPr="00D71036">
        <w:t>Organização do Trabalho</w:t>
      </w:r>
      <w:bookmarkEnd w:id="109"/>
      <w:bookmarkEnd w:id="110"/>
      <w:bookmarkEnd w:id="111"/>
      <w:bookmarkEnd w:id="112"/>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629EF8A" w:rsidR="0603C5FF" w:rsidRDefault="382A6C4F" w:rsidP="002078DB">
      <w:r w:rsidRPr="382A6C4F">
        <w:rPr>
          <w:rFonts w:eastAsia="Arial" w:cs="Arial"/>
        </w:rPr>
        <w:t xml:space="preserve">Este trabalho é composto por </w:t>
      </w:r>
      <w:r w:rsidR="006D3D59">
        <w:rPr>
          <w:rFonts w:eastAsia="Arial" w:cs="Arial"/>
        </w:rPr>
        <w:t>oito</w:t>
      </w:r>
      <w:r w:rsidR="006D3D59" w:rsidRPr="382A6C4F">
        <w:rPr>
          <w:rFonts w:eastAsia="Arial" w:cs="Arial"/>
        </w:rPr>
        <w:t xml:space="preserve"> </w:t>
      </w:r>
      <w:r w:rsidRPr="382A6C4F">
        <w:rPr>
          <w:rFonts w:eastAsia="Arial" w:cs="Arial"/>
        </w:rPr>
        <w:t xml:space="preserve">capítulos, incluindo esta introdução. O Capítulo 2 introduz os conceitos gerais </w:t>
      </w:r>
      <w:r w:rsidR="006D3D59">
        <w:rPr>
          <w:rFonts w:eastAsia="Arial" w:cs="Arial"/>
        </w:rPr>
        <w:t>sobre</w:t>
      </w:r>
      <w:del w:id="113" w:author="mario" w:date="2017-07-15T09:23:00Z">
        <w:r w:rsidR="006D3D59" w:rsidRPr="382A6C4F" w:rsidDel="007616A7">
          <w:rPr>
            <w:rFonts w:eastAsia="Arial" w:cs="Arial"/>
          </w:rPr>
          <w:delText xml:space="preserve"> </w:delText>
        </w:r>
      </w:del>
      <w:ins w:id="114" w:author="mario" w:date="2017-07-15T09:23:00Z">
        <w:r w:rsidR="007616A7">
          <w:rPr>
            <w:rFonts w:eastAsia="Arial" w:cs="Arial"/>
          </w:rPr>
          <w:t>RNAs</w:t>
        </w:r>
      </w:ins>
      <w:del w:id="115" w:author="mario" w:date="2017-07-15T09:23:00Z">
        <w:r w:rsidRPr="382A6C4F" w:rsidDel="007616A7">
          <w:rPr>
            <w:rFonts w:eastAsia="Arial" w:cs="Arial"/>
          </w:rPr>
          <w:delText>redes neurais</w:delText>
        </w:r>
      </w:del>
      <w:r w:rsidRPr="382A6C4F">
        <w:rPr>
          <w:rFonts w:eastAsia="Arial" w:cs="Arial"/>
        </w:rPr>
        <w:t xml:space="preserve">. O Capítulo 3 </w:t>
      </w:r>
      <w:r w:rsidRPr="382A6C4F">
        <w:rPr>
          <w:rFonts w:eastAsia="Arial" w:cs="Arial"/>
        </w:rPr>
        <w:lastRenderedPageBreak/>
        <w:t>apresenta algumas ferramentas para a criação de</w:t>
      </w:r>
      <w:del w:id="116" w:author="mario" w:date="2017-07-15T09:24:00Z">
        <w:r w:rsidRPr="382A6C4F" w:rsidDel="007616A7">
          <w:rPr>
            <w:rFonts w:eastAsia="Arial" w:cs="Arial"/>
          </w:rPr>
          <w:delText xml:space="preserve"> </w:delText>
        </w:r>
      </w:del>
      <w:ins w:id="117" w:author="mario" w:date="2017-07-15T09:24:00Z">
        <w:r w:rsidR="007616A7">
          <w:rPr>
            <w:rFonts w:eastAsia="Arial" w:cs="Arial"/>
          </w:rPr>
          <w:t>RNAs</w:t>
        </w:r>
      </w:ins>
      <w:del w:id="118" w:author="mario" w:date="2017-07-15T09:24:00Z">
        <w:r w:rsidRPr="382A6C4F" w:rsidDel="007616A7">
          <w:rPr>
            <w:rFonts w:eastAsia="Arial" w:cs="Arial"/>
          </w:rPr>
          <w:delText>redes neurais</w:delText>
        </w:r>
      </w:del>
      <w:r w:rsidRPr="382A6C4F">
        <w:rPr>
          <w:rFonts w:eastAsia="Arial" w:cs="Arial"/>
        </w:rPr>
        <w:t>, analisando suas contribuições e o que deixa</w:t>
      </w:r>
      <w:r w:rsidR="006D3D59">
        <w:rPr>
          <w:rFonts w:eastAsia="Arial" w:cs="Arial"/>
        </w:rPr>
        <w:t>m</w:t>
      </w:r>
      <w:r w:rsidRPr="382A6C4F">
        <w:rPr>
          <w:rFonts w:eastAsia="Arial" w:cs="Arial"/>
        </w:rPr>
        <w:t xml:space="preserve"> a desejar para esta tarefa específica. O Capítulo 4 apresenta os requisitos do software desenvolvido. O Capítulo 5 apresenta o desenvolvimento do projeto.</w:t>
      </w:r>
      <w:r w:rsidR="00EC7ABA">
        <w:rPr>
          <w:rFonts w:eastAsia="Arial" w:cs="Arial"/>
        </w:rPr>
        <w:t xml:space="preserve"> O Capítulo 6 apresenta alguns detalhes técnicos da implementação do sistema.</w:t>
      </w:r>
      <w:r w:rsidRPr="382A6C4F">
        <w:rPr>
          <w:rFonts w:eastAsia="Arial" w:cs="Arial"/>
        </w:rPr>
        <w:t xml:space="preserve"> O Capítulo </w:t>
      </w:r>
      <w:r w:rsidR="00EC7ABA">
        <w:rPr>
          <w:rFonts w:eastAsia="Arial" w:cs="Arial"/>
        </w:rPr>
        <w:t>7</w:t>
      </w:r>
      <w:r w:rsidRPr="382A6C4F">
        <w:rPr>
          <w:rFonts w:eastAsia="Arial" w:cs="Arial"/>
        </w:rPr>
        <w:t xml:space="preserve"> apresenta os resultados obtidos. O Capítulo </w:t>
      </w:r>
      <w:r w:rsidR="00EC7ABA">
        <w:rPr>
          <w:rFonts w:eastAsia="Arial" w:cs="Arial"/>
        </w:rPr>
        <w:t>8</w:t>
      </w:r>
      <w:r w:rsidRPr="382A6C4F">
        <w:rPr>
          <w:rFonts w:eastAsia="Arial" w:cs="Arial"/>
        </w:rPr>
        <w:t xml:space="preserve"> apresenta as considerações finais</w:t>
      </w:r>
      <w:r w:rsidR="006D3D59">
        <w:rPr>
          <w:rFonts w:eastAsia="Arial" w:cs="Arial"/>
        </w:rPr>
        <w:t>.</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119" w:name="_Toc462599925"/>
      <w:bookmarkStart w:id="120" w:name="_Toc465711343"/>
      <w:bookmarkStart w:id="121" w:name="_Toc486423137"/>
      <w:r w:rsidR="00BC1E3B" w:rsidRPr="00882F55">
        <w:lastRenderedPageBreak/>
        <w:t>REDES NEURAIS</w:t>
      </w:r>
      <w:r w:rsidR="00BC1E3B">
        <w:t xml:space="preserve"> ARTIFICIAIS</w:t>
      </w:r>
      <w:bookmarkEnd w:id="119"/>
      <w:bookmarkEnd w:id="120"/>
      <w:bookmarkEnd w:id="121"/>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122" w:name="_Toc198053001"/>
    </w:p>
    <w:p w14:paraId="3ACB5560" w14:textId="01D75F79" w:rsidR="001069D4" w:rsidRDefault="00444ACE" w:rsidP="002078DB">
      <w:bookmarkStart w:id="123" w:name="_Toc462599926"/>
      <w:bookmarkEnd w:id="122"/>
      <w:r w:rsidRPr="382A6C4F">
        <w:rPr>
          <w:rFonts w:eastAsia="Arial" w:cs="Arial"/>
        </w:rPr>
        <w:t>Rede Neural</w:t>
      </w:r>
      <w:ins w:id="124" w:author="mario" w:date="2017-07-15T09:24:00Z">
        <w:r w:rsidR="007616A7">
          <w:rPr>
            <w:rFonts w:eastAsia="Arial" w:cs="Arial"/>
          </w:rPr>
          <w:t xml:space="preserve"> Artificial</w:t>
        </w:r>
      </w:ins>
      <w:r w:rsidRPr="382A6C4F">
        <w:rPr>
          <w:rFonts w:eastAsia="Arial" w:cs="Arial"/>
        </w:rPr>
        <w:t xml:space="preserve">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00886A90" w:rsidRPr="382A6C4F">
        <w:rPr>
          <w:rFonts w:eastAsia="Arial" w:cs="Arial"/>
        </w:rPr>
        <w:t>:</w:t>
      </w:r>
      <w:bookmarkEnd w:id="123"/>
    </w:p>
    <w:p w14:paraId="6981A04D" w14:textId="0E51A48F" w:rsidR="00886A90" w:rsidRPr="002E2FB6" w:rsidRDefault="00886A90" w:rsidP="00152728">
      <w:pPr>
        <w:pStyle w:val="ListParagraph"/>
        <w:numPr>
          <w:ilvl w:val="0"/>
          <w:numId w:val="2"/>
        </w:numPr>
        <w:rPr>
          <w:rFonts w:eastAsia="Arial" w:cs="Arial"/>
        </w:rPr>
      </w:pPr>
      <w:bookmarkStart w:id="125" w:name="_Toc462599927"/>
      <w:r w:rsidRPr="382A6C4F">
        <w:rPr>
          <w:rFonts w:eastAsia="Arial" w:cs="Arial"/>
        </w:rPr>
        <w:t>O conhecimento é adquirido pela rede a partir do ambiente em que se encontra durante um processo de aprendizagem</w:t>
      </w:r>
      <w:bookmarkEnd w:id="125"/>
    </w:p>
    <w:p w14:paraId="44D9E0CE" w14:textId="7AD0DC8D" w:rsidR="00886A90" w:rsidRPr="002E2FB6" w:rsidRDefault="00886A90" w:rsidP="00152728">
      <w:pPr>
        <w:pStyle w:val="ListParagraph"/>
        <w:numPr>
          <w:ilvl w:val="0"/>
          <w:numId w:val="2"/>
        </w:numPr>
        <w:rPr>
          <w:rFonts w:eastAsia="Arial" w:cs="Arial"/>
        </w:rPr>
      </w:pPr>
      <w:bookmarkStart w:id="126"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126"/>
    </w:p>
    <w:p w14:paraId="51F77571" w14:textId="77777777" w:rsidR="005244A0" w:rsidRDefault="005244A0" w:rsidP="002078DB"/>
    <w:p w14:paraId="015807C2" w14:textId="0B926DA3" w:rsidR="005244A0" w:rsidRDefault="00233B56" w:rsidP="002078DB">
      <w:bookmarkStart w:id="127" w:name="_Toc462599929"/>
      <w:r w:rsidRPr="382A6C4F">
        <w:rPr>
          <w:rFonts w:eastAsia="Arial" w:cs="Arial"/>
        </w:rPr>
        <w:t>Assim,</w:t>
      </w:r>
      <w:r w:rsidR="005244A0" w:rsidRPr="382A6C4F">
        <w:rPr>
          <w:rFonts w:eastAsia="Arial" w:cs="Arial"/>
        </w:rPr>
        <w:t xml:space="preserve"> </w:t>
      </w:r>
      <w:r w:rsidR="00AD57AF" w:rsidRPr="382A6C4F">
        <w:rPr>
          <w:rFonts w:eastAsia="Arial" w:cs="Arial"/>
        </w:rPr>
        <w:t>pode</w:t>
      </w:r>
      <w:r w:rsidR="00AD57AF">
        <w:rPr>
          <w:rFonts w:eastAsia="Arial" w:cs="Arial"/>
        </w:rPr>
        <w:t>-se</w:t>
      </w:r>
      <w:r w:rsidR="00AD57AF" w:rsidRPr="382A6C4F">
        <w:rPr>
          <w:rFonts w:eastAsia="Arial" w:cs="Arial"/>
        </w:rPr>
        <w:t xml:space="preserve"> </w:t>
      </w:r>
      <w:r w:rsidR="005244A0" w:rsidRPr="382A6C4F">
        <w:rPr>
          <w:rFonts w:eastAsia="Arial" w:cs="Arial"/>
        </w:rPr>
        <w:t xml:space="preserve">dizer que uma </w:t>
      </w:r>
      <w:del w:id="128" w:author="mario" w:date="2017-07-15T09:24:00Z">
        <w:r w:rsidR="005244A0" w:rsidRPr="382A6C4F" w:rsidDel="007616A7">
          <w:rPr>
            <w:rFonts w:eastAsia="Arial" w:cs="Arial"/>
          </w:rPr>
          <w:delText xml:space="preserve">Rede Neural Artificial </w:delText>
        </w:r>
        <w:r w:rsidR="000300A5" w:rsidDel="007616A7">
          <w:rPr>
            <w:rFonts w:eastAsia="Arial" w:cs="Arial"/>
          </w:rPr>
          <w:delText>(RNA)</w:delText>
        </w:r>
      </w:del>
      <w:ins w:id="129" w:author="mario" w:date="2017-07-15T09:24:00Z">
        <w:r w:rsidR="007616A7">
          <w:rPr>
            <w:rFonts w:eastAsia="Arial" w:cs="Arial"/>
          </w:rPr>
          <w:t>RNA</w:t>
        </w:r>
      </w:ins>
      <w:r w:rsidR="000300A5">
        <w:rPr>
          <w:rFonts w:eastAsia="Arial" w:cs="Arial"/>
        </w:rPr>
        <w:t xml:space="preserve"> </w:t>
      </w:r>
      <w:r w:rsidR="005244A0" w:rsidRPr="382A6C4F">
        <w:rPr>
          <w:rFonts w:eastAsia="Arial" w:cs="Arial"/>
        </w:rPr>
        <w:t xml:space="preserve">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rtificiais</w:t>
      </w:r>
      <w:r w:rsidR="00AD57AF">
        <w:rPr>
          <w:rFonts w:eastAsia="Arial" w:cs="Arial"/>
        </w:rPr>
        <w:t>, portanto, p</w:t>
      </w:r>
      <w:r w:rsidR="005244A0" w:rsidRPr="382A6C4F">
        <w:rPr>
          <w:rFonts w:eastAsia="Arial" w:cs="Arial"/>
        </w:rPr>
        <w:t xml:space="preserve">ara entender uma </w:t>
      </w:r>
      <w:r w:rsidR="006B717F" w:rsidRPr="382A6C4F">
        <w:rPr>
          <w:rFonts w:eastAsia="Arial" w:cs="Arial"/>
        </w:rPr>
        <w:t>RNA</w:t>
      </w:r>
      <w:r w:rsidR="005244A0" w:rsidRPr="382A6C4F">
        <w:rPr>
          <w:rFonts w:eastAsia="Arial" w:cs="Arial"/>
        </w:rPr>
        <w:t>, é imprescindível saber como funciona um neurônio</w:t>
      </w:r>
      <w:r w:rsidR="00AD57AF">
        <w:rPr>
          <w:rFonts w:eastAsia="Arial" w:cs="Arial"/>
        </w:rPr>
        <w:t xml:space="preserve"> artificial (Figura 1)</w:t>
      </w:r>
      <w:r w:rsidR="005244A0" w:rsidRPr="382A6C4F">
        <w:rPr>
          <w:rFonts w:eastAsia="Arial" w:cs="Arial"/>
        </w:rPr>
        <w:t>.</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7C43C0" w:rsidRPr="007C43C0">
            <w:rPr>
              <w:rFonts w:eastAsia="Arial"/>
              <w:noProof/>
            </w:rPr>
            <w:t>(TAFNER, 1998, p. 1)</w:t>
          </w:r>
          <w:r w:rsidR="00FF59C9">
            <w:rPr>
              <w:rFonts w:eastAsia="Arial"/>
            </w:rPr>
            <w:fldChar w:fldCharType="end"/>
          </w:r>
        </w:sdtContent>
      </w:sdt>
      <w:r w:rsidR="006B717F" w:rsidRPr="382A6C4F">
        <w:rPr>
          <w:rFonts w:eastAsia="Arial" w:cs="Arial"/>
        </w:rPr>
        <w:t>:</w:t>
      </w:r>
      <w:bookmarkEnd w:id="127"/>
    </w:p>
    <w:p w14:paraId="6228508D" w14:textId="77777777" w:rsidR="00C14377" w:rsidRPr="005244A0" w:rsidRDefault="00C14377" w:rsidP="002078DB"/>
    <w:p w14:paraId="185E3A83" w14:textId="6ABC86FA" w:rsidR="00886A90" w:rsidRDefault="382A6C4F" w:rsidP="00B933AA">
      <w:pPr>
        <w:pStyle w:val="Quote"/>
      </w:pPr>
      <w:r>
        <w:t xml:space="preserve">“O neurônio artificial é uma estrutura lógico-matemática que procura simular a forma, o comportamento e as funções de um neurônio biológico. Assim sendo, os dendritos foram substituídos </w:t>
      </w:r>
      <w:r w:rsidR="00AD57AF">
        <w:t xml:space="preserve">por </w:t>
      </w:r>
      <w:r w:rsidRPr="382A6C4F">
        <w:rPr>
          <w:i/>
        </w:rPr>
        <w:t>entradas</w:t>
      </w:r>
      <w:r>
        <w:t xml:space="preserve">, cujas ligações com o corpo celular artificial são realizadas através de elementos chamados </w:t>
      </w:r>
      <w:r w:rsidR="00AD57AF">
        <w:t xml:space="preserve">de </w:t>
      </w:r>
      <w:r w:rsidRPr="382A6C4F">
        <w:rPr>
          <w:i/>
        </w:rPr>
        <w:t>peso</w:t>
      </w:r>
      <w:r w:rsidR="00AD57AF">
        <w:t xml:space="preserve"> </w:t>
      </w:r>
      <w:r>
        <w:t xml:space="preserve">(simulando as sinapses). Os estímulos captados pelas entradas são processados </w:t>
      </w:r>
      <w:r w:rsidR="00AD57AF">
        <w:t xml:space="preserve">pela </w:t>
      </w:r>
      <w:r w:rsidRPr="382A6C4F">
        <w:rPr>
          <w:i/>
        </w:rPr>
        <w:t>função de soma</w:t>
      </w:r>
      <w:r>
        <w:t xml:space="preserve">, e o limiar de disparo do neurônio biológico foi substituído </w:t>
      </w:r>
      <w:r w:rsidR="00AD57AF">
        <w:t xml:space="preserve">pela </w:t>
      </w:r>
      <w:r w:rsidRPr="382A6C4F">
        <w:rPr>
          <w:i/>
        </w:rPr>
        <w:t xml:space="preserve">função de </w:t>
      </w:r>
      <w:r w:rsidR="000358EF" w:rsidRPr="382A6C4F">
        <w:rPr>
          <w:i/>
        </w:rPr>
        <w:t>transferência</w:t>
      </w:r>
      <w:r w:rsidR="000358EF">
        <w:t>.</w:t>
      </w:r>
      <w:r w:rsidR="00B270AC">
        <w:t>”</w:t>
      </w:r>
    </w:p>
    <w:p w14:paraId="06FD6EF9" w14:textId="0562DC94" w:rsidR="005244A0" w:rsidRDefault="005244A0" w:rsidP="002078DB"/>
    <w:p w14:paraId="5D931A28" w14:textId="77777777" w:rsidR="00B270AC" w:rsidRDefault="00B270AC" w:rsidP="002078DB"/>
    <w:p w14:paraId="6F5F5B9A" w14:textId="77777777" w:rsidR="00B270AC" w:rsidRDefault="00B270AC" w:rsidP="002078DB"/>
    <w:p w14:paraId="384A1270" w14:textId="77777777" w:rsidR="00B270AC" w:rsidRDefault="00B270AC" w:rsidP="002078DB"/>
    <w:p w14:paraId="0CB23752" w14:textId="77777777" w:rsidR="00B270AC" w:rsidRDefault="00B270AC" w:rsidP="002078DB"/>
    <w:p w14:paraId="71B09482" w14:textId="64B90A63" w:rsidR="006B717F" w:rsidRDefault="0053431D" w:rsidP="0053431D">
      <w:pPr>
        <w:pStyle w:val="Caption"/>
      </w:pPr>
      <w:bookmarkStart w:id="130" w:name="_Ref463108960"/>
      <w:bookmarkStart w:id="131" w:name="_Toc465711382"/>
      <w:bookmarkStart w:id="132" w:name="_Toc486423002"/>
      <w:r>
        <w:lastRenderedPageBreak/>
        <w:t xml:space="preserve">Figura </w:t>
      </w:r>
      <w:fldSimple w:instr=" SEQ Figura \* ARABIC ">
        <w:r w:rsidR="00A114EB">
          <w:rPr>
            <w:noProof/>
          </w:rPr>
          <w:t>1</w:t>
        </w:r>
      </w:fldSimple>
      <w:bookmarkEnd w:id="130"/>
      <w:r>
        <w:t>. Modelo de um Neurônio Artificial</w:t>
      </w:r>
      <w:bookmarkEnd w:id="131"/>
      <w:bookmarkEnd w:id="132"/>
    </w:p>
    <w:p w14:paraId="51A46605" w14:textId="77777777" w:rsidR="0053431D" w:rsidRPr="0053431D" w:rsidRDefault="0053431D" w:rsidP="0053431D"/>
    <w:p w14:paraId="5FB99F0B" w14:textId="6285B8A1" w:rsidR="006B717F" w:rsidRDefault="006B717F" w:rsidP="002F168E">
      <w:pPr>
        <w:pStyle w:val="Image"/>
      </w:pPr>
      <w:bookmarkStart w:id="133" w:name="_Toc462599931"/>
      <w:r>
        <w:rPr>
          <w:lang w:val="en-US" w:eastAsia="en-US"/>
        </w:rP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10834" cy="2288659"/>
                    </a:xfrm>
                    <a:prstGeom prst="rect">
                      <a:avLst/>
                    </a:prstGeom>
                  </pic:spPr>
                </pic:pic>
              </a:graphicData>
            </a:graphic>
          </wp:inline>
        </w:drawing>
      </w:r>
      <w:bookmarkEnd w:id="133"/>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7C43C0">
            <w:rPr>
              <w:noProof/>
            </w:rPr>
            <w:t>(VON ZUBEN e ATTUX, 2010)</w:t>
          </w:r>
          <w:r>
            <w:fldChar w:fldCharType="end"/>
          </w:r>
        </w:sdtContent>
      </w:sdt>
      <w:r w:rsidR="002E2FB6">
        <w:t>.</w:t>
      </w:r>
    </w:p>
    <w:p w14:paraId="2AA3AF70" w14:textId="77777777" w:rsidR="00B270AC" w:rsidRPr="00B270AC" w:rsidRDefault="00B270AC" w:rsidP="00B270AC"/>
    <w:p w14:paraId="15B528F6" w14:textId="1F3627AC" w:rsidR="00AD57AF" w:rsidRDefault="00C14377" w:rsidP="00B270AC">
      <w:pPr>
        <w:rPr>
          <w:rFonts w:eastAsia="Arial" w:cs="Arial"/>
        </w:rPr>
      </w:pPr>
      <w:bookmarkStart w:id="134" w:name="_Toc462599932"/>
      <w:r w:rsidRPr="382A6C4F">
        <w:rPr>
          <w:rFonts w:eastAsia="Arial" w:cs="Arial"/>
        </w:rPr>
        <w:t xml:space="preserve">A Equação 1 </w:t>
      </w:r>
      <w:r w:rsidR="00AD57AF">
        <w:rPr>
          <w:rFonts w:eastAsia="Arial" w:cs="Arial"/>
        </w:rPr>
        <w:t>mostra</w:t>
      </w:r>
      <w:r w:rsidR="00AD57AF" w:rsidRPr="382A6C4F">
        <w:rPr>
          <w:rFonts w:eastAsia="Arial" w:cs="Arial"/>
        </w:rPr>
        <w:t xml:space="preserve"> </w:t>
      </w:r>
      <w:r w:rsidRPr="382A6C4F">
        <w:rPr>
          <w:rFonts w:eastAsia="Arial" w:cs="Arial"/>
        </w:rPr>
        <w:t xml:space="preserve">a fórmula de um neurônio artificial com o bias </w:t>
      </w:r>
      <w:sdt>
        <w:sdtPr>
          <w:rPr>
            <w:rFonts w:eastAsia="Arial" w:cs="Arial"/>
          </w:rPr>
          <w:id w:val="5186255"/>
          <w:citation/>
        </w:sdtPr>
        <w:sdtContent>
          <w:r w:rsidRPr="00404D66">
            <w:rPr>
              <w:rFonts w:eastAsia="Arial" w:cs="Arial"/>
            </w:rPr>
            <w:fldChar w:fldCharType="begin"/>
          </w:r>
          <w:r w:rsidRPr="00404D66">
            <w:rPr>
              <w:rFonts w:eastAsia="Arial" w:cs="Arial"/>
            </w:rPr>
            <w:instrText xml:space="preserve"> CITATION Von10 \l 1046 </w:instrText>
          </w:r>
          <w:r w:rsidRPr="00404D66">
            <w:rPr>
              <w:rFonts w:eastAsia="Arial" w:cs="Arial"/>
            </w:rPr>
            <w:fldChar w:fldCharType="separate"/>
          </w:r>
          <w:r w:rsidR="007C43C0" w:rsidRPr="007C43C0">
            <w:rPr>
              <w:rFonts w:eastAsia="Arial" w:cs="Arial"/>
              <w:noProof/>
            </w:rPr>
            <w:t>(VON ZUBEN e ATTUX, 2010)</w:t>
          </w:r>
          <w:r w:rsidRPr="00404D66">
            <w:rPr>
              <w:rFonts w:eastAsia="Arial" w:cs="Arial"/>
            </w:rPr>
            <w:fldChar w:fldCharType="end"/>
          </w:r>
        </w:sdtContent>
      </w:sdt>
      <w:r w:rsidRPr="382A6C4F">
        <w:rPr>
          <w:rFonts w:eastAsia="Arial" w:cs="Arial"/>
        </w:rPr>
        <w:t>:</w:t>
      </w:r>
      <w:bookmarkEnd w:id="134"/>
    </w:p>
    <w:p w14:paraId="4C108067" w14:textId="5C564524" w:rsidR="00AD57AF" w:rsidRDefault="00AD57AF" w:rsidP="00404D66">
      <w:pPr>
        <w:pStyle w:val="Caption"/>
      </w:pPr>
      <w:bookmarkStart w:id="135" w:name="_Toc486423071"/>
      <w:r>
        <w:t xml:space="preserve">Equação </w:t>
      </w:r>
      <w:r w:rsidRPr="1CDE7F9C">
        <w:fldChar w:fldCharType="begin"/>
      </w:r>
      <w:r>
        <w:instrText xml:space="preserve"> SEQ Equação \* ARABIC </w:instrText>
      </w:r>
      <w:r w:rsidRPr="1CDE7F9C">
        <w:fldChar w:fldCharType="separate"/>
      </w:r>
      <w:r>
        <w:rPr>
          <w:noProof/>
        </w:rPr>
        <w:t>1</w:t>
      </w:r>
      <w:r w:rsidRPr="1CDE7F9C">
        <w:fldChar w:fldCharType="end"/>
      </w:r>
      <w:r>
        <w:t>. Neurônio Artificial</w:t>
      </w:r>
      <w:bookmarkEnd w:id="135"/>
    </w:p>
    <w:p w14:paraId="6A9826E2" w14:textId="20A1EDC8" w:rsidR="001B3CD2" w:rsidRDefault="00C14377" w:rsidP="00ED5B11">
      <w:pPr>
        <w:pStyle w:val="Caption"/>
      </w:pPr>
      <w:bookmarkStart w:id="136" w:name="_Toc462599933"/>
      <w:bookmarkStart w:id="137" w:name="_Toc463109358"/>
      <w:r>
        <w:rPr>
          <w:noProof/>
          <w:lang w:val="en-US" w:eastAsia="en-US"/>
        </w:rPr>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362200" cy="584108"/>
                    </a:xfrm>
                    <a:prstGeom prst="rect">
                      <a:avLst/>
                    </a:prstGeom>
                  </pic:spPr>
                </pic:pic>
              </a:graphicData>
            </a:graphic>
          </wp:inline>
        </w:drawing>
      </w:r>
      <w:bookmarkEnd w:id="136"/>
      <w:bookmarkEnd w:id="137"/>
    </w:p>
    <w:p w14:paraId="30B10263" w14:textId="77777777" w:rsidR="006B717F" w:rsidRDefault="006B717F" w:rsidP="002078DB"/>
    <w:p w14:paraId="7E925548" w14:textId="7CE3AA23" w:rsidR="00805E6B" w:rsidRPr="00A11CF8" w:rsidRDefault="00AD57AF" w:rsidP="002078DB">
      <w:r w:rsidRPr="00404D66">
        <w:t xml:space="preserve">Na </w:t>
      </w:r>
      <w:r w:rsidR="00EC18C2" w:rsidRPr="00AD57AF">
        <w:t>Equação</w:t>
      </w:r>
      <w:r w:rsidR="00EC18C2">
        <w:t xml:space="preserve"> 1</w:t>
      </w:r>
      <w:r w:rsidRPr="00404D66">
        <w:t xml:space="preserve">, </w:t>
      </w:r>
      <w:r w:rsidR="00804435">
        <w:t>y</w:t>
      </w:r>
      <w:r w:rsidR="002E2FB6" w:rsidRPr="00804435">
        <w:rPr>
          <w:vertAlign w:val="subscript"/>
        </w:rPr>
        <w:t>k</w:t>
      </w:r>
      <w:r w:rsidR="00A11CF8" w:rsidRPr="00404D66">
        <w:t xml:space="preserve"> é a saída do neurônio, f representa a função de ativação, dentro dos parênteses um somatório dos sinais de entrada (x</w:t>
      </w:r>
      <w:r w:rsidR="00A11CF8" w:rsidRPr="00804435">
        <w:rPr>
          <w:vertAlign w:val="subscript"/>
        </w:rPr>
        <w:t>j</w:t>
      </w:r>
      <w:r w:rsidR="00A11CF8" w:rsidRPr="00404D66">
        <w:t>) com os pesos sinápticos (w</w:t>
      </w:r>
      <w:r w:rsidR="00A11CF8" w:rsidRPr="00804435">
        <w:rPr>
          <w:vertAlign w:val="subscript"/>
        </w:rPr>
        <w:t>kj</w:t>
      </w:r>
      <w:r w:rsidR="00A11CF8" w:rsidRPr="00404D66">
        <w:t>) com o bias (b</w:t>
      </w:r>
      <w:r w:rsidR="00A11CF8" w:rsidRPr="00804435">
        <w:rPr>
          <w:vertAlign w:val="subscript"/>
        </w:rPr>
        <w:t>k</w:t>
      </w:r>
      <w:r w:rsidR="00A11CF8" w:rsidRPr="00404D66">
        <w:t>).</w:t>
      </w:r>
      <w:r w:rsidR="00805E6B" w:rsidRPr="6103A698">
        <w:t xml:space="preserve"> </w:t>
      </w:r>
      <w:r w:rsidR="00823FC6">
        <w:t xml:space="preserve">O </w:t>
      </w:r>
      <w:r w:rsidR="00804435">
        <w:t xml:space="preserve">bias </w:t>
      </w:r>
      <w:r w:rsidR="00823FC6">
        <w:t xml:space="preserve">tem o efeito de deslocar a </w:t>
      </w:r>
      <w:r w:rsidR="00804435">
        <w:t>função</w:t>
      </w:r>
      <w:r w:rsidR="00823FC6">
        <w:t xml:space="preserve"> linear da </w:t>
      </w:r>
      <w:r w:rsidR="00804435">
        <w:t>somatória</w:t>
      </w:r>
      <w:r w:rsidR="00823FC6">
        <w:t xml:space="preserve"> dos pesos, tanto para cima (quando positivo) quanto para baixo (quando negativo)</w:t>
      </w:r>
      <w:r w:rsidR="00404D66">
        <w:t xml:space="preserve">, transformando a </w:t>
      </w:r>
      <w:r w:rsidR="00804435">
        <w:t>saída</w:t>
      </w:r>
      <w:r w:rsidR="00404D66">
        <w:t xml:space="preserve"> do </w:t>
      </w:r>
      <w:r w:rsidR="00804435">
        <w:t>neurônio</w:t>
      </w:r>
      <w:r w:rsidR="00823FC6">
        <w:t>.</w:t>
      </w:r>
      <w:r w:rsidR="00404D66">
        <w:t xml:space="preserve"> </w:t>
      </w:r>
      <w:sdt>
        <w:sdtPr>
          <w:id w:val="1361400878"/>
          <w:citation/>
        </w:sdtPr>
        <w:sdtContent>
          <w:r w:rsidR="00404D66">
            <w:fldChar w:fldCharType="begin"/>
          </w:r>
          <w:r w:rsidR="00404D66" w:rsidRPr="006102FB">
            <w:instrText xml:space="preserve"> CITATION Hay09 \l 1033 </w:instrText>
          </w:r>
          <w:r w:rsidR="00404D66">
            <w:fldChar w:fldCharType="separate"/>
          </w:r>
          <w:r w:rsidR="007C43C0">
            <w:rPr>
              <w:noProof/>
            </w:rPr>
            <w:t>(HAYKIN, 2009)</w:t>
          </w:r>
          <w:r w:rsidR="00404D66">
            <w:fldChar w:fldCharType="end"/>
          </w:r>
        </w:sdtContent>
      </w:sdt>
    </w:p>
    <w:p w14:paraId="520362E0" w14:textId="77777777" w:rsidR="002E2FB6" w:rsidRDefault="002E2FB6" w:rsidP="002078DB"/>
    <w:p w14:paraId="353E3F21" w14:textId="77777777" w:rsidR="00B270AC" w:rsidRDefault="00B270AC" w:rsidP="002078DB"/>
    <w:p w14:paraId="3008A3F7" w14:textId="77777777" w:rsidR="00B270AC" w:rsidRDefault="00B270AC" w:rsidP="002078DB"/>
    <w:p w14:paraId="48F7FBCC" w14:textId="787580A0" w:rsidR="00886A90" w:rsidRPr="00226508" w:rsidRDefault="006B6F3B" w:rsidP="00AD1FC5">
      <w:pPr>
        <w:pStyle w:val="Heading2"/>
      </w:pPr>
      <w:bookmarkStart w:id="138" w:name="_Toc462599934"/>
      <w:bookmarkStart w:id="139" w:name="_Toc465711344"/>
      <w:bookmarkStart w:id="140" w:name="_Toc486423138"/>
      <w:r>
        <w:lastRenderedPageBreak/>
        <w:t xml:space="preserve">Motivação para utilizar Redes Neurais na </w:t>
      </w:r>
      <w:bookmarkEnd w:id="138"/>
      <w:r w:rsidR="002E2FB6">
        <w:t>Predição.</w:t>
      </w:r>
      <w:bookmarkEnd w:id="139"/>
      <w:bookmarkEnd w:id="140"/>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41584C9C" w:rsidR="00226508" w:rsidRDefault="00226508" w:rsidP="002078DB"/>
    <w:p w14:paraId="25E6CA3F" w14:textId="3863C42B" w:rsidR="00633B68" w:rsidRDefault="00226508" w:rsidP="002078DB">
      <w:bookmarkStart w:id="141" w:name="_Toc462599935"/>
      <w:r w:rsidRPr="382A6C4F">
        <w:rPr>
          <w:rFonts w:eastAsia="Arial" w:cs="Arial"/>
        </w:rPr>
        <w:t>O principal benefício do uso de uma RNA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7C43C0">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141"/>
    </w:p>
    <w:p w14:paraId="5174C90D" w14:textId="16C86AF8" w:rsidR="00633B68" w:rsidRDefault="00633B68" w:rsidP="002078DB">
      <w:bookmarkStart w:id="142"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7C43C0">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w:t>
      </w:r>
      <w:r w:rsidR="00AD57AF">
        <w:rPr>
          <w:rFonts w:eastAsia="Arial" w:cs="Arial"/>
        </w:rPr>
        <w:t>no qual</w:t>
      </w:r>
      <w:r w:rsidR="00AD57AF" w:rsidRPr="382A6C4F">
        <w:rPr>
          <w:rFonts w:eastAsia="Arial" w:cs="Arial"/>
        </w:rPr>
        <w:t xml:space="preserve"> </w:t>
      </w:r>
      <w:r w:rsidR="006B6F3B" w:rsidRPr="382A6C4F">
        <w:rPr>
          <w:rFonts w:eastAsia="Arial" w:cs="Arial"/>
        </w:rPr>
        <w:t>diversos fatores podem afetar o preço de uma ação</w:t>
      </w:r>
      <w:r w:rsidRPr="382A6C4F">
        <w:rPr>
          <w:rFonts w:eastAsia="Arial" w:cs="Arial"/>
        </w:rPr>
        <w:t xml:space="preserve">, como fatores psicológicos, notícias, divulgação de resultados, regulamentação, entre outros, </w:t>
      </w:r>
      <w:r w:rsidR="00AD57AF" w:rsidRPr="382A6C4F">
        <w:rPr>
          <w:rFonts w:eastAsia="Arial" w:cs="Arial"/>
        </w:rPr>
        <w:t>es</w:t>
      </w:r>
      <w:r w:rsidR="00AD57AF">
        <w:rPr>
          <w:rFonts w:eastAsia="Arial" w:cs="Arial"/>
        </w:rPr>
        <w:t>s</w:t>
      </w:r>
      <w:r w:rsidR="00AD57AF" w:rsidRPr="382A6C4F">
        <w:rPr>
          <w:rFonts w:eastAsia="Arial" w:cs="Arial"/>
        </w:rPr>
        <w:t xml:space="preserve">a </w:t>
      </w:r>
      <w:r w:rsidRPr="382A6C4F">
        <w:rPr>
          <w:rFonts w:eastAsia="Arial" w:cs="Arial"/>
        </w:rPr>
        <w:t>capacidade é essencial.</w:t>
      </w:r>
      <w:bookmarkEnd w:id="142"/>
    </w:p>
    <w:p w14:paraId="48179982" w14:textId="77777777" w:rsidR="00633B68" w:rsidRDefault="00633B68" w:rsidP="002078DB"/>
    <w:p w14:paraId="6361E011" w14:textId="38E7702A" w:rsidR="00633B68" w:rsidRPr="00226508" w:rsidRDefault="00B933AA" w:rsidP="00AD1FC5">
      <w:pPr>
        <w:pStyle w:val="Heading2"/>
      </w:pPr>
      <w:bookmarkStart w:id="143" w:name="_Toc462599937"/>
      <w:bookmarkStart w:id="144" w:name="_Toc465711345"/>
      <w:bookmarkStart w:id="145" w:name="_Ref479839526"/>
      <w:bookmarkStart w:id="146" w:name="_Toc486423139"/>
      <w:r>
        <w:t>Funções</w:t>
      </w:r>
      <w:r w:rsidR="00633B68">
        <w:t xml:space="preserve"> de Ativação</w:t>
      </w:r>
      <w:bookmarkEnd w:id="143"/>
      <w:bookmarkEnd w:id="144"/>
      <w:bookmarkEnd w:id="145"/>
      <w:bookmarkEnd w:id="146"/>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1E8C079E" w:rsidR="00E92237" w:rsidRDefault="005244A0" w:rsidP="002078DB">
      <w:bookmarkStart w:id="147" w:name="_Toc462599938"/>
      <w:r w:rsidRPr="382A6C4F">
        <w:rPr>
          <w:rFonts w:eastAsia="Arial" w:cs="Arial"/>
        </w:rPr>
        <w:t xml:space="preserve">A função de ativação </w:t>
      </w:r>
      <w:r w:rsidR="00E92237" w:rsidRPr="382A6C4F">
        <w:rPr>
          <w:rFonts w:eastAsia="Arial" w:cs="Arial"/>
        </w:rPr>
        <w:t xml:space="preserve">restringe o valor recebido pela </w:t>
      </w:r>
      <w:r w:rsidR="00AD57AF" w:rsidRPr="382A6C4F">
        <w:rPr>
          <w:rFonts w:eastAsia="Arial" w:cs="Arial"/>
        </w:rPr>
        <w:t>função soma</w:t>
      </w:r>
      <w:r w:rsidR="00E92237" w:rsidRPr="382A6C4F">
        <w:rPr>
          <w:rFonts w:eastAsia="Arial" w:cs="Arial"/>
        </w:rPr>
        <w:t xml:space="preserve">,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147"/>
      <w:r w:rsidR="00E92237" w:rsidRPr="382A6C4F">
        <w:rPr>
          <w:rFonts w:eastAsia="Arial" w:cs="Arial"/>
        </w:rPr>
        <w:t xml:space="preserve">o </w:t>
      </w:r>
      <w:r w:rsidR="00AD57AF">
        <w:rPr>
          <w:rFonts w:eastAsia="Arial" w:cs="Arial"/>
        </w:rPr>
        <w:t>a</w:t>
      </w:r>
      <w:r w:rsidR="00AD57AF" w:rsidRPr="382A6C4F">
        <w:rPr>
          <w:rFonts w:eastAsia="Arial" w:cs="Arial"/>
        </w:rPr>
        <w:t xml:space="preserve"> </w:t>
      </w:r>
      <w:r w:rsidR="00E92237" w:rsidRPr="382A6C4F">
        <w:rPr>
          <w:rFonts w:eastAsia="Arial" w:cs="Arial"/>
        </w:rPr>
        <w:t>um intervalo de [0,</w:t>
      </w:r>
      <w:r w:rsidR="00AD57AF">
        <w:rPr>
          <w:rFonts w:eastAsia="Arial" w:cs="Arial"/>
        </w:rPr>
        <w:t xml:space="preserve"> </w:t>
      </w:r>
      <w:r w:rsidR="00E92237" w:rsidRPr="382A6C4F">
        <w:rPr>
          <w:rFonts w:eastAsia="Arial" w:cs="Arial"/>
        </w:rPr>
        <w:t>1] ou [-1,</w:t>
      </w:r>
      <w:r w:rsidR="00AD57AF">
        <w:rPr>
          <w:rFonts w:eastAsia="Arial" w:cs="Arial"/>
        </w:rPr>
        <w:t xml:space="preserve"> </w:t>
      </w:r>
      <w:r w:rsidR="00E92237" w:rsidRPr="382A6C4F">
        <w:rPr>
          <w:rFonts w:eastAsia="Arial" w:cs="Arial"/>
        </w:rPr>
        <w:t>1]</w:t>
      </w:r>
      <w:sdt>
        <w:sdtPr>
          <w:id w:val="568311915"/>
          <w:citation/>
        </w:sdtPr>
        <w:sdtContent>
          <w:r w:rsidR="00E92237">
            <w:fldChar w:fldCharType="begin"/>
          </w:r>
          <w:r w:rsidR="00135C3C">
            <w:instrText xml:space="preserve">CITATION Hay09 \l 1046 </w:instrText>
          </w:r>
          <w:r w:rsidR="00E92237">
            <w:fldChar w:fldCharType="separate"/>
          </w:r>
          <w:r w:rsidR="007C43C0">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w:t>
      </w:r>
      <w:r w:rsidR="00EC18C2">
        <w:rPr>
          <w:rFonts w:eastAsia="Arial" w:cs="Arial"/>
        </w:rPr>
        <w:t>do</w:t>
      </w:r>
      <w:r w:rsidR="00E92237" w:rsidRPr="382A6C4F">
        <w:rPr>
          <w:rFonts w:eastAsia="Arial" w:cs="Arial"/>
        </w:rPr>
        <w:t xml:space="preserve"> quando as entradas fornecidas forem corretas </w:t>
      </w:r>
      <w:r w:rsidR="005300CA">
        <w:rPr>
          <w:rFonts w:eastAsia="Arial" w:cs="Arial"/>
        </w:rPr>
        <w:t>ou</w:t>
      </w:r>
      <w:r w:rsidR="00E92237" w:rsidRPr="382A6C4F">
        <w:rPr>
          <w:rFonts w:eastAsia="Arial" w:cs="Arial"/>
        </w:rPr>
        <w:t xml:space="preserv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7C43C0">
            <w:rPr>
              <w:noProof/>
            </w:rPr>
            <w:t>(RUSSELL e NORVIG, 2005)</w:t>
          </w:r>
          <w:r w:rsidR="00854F86">
            <w:fldChar w:fldCharType="end"/>
          </w:r>
        </w:sdtContent>
      </w:sdt>
      <w:r w:rsidR="00854F86" w:rsidRPr="382A6C4F">
        <w:rPr>
          <w:rFonts w:eastAsia="Arial" w:cs="Arial"/>
        </w:rPr>
        <w:t>.</w:t>
      </w:r>
    </w:p>
    <w:p w14:paraId="31F55AFF" w14:textId="7BFFDEEA"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w:t>
      </w:r>
      <w:r w:rsidR="00804435">
        <w:rPr>
          <w:rFonts w:eastAsia="Arial" w:cs="Arial"/>
        </w:rPr>
        <w:t>s</w:t>
      </w:r>
      <w:r w:rsidRPr="382A6C4F">
        <w:rPr>
          <w:rFonts w:eastAsia="Arial" w:cs="Arial"/>
        </w:rPr>
        <w:t>a última é a mais utilizada e é uma mistura entre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7C43C0" w:rsidRPr="007C43C0">
            <w:rPr>
              <w:rFonts w:eastAsia="Arial"/>
              <w:noProof/>
            </w:rPr>
            <w:t>(HAYKIN, 2009)</w:t>
          </w:r>
          <w:r w:rsidR="00685829">
            <w:rPr>
              <w:rFonts w:eastAsia="Arial"/>
            </w:rPr>
            <w:fldChar w:fldCharType="end"/>
          </w:r>
        </w:sdtContent>
      </w:sdt>
      <w:r w:rsidR="00135C3C" w:rsidRPr="382A6C4F">
        <w:rPr>
          <w:rFonts w:eastAsia="Arial" w:cs="Arial"/>
        </w:rPr>
        <w:t xml:space="preserve">, que são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D21753">
        <w:t xml:space="preserve">Figura </w:t>
      </w:r>
      <w:r w:rsidR="00D21753">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2F12CC9F" w14:textId="77777777" w:rsidR="00804435" w:rsidRDefault="00804435">
      <w:pPr>
        <w:suppressAutoHyphens w:val="0"/>
        <w:spacing w:after="0"/>
        <w:ind w:firstLine="0"/>
        <w:jc w:val="left"/>
        <w:rPr>
          <w:b/>
          <w:bCs/>
          <w:sz w:val="20"/>
          <w:szCs w:val="20"/>
        </w:rPr>
      </w:pPr>
      <w:bookmarkStart w:id="148" w:name="_Ref463108951"/>
      <w:bookmarkStart w:id="149" w:name="_Ref464057648"/>
      <w:bookmarkStart w:id="150" w:name="_Toc465711383"/>
      <w:r>
        <w:br w:type="page"/>
      </w:r>
    </w:p>
    <w:p w14:paraId="46415DD9" w14:textId="1FA59A07" w:rsidR="0053431D" w:rsidRDefault="0053431D" w:rsidP="0053431D">
      <w:pPr>
        <w:pStyle w:val="Caption"/>
      </w:pPr>
      <w:bookmarkStart w:id="151" w:name="_Toc486423003"/>
      <w:r>
        <w:lastRenderedPageBreak/>
        <w:t xml:space="preserve">Figura </w:t>
      </w:r>
      <w:fldSimple w:instr=" SEQ Figura \* ARABIC ">
        <w:r w:rsidR="00A114EB">
          <w:rPr>
            <w:noProof/>
          </w:rPr>
          <w:t>2</w:t>
        </w:r>
      </w:fldSimple>
      <w:bookmarkEnd w:id="148"/>
      <w:r w:rsidRPr="00930E48">
        <w:rPr>
          <w:noProof/>
        </w:rPr>
        <w:t>. Funções de ativação</w:t>
      </w:r>
      <w:bookmarkEnd w:id="149"/>
      <w:bookmarkEnd w:id="150"/>
      <w:bookmarkEnd w:id="151"/>
    </w:p>
    <w:p w14:paraId="4CCAA305" w14:textId="07747D10" w:rsidR="002078DB" w:rsidRDefault="00624AF7" w:rsidP="002F168E">
      <w:pPr>
        <w:pStyle w:val="Image"/>
      </w:pPr>
      <w:r>
        <w:rPr>
          <w:lang w:val="en-US" w:eastAsia="en-US"/>
        </w:rPr>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7C43C0">
            <w:rPr>
              <w:noProof/>
            </w:rPr>
            <w:t>(DO CARMO ROQUE e DE MELLO, 2009)</w:t>
          </w:r>
          <w:r>
            <w:fldChar w:fldCharType="end"/>
          </w:r>
        </w:sdtContent>
      </w:sdt>
    </w:p>
    <w:p w14:paraId="6D4E3F24" w14:textId="77777777" w:rsidR="008B3D95" w:rsidRDefault="008B3D95" w:rsidP="002078DB"/>
    <w:p w14:paraId="337141F2" w14:textId="05406A76" w:rsidR="007D4F74" w:rsidRDefault="007D4F74" w:rsidP="00C60C63"/>
    <w:p w14:paraId="0E557E07" w14:textId="4835BB5B" w:rsidR="00886885" w:rsidRDefault="007D4F74" w:rsidP="00C60C63">
      <w:r>
        <w:t xml:space="preserve">O software disponibiliza várias funções de ativação: </w:t>
      </w:r>
      <w:r w:rsidR="00404D66">
        <w:t xml:space="preserve">Bi Polar, Competitive, Linear, LOG, Sigmoid, Soft Max, TanH </w:t>
      </w:r>
      <w:sdt>
        <w:sdtPr>
          <w:id w:val="-1285578114"/>
          <w:citation/>
        </w:sdtPr>
        <w:sdtContent>
          <w:r w:rsidR="00D37837">
            <w:fldChar w:fldCharType="begin"/>
          </w:r>
          <w:r w:rsidR="00942E42">
            <w:instrText xml:space="preserve">CITATION Hea11 \l 1046 </w:instrText>
          </w:r>
          <w:r w:rsidR="00D37837">
            <w:fldChar w:fldCharType="separate"/>
          </w:r>
          <w:r w:rsidR="007C43C0">
            <w:rPr>
              <w:noProof/>
            </w:rPr>
            <w:t>(HEATON, 2011)</w:t>
          </w:r>
          <w:r w:rsidR="00D37837">
            <w:fldChar w:fldCharType="end"/>
          </w:r>
        </w:sdtContent>
      </w:sdt>
      <w:r w:rsidR="00404D66">
        <w:t xml:space="preserve">, Elliott, Symmetric Elliott </w:t>
      </w:r>
      <w:sdt>
        <w:sdtPr>
          <w:id w:val="-2090064760"/>
          <w:citation/>
        </w:sdtPr>
        <w:sdtContent>
          <w:r w:rsidR="00404D66">
            <w:fldChar w:fldCharType="begin"/>
          </w:r>
          <w:r w:rsidR="00404D66" w:rsidRPr="00404D66">
            <w:instrText xml:space="preserve"> CITATION Win15 \l 1033 </w:instrText>
          </w:r>
          <w:r w:rsidR="00404D66">
            <w:fldChar w:fldCharType="separate"/>
          </w:r>
          <w:r w:rsidR="007C43C0">
            <w:rPr>
              <w:noProof/>
            </w:rPr>
            <w:t>(WINRICH, 2015)</w:t>
          </w:r>
          <w:r w:rsidR="00404D66">
            <w:fldChar w:fldCharType="end"/>
          </w:r>
        </w:sdtContent>
      </w:sdt>
    </w:p>
    <w:p w14:paraId="4C967BD5" w14:textId="77777777" w:rsidR="00C60C63" w:rsidRPr="00856C1E" w:rsidRDefault="00C60C63" w:rsidP="00C60C63">
      <w:pPr>
        <w:pStyle w:val="BodyText"/>
        <w:ind w:firstLine="0"/>
      </w:pPr>
    </w:p>
    <w:p w14:paraId="201F4D88" w14:textId="082BEA66" w:rsidR="0087680B" w:rsidRDefault="00251A58" w:rsidP="00AD1FC5">
      <w:pPr>
        <w:pStyle w:val="Heading2"/>
      </w:pPr>
      <w:bookmarkStart w:id="152" w:name="_Toc465711355"/>
      <w:bookmarkStart w:id="153" w:name="_Toc486423140"/>
      <w:r>
        <w:t>Topologias</w:t>
      </w:r>
      <w:r w:rsidR="002CE37B">
        <w:t xml:space="preserve"> da</w:t>
      </w:r>
      <w:r w:rsidR="003726B2">
        <w:t>s</w:t>
      </w:r>
      <w:r w:rsidR="002CE37B">
        <w:t xml:space="preserve"> Rede</w:t>
      </w:r>
      <w:r w:rsidR="003726B2">
        <w:t>s</w:t>
      </w:r>
      <w:r w:rsidR="002CE37B">
        <w:t xml:space="preserve"> </w:t>
      </w:r>
      <w:bookmarkEnd w:id="152"/>
      <w:r w:rsidR="003726B2">
        <w:t>Neurais</w:t>
      </w:r>
      <w:bookmarkEnd w:id="153"/>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7C43C0">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54" w:name="_Toc465711356"/>
      <w:bookmarkStart w:id="155" w:name="_Toc486423141"/>
      <w:r>
        <w:t>Feed-Forward</w:t>
      </w:r>
      <w:bookmarkEnd w:id="154"/>
      <w:bookmarkEnd w:id="155"/>
    </w:p>
    <w:p w14:paraId="7625D438" w14:textId="280DFD0D" w:rsidR="00E740A4" w:rsidRDefault="00E740A4" w:rsidP="002078DB">
      <w:pPr>
        <w:rPr>
          <w:ins w:id="156" w:author="mario" w:date="2017-07-15T09:26:00Z"/>
        </w:rPr>
      </w:pPr>
      <w:r>
        <w:t xml:space="preserve">As redes </w:t>
      </w:r>
      <w:r w:rsidRPr="00404D66">
        <w:rPr>
          <w:i/>
        </w:rPr>
        <w:t>feed-forward</w:t>
      </w:r>
      <w:r>
        <w:t xml:space="preserve">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w:t>
      </w:r>
      <w:r w:rsidR="00404D66">
        <w:t>Existe</w:t>
      </w:r>
      <w:r w:rsidR="00895283">
        <w:t xml:space="preserve">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7C43C0">
            <w:rPr>
              <w:noProof/>
            </w:rPr>
            <w:t>(HAYKIN, 2009)</w:t>
          </w:r>
          <w:r w:rsidR="00135C3C">
            <w:fldChar w:fldCharType="end"/>
          </w:r>
        </w:sdtContent>
      </w:sdt>
    </w:p>
    <w:p w14:paraId="077DA94E" w14:textId="77777777" w:rsidR="009F4FA6" w:rsidRDefault="009F4FA6" w:rsidP="009F4FA6">
      <w:pPr>
        <w:rPr>
          <w:ins w:id="157" w:author="mario" w:date="2017-07-15T09:26:00Z"/>
        </w:rPr>
      </w:pPr>
      <w:ins w:id="158" w:author="mario" w:date="2017-07-15T09:26:00Z">
        <w:r>
          <w:t>A</w:t>
        </w:r>
        <w:r>
          <w:t xml:space="preserve"> </w:t>
        </w:r>
        <w:r>
          <w:fldChar w:fldCharType="begin"/>
        </w:r>
        <w:r>
          <w:instrText xml:space="preserve"> REF _Ref463108914 \h </w:instrText>
        </w:r>
        <w:r>
          <w:fldChar w:fldCharType="separate"/>
        </w:r>
        <w:r>
          <w:t xml:space="preserve">Figura </w:t>
        </w:r>
        <w:r>
          <w:rPr>
            <w:noProof/>
          </w:rPr>
          <w:t>3</w:t>
        </w:r>
        <w:r>
          <w:fldChar w:fldCharType="end"/>
        </w:r>
        <w:r>
          <w:t xml:space="preserve">, mostra que os dados têm um fluxo que vai da camada de entrada, passando pelas camadas escondidas (se houver) e por fim vai para a camada de </w:t>
        </w:r>
        <w:r>
          <w:lastRenderedPageBreak/>
          <w:t>saída. Além disso, após passar por uma camada, o dado nunca volta para uma camada anterior nem permanece na atual</w:t>
        </w:r>
        <w:r w:rsidRPr="709AD7E9">
          <w:t>.</w:t>
        </w:r>
      </w:ins>
    </w:p>
    <w:p w14:paraId="1C7BEDE6" w14:textId="299F012B" w:rsidR="0053431D" w:rsidRPr="002F711A" w:rsidRDefault="0053431D" w:rsidP="009F4FA6">
      <w:pPr>
        <w:pStyle w:val="Caption"/>
      </w:pPr>
      <w:bookmarkStart w:id="159" w:name="_Ref463108914"/>
      <w:bookmarkStart w:id="160" w:name="_Toc465711389"/>
      <w:bookmarkStart w:id="161" w:name="_Toc486423004"/>
      <w:r>
        <w:t xml:space="preserve">Figura </w:t>
      </w:r>
      <w:fldSimple w:instr=" SEQ Figura \* ARABIC ">
        <w:r w:rsidR="00404D66">
          <w:rPr>
            <w:noProof/>
          </w:rPr>
          <w:t>3</w:t>
        </w:r>
      </w:fldSimple>
      <w:bookmarkEnd w:id="159"/>
      <w:r w:rsidRPr="6103A698">
        <w:t xml:space="preserve">. </w:t>
      </w:r>
      <w:r w:rsidRPr="00A40E6B">
        <w:t>Multilayer</w:t>
      </w:r>
      <w:r w:rsidRPr="6103A698">
        <w:t xml:space="preserve"> </w:t>
      </w:r>
      <w:r w:rsidRPr="00A40E6B">
        <w:t>perceptron (MLP)</w:t>
      </w:r>
      <w:bookmarkEnd w:id="160"/>
      <w:bookmarkEnd w:id="161"/>
    </w:p>
    <w:p w14:paraId="47058618" w14:textId="5B7726E7" w:rsidR="00135C3C" w:rsidRPr="002F711A" w:rsidRDefault="00135C3C" w:rsidP="002F168E">
      <w:pPr>
        <w:pStyle w:val="Image"/>
      </w:pPr>
      <w:r>
        <w:rPr>
          <w:lang w:val="en-US" w:eastAsia="en-US"/>
        </w:rP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7C43C0">
            <w:rPr>
              <w:noProof/>
            </w:rPr>
            <w:t>(HAYKIN, 2009)</w:t>
          </w:r>
          <w:r>
            <w:rPr>
              <w:lang w:val="en-US"/>
            </w:rPr>
            <w:fldChar w:fldCharType="end"/>
          </w:r>
        </w:sdtContent>
      </w:sdt>
    </w:p>
    <w:p w14:paraId="04B5B303" w14:textId="77777777" w:rsidR="00C60C63" w:rsidRPr="00982F5C" w:rsidRDefault="00C60C63" w:rsidP="00C60C63"/>
    <w:p w14:paraId="29DC6AFB" w14:textId="46964669" w:rsidR="709AD7E9" w:rsidDel="009F4FA6" w:rsidRDefault="00372529" w:rsidP="00D83D40">
      <w:pPr>
        <w:rPr>
          <w:del w:id="162" w:author="mario" w:date="2017-07-15T09:26:00Z"/>
        </w:rPr>
      </w:pPr>
      <w:del w:id="163" w:author="mario" w:date="2017-07-15T09:26:00Z">
        <w:r w:rsidDel="009F4FA6">
          <w:delText>N</w:delText>
        </w:r>
        <w:r w:rsidR="00135C3C" w:rsidRPr="00135C3C" w:rsidDel="009F4FA6">
          <w:delText>a</w:delText>
        </w:r>
        <w:r w:rsidR="00701AE4" w:rsidDel="009F4FA6">
          <w:delText xml:space="preserve"> </w:delText>
        </w:r>
        <w:r w:rsidR="00701AE4" w:rsidDel="009F4FA6">
          <w:fldChar w:fldCharType="begin"/>
        </w:r>
        <w:r w:rsidR="00701AE4" w:rsidDel="009F4FA6">
          <w:delInstrText xml:space="preserve"> REF _Ref463108914 \h </w:delInstrText>
        </w:r>
        <w:r w:rsidR="00701AE4" w:rsidDel="009F4FA6">
          <w:fldChar w:fldCharType="separate"/>
        </w:r>
        <w:r w:rsidR="00404D66" w:rsidDel="009F4FA6">
          <w:delText xml:space="preserve">Figura </w:delText>
        </w:r>
        <w:r w:rsidR="00404D66" w:rsidDel="009F4FA6">
          <w:rPr>
            <w:noProof/>
          </w:rPr>
          <w:delText>3</w:delText>
        </w:r>
        <w:r w:rsidR="00701AE4" w:rsidDel="009F4FA6">
          <w:fldChar w:fldCharType="end"/>
        </w:r>
        <w:r w:rsidR="00135C3C" w:rsidDel="009F4FA6">
          <w:delText xml:space="preserve">, percebe-se que os dados têm um fluxo que vai da camada de entrada, passando pelas camadas escondidas (se </w:delText>
        </w:r>
        <w:r w:rsidDel="009F4FA6">
          <w:delText>houver</w:delText>
        </w:r>
        <w:r w:rsidR="00135C3C" w:rsidDel="009F4FA6">
          <w:delText>) e por fim vai para a camada de saída. Além disso, após passar por uma camada, o dado nunca volta para uma camada anterior</w:delText>
        </w:r>
        <w:r w:rsidR="007860E0" w:rsidDel="009F4FA6">
          <w:delText xml:space="preserve"> nem </w:delText>
        </w:r>
        <w:r w:rsidR="00804435" w:rsidDel="009F4FA6">
          <w:delText>permanece na atual</w:delText>
        </w:r>
        <w:r w:rsidR="00135C3C" w:rsidRPr="709AD7E9" w:rsidDel="009F4FA6">
          <w:delText>.</w:delText>
        </w:r>
      </w:del>
    </w:p>
    <w:p w14:paraId="156623C6" w14:textId="77777777" w:rsidR="00372529" w:rsidRDefault="00372529" w:rsidP="00D83D40"/>
    <w:p w14:paraId="1B3628C8" w14:textId="06DAA117" w:rsidR="002F711A" w:rsidRDefault="6103A698" w:rsidP="00152728">
      <w:pPr>
        <w:pStyle w:val="Heading4"/>
        <w:numPr>
          <w:ilvl w:val="3"/>
          <w:numId w:val="2"/>
        </w:numPr>
        <w:rPr>
          <w:lang w:val="pt-BR"/>
        </w:rPr>
      </w:pPr>
      <w:bookmarkStart w:id="164" w:name="_Ref478497315"/>
      <w:r>
        <w:t>Incorporação do Tempo em Feed-Forward</w:t>
      </w:r>
      <w:bookmarkEnd w:id="164"/>
    </w:p>
    <w:p w14:paraId="6D8D0E89" w14:textId="403063E0" w:rsidR="0FA3FDBF" w:rsidRDefault="43C6375D" w:rsidP="00372529">
      <w:r>
        <w:t xml:space="preserve">Dentre algumas aplicações que necessitam a incorporação do tempo, destaca-se a </w:t>
      </w:r>
      <w:r w:rsidR="00372529">
        <w:t>p</w:t>
      </w:r>
      <w:r>
        <w:t>revisão e modelagem de séries temporais</w:t>
      </w:r>
      <w:r w:rsidR="00C71383">
        <w:t>.</w:t>
      </w:r>
      <w:r>
        <w:t xml:space="preserve"> Para que uma rede tenha es</w:t>
      </w:r>
      <w:r w:rsidR="00372529">
        <w:t>s</w:t>
      </w:r>
      <w:r>
        <w:t xml:space="preserve">e dinamismo, é necessário que possua memória, podendo ser de curto ou longo </w:t>
      </w:r>
      <w:r w:rsidR="003E6047">
        <w:t>p</w:t>
      </w:r>
      <w:r>
        <w:t>razo. Para fazer isso, uma das formas poss</w:t>
      </w:r>
      <w:r w:rsidR="003E6047">
        <w:t>íveis é adicionar atrasos de tem</w:t>
      </w:r>
      <w:r>
        <w:t>po, que pode</w:t>
      </w:r>
      <w:r w:rsidR="00372529">
        <w:t>m</w:t>
      </w:r>
      <w:r>
        <w:t xml:space="preserve"> ser </w:t>
      </w:r>
      <w:r w:rsidR="00372529">
        <w:t xml:space="preserve">adicionados </w:t>
      </w:r>
      <w:r>
        <w:t xml:space="preserve">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t>.</w:t>
      </w:r>
    </w:p>
    <w:p w14:paraId="50F31668" w14:textId="50CAFCB3" w:rsidR="00372529" w:rsidRDefault="6103A698" w:rsidP="00B81B91">
      <w:pPr>
        <w:rPr>
          <w:ins w:id="165" w:author="mario" w:date="2017-07-15T09:28:00Z"/>
        </w:rPr>
      </w:pPr>
      <w:r>
        <w:lastRenderedPageBreak/>
        <w:t>Um exemplo para este caso</w:t>
      </w:r>
      <w:r w:rsidR="00B81B91">
        <w:t xml:space="preserve"> é</w:t>
      </w:r>
      <w:r>
        <w:t xml:space="preserve"> a TLFN focada (</w:t>
      </w:r>
      <w:r w:rsidRPr="6103A698">
        <w:rPr>
          <w:i/>
          <w:iCs/>
        </w:rPr>
        <w:t>focused time lagged feed-forward network</w:t>
      </w:r>
      <w:r>
        <w:t xml:space="preserve">), </w:t>
      </w:r>
      <w:r w:rsidR="00372529">
        <w:t xml:space="preserve">na qual </w:t>
      </w:r>
      <w:r>
        <w:t xml:space="preserve">os atrasos de tempo são incorporados somente na camada de entrada. </w:t>
      </w:r>
    </w:p>
    <w:p w14:paraId="79D6CCE3" w14:textId="77777777" w:rsidR="009F4FA6" w:rsidRDefault="009F4FA6" w:rsidP="009F4FA6">
      <w:moveToRangeStart w:id="166" w:author="mario" w:date="2017-07-15T09:28:00Z" w:name="move487874215"/>
      <w:moveTo w:id="167" w:author="mario" w:date="2017-07-15T09:28:00Z">
        <w:r w:rsidRPr="43C6375D">
          <w:t>A</w:t>
        </w:r>
        <w:r>
          <w:t xml:space="preserve"> </w:t>
        </w:r>
        <w:r>
          <w:fldChar w:fldCharType="begin"/>
        </w:r>
        <w:r>
          <w:instrText xml:space="preserve"> REF _Ref484419267 \h </w:instrText>
        </w:r>
        <w:r>
          <w:fldChar w:fldCharType="separate"/>
        </w:r>
        <w:r>
          <w:t xml:space="preserve">Figura </w:t>
        </w:r>
        <w:r>
          <w:rPr>
            <w:noProof/>
          </w:rPr>
          <w:t>4</w:t>
        </w:r>
        <w:r>
          <w:fldChar w:fldCharType="end"/>
        </w:r>
        <w:r>
          <w:t xml:space="preserve"> ilustra uma TLFN focada, na qual as</w:t>
        </w:r>
        <w:r w:rsidRPr="43C6375D">
          <w:t xml:space="preserve"> entradas são apresentadas à camada de entrada neurônio por neurônio, ou seja, com um </w:t>
        </w:r>
        <w:r w:rsidRPr="6103A698">
          <w:rPr>
            <w:i/>
            <w:iCs/>
          </w:rPr>
          <w:t xml:space="preserve">delay. </w:t>
        </w:r>
        <w:r>
          <w:t>O</w:t>
        </w:r>
        <w:r w:rsidRPr="43C6375D">
          <w:t xml:space="preserve"> primeiro neurônio</w:t>
        </w:r>
        <w:r>
          <w:t xml:space="preserve"> alimentado com o dado do instante n</w:t>
        </w:r>
        <w:r w:rsidRPr="43C6375D">
          <w:t>,</w:t>
        </w:r>
        <w:r>
          <w:t xml:space="preserve"> o segundo com o dado d</w:t>
        </w:r>
        <w:r w:rsidRPr="43C6375D">
          <w:t xml:space="preserve">o </w:t>
        </w:r>
        <w:r>
          <w:t>n</w:t>
        </w:r>
        <w:r w:rsidRPr="6103A698">
          <w:rPr>
            <w:i/>
            <w:iCs/>
          </w:rPr>
          <w:t>-1</w:t>
        </w:r>
        <w:r>
          <w:t xml:space="preserve"> </w:t>
        </w:r>
        <w:r w:rsidRPr="43C6375D">
          <w:t>e assim por diante, até atingir</w:t>
        </w:r>
        <w:r>
          <w:t xml:space="preserve"> todos os neurônios da camada (p)</w:t>
        </w:r>
        <w:r w:rsidRPr="6103A698">
          <w:t>.</w:t>
        </w:r>
      </w:moveTo>
    </w:p>
    <w:moveToRangeEnd w:id="166"/>
    <w:p w14:paraId="60B77A2C" w14:textId="77777777" w:rsidR="009F4FA6" w:rsidRDefault="009F4FA6" w:rsidP="00B81B91"/>
    <w:p w14:paraId="164D307A" w14:textId="77777777" w:rsidR="009F4FA6" w:rsidRDefault="009F4FA6" w:rsidP="00B81B91">
      <w:pPr>
        <w:rPr>
          <w:b/>
          <w:bCs/>
          <w:sz w:val="20"/>
          <w:szCs w:val="20"/>
        </w:rPr>
      </w:pPr>
    </w:p>
    <w:p w14:paraId="2FD8288B" w14:textId="03A7B792" w:rsidR="0053431D" w:rsidRDefault="0053431D" w:rsidP="0053431D">
      <w:pPr>
        <w:pStyle w:val="Caption"/>
      </w:pPr>
      <w:bookmarkStart w:id="168" w:name="_Ref484419267"/>
      <w:bookmarkStart w:id="169" w:name="_Ref484419251"/>
      <w:bookmarkStart w:id="170" w:name="_Toc486423005"/>
      <w:r>
        <w:t xml:space="preserve">Figura </w:t>
      </w:r>
      <w:fldSimple w:instr=" SEQ Figura \* ARABIC ">
        <w:r w:rsidR="00404D66">
          <w:rPr>
            <w:noProof/>
          </w:rPr>
          <w:t>4</w:t>
        </w:r>
      </w:fldSimple>
      <w:bookmarkEnd w:id="168"/>
      <w:r w:rsidRPr="00A15138">
        <w:t>. TLFN focada.</w:t>
      </w:r>
      <w:bookmarkEnd w:id="169"/>
      <w:bookmarkEnd w:id="170"/>
    </w:p>
    <w:p w14:paraId="56701E61" w14:textId="3CEC0974" w:rsidR="00B55EA5" w:rsidRDefault="00B55EA5" w:rsidP="002F168E">
      <w:pPr>
        <w:pStyle w:val="Image"/>
      </w:pPr>
      <w:r>
        <w:rPr>
          <w:lang w:val="en-US" w:eastAsia="en-US"/>
        </w:rPr>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7C43C0">
            <w:rPr>
              <w:noProof/>
            </w:rPr>
            <w:t>(HAYKIN, 1998)</w:t>
          </w:r>
          <w:r>
            <w:fldChar w:fldCharType="end"/>
          </w:r>
        </w:sdtContent>
      </w:sdt>
    </w:p>
    <w:p w14:paraId="526B9116" w14:textId="40730747" w:rsidR="0FA3FDBF" w:rsidRDefault="0FA3FDBF" w:rsidP="002078DB"/>
    <w:p w14:paraId="15CAEC25" w14:textId="2AB79B03" w:rsidR="0FA3FDBF" w:rsidDel="009F4FA6" w:rsidRDefault="00B55EA5" w:rsidP="002078DB">
      <w:moveFromRangeStart w:id="171" w:author="mario" w:date="2017-07-15T09:28:00Z" w:name="move487874215"/>
      <w:moveFrom w:id="172" w:author="mario" w:date="2017-07-15T09:28:00Z">
        <w:r w:rsidRPr="43C6375D" w:rsidDel="009F4FA6">
          <w:t>A</w:t>
        </w:r>
        <w:r w:rsidR="00404D66" w:rsidDel="009F4FA6">
          <w:t xml:space="preserve"> </w:t>
        </w:r>
        <w:r w:rsidR="00404D66" w:rsidDel="009F4FA6">
          <w:fldChar w:fldCharType="begin"/>
        </w:r>
        <w:r w:rsidR="00404D66" w:rsidDel="009F4FA6">
          <w:instrText xml:space="preserve"> REF _Ref484419267 \h </w:instrText>
        </w:r>
        <w:r w:rsidR="00404D66" w:rsidDel="009F4FA6">
          <w:fldChar w:fldCharType="separate"/>
        </w:r>
        <w:r w:rsidR="00404D66" w:rsidDel="009F4FA6">
          <w:t xml:space="preserve">Figura </w:t>
        </w:r>
        <w:r w:rsidR="00404D66" w:rsidDel="009F4FA6">
          <w:rPr>
            <w:noProof/>
          </w:rPr>
          <w:t>4</w:t>
        </w:r>
        <w:r w:rsidR="00404D66" w:rsidDel="009F4FA6">
          <w:fldChar w:fldCharType="end"/>
        </w:r>
        <w:r w:rsidR="00404D66" w:rsidDel="009F4FA6">
          <w:t xml:space="preserve"> </w:t>
        </w:r>
        <w:r w:rsidDel="009F4FA6">
          <w:t xml:space="preserve">ilustra uma TLFN focada, </w:t>
        </w:r>
        <w:r w:rsidR="00372529" w:rsidDel="009F4FA6">
          <w:t xml:space="preserve">na qual </w:t>
        </w:r>
        <w:r w:rsidDel="009F4FA6">
          <w:t>as</w:t>
        </w:r>
        <w:r w:rsidR="43C6375D" w:rsidRPr="43C6375D" w:rsidDel="009F4FA6">
          <w:t xml:space="preserve"> entradas são apresentadas à camada de entrada neurônio por neurônio, ou seja, com um </w:t>
        </w:r>
        <w:r w:rsidR="43C6375D" w:rsidRPr="6103A698" w:rsidDel="009F4FA6">
          <w:rPr>
            <w:i/>
            <w:iCs/>
          </w:rPr>
          <w:t xml:space="preserve">delay. </w:t>
        </w:r>
        <w:r w:rsidR="006102FB" w:rsidDel="009F4FA6">
          <w:t>O</w:t>
        </w:r>
        <w:r w:rsidR="43C6375D" w:rsidRPr="43C6375D" w:rsidDel="009F4FA6">
          <w:t xml:space="preserve"> primeiro neurônio</w:t>
        </w:r>
        <w:r w:rsidR="007D33BC" w:rsidDel="009F4FA6">
          <w:t xml:space="preserve"> </w:t>
        </w:r>
        <w:r w:rsidR="006102FB" w:rsidDel="009F4FA6">
          <w:t>alimentado com o dado do instante n</w:t>
        </w:r>
        <w:r w:rsidR="43C6375D" w:rsidRPr="43C6375D" w:rsidDel="009F4FA6">
          <w:t>,</w:t>
        </w:r>
        <w:r w:rsidR="006102FB" w:rsidDel="009F4FA6">
          <w:t xml:space="preserve"> o segundo com o dado d</w:t>
        </w:r>
        <w:r w:rsidR="43C6375D" w:rsidRPr="43C6375D" w:rsidDel="009F4FA6">
          <w:t xml:space="preserve">o </w:t>
        </w:r>
        <w:r w:rsidR="0091376C" w:rsidDel="009F4FA6">
          <w:t>n</w:t>
        </w:r>
        <w:r w:rsidR="0091376C" w:rsidRPr="6103A698" w:rsidDel="009F4FA6">
          <w:rPr>
            <w:i/>
            <w:iCs/>
          </w:rPr>
          <w:t>-</w:t>
        </w:r>
        <w:r w:rsidR="43C6375D" w:rsidRPr="6103A698" w:rsidDel="009F4FA6">
          <w:rPr>
            <w:i/>
            <w:iCs/>
          </w:rPr>
          <w:t>1</w:t>
        </w:r>
        <w:r w:rsidR="003E6047" w:rsidDel="009F4FA6">
          <w:t xml:space="preserve"> </w:t>
        </w:r>
        <w:r w:rsidR="43C6375D" w:rsidRPr="43C6375D" w:rsidDel="009F4FA6">
          <w:t>e assim por diante, até atingir</w:t>
        </w:r>
        <w:r w:rsidR="006102FB" w:rsidDel="009F4FA6">
          <w:t xml:space="preserve"> todos os </w:t>
        </w:r>
        <w:r w:rsidR="007D33BC" w:rsidDel="009F4FA6">
          <w:t>neurônios</w:t>
        </w:r>
        <w:r w:rsidR="006102FB" w:rsidDel="009F4FA6">
          <w:t xml:space="preserve"> da camada (p)</w:t>
        </w:r>
        <w:r w:rsidRPr="6103A698" w:rsidDel="009F4FA6">
          <w:t>.</w:t>
        </w:r>
      </w:moveFrom>
    </w:p>
    <w:moveFromRangeEnd w:id="171"/>
    <w:p w14:paraId="453D8624" w14:textId="523DE54C" w:rsidR="00135C3C" w:rsidRDefault="00135C3C" w:rsidP="006102FB">
      <w:pPr>
        <w:ind w:firstLine="0"/>
      </w:pPr>
    </w:p>
    <w:p w14:paraId="2B928933" w14:textId="6D7331B3" w:rsidR="00135C3C" w:rsidRDefault="43C6375D" w:rsidP="00AD1FC5">
      <w:pPr>
        <w:pStyle w:val="Heading3"/>
      </w:pPr>
      <w:bookmarkStart w:id="173" w:name="_Toc465711357"/>
      <w:bookmarkStart w:id="174" w:name="_Ref478158505"/>
      <w:bookmarkStart w:id="175" w:name="_Ref478158520"/>
      <w:bookmarkStart w:id="176" w:name="_Ref478497316"/>
      <w:bookmarkStart w:id="177" w:name="_Toc486423142"/>
      <w:r>
        <w:t>Recurrent Network</w:t>
      </w:r>
      <w:bookmarkEnd w:id="173"/>
      <w:bookmarkEnd w:id="174"/>
      <w:bookmarkEnd w:id="175"/>
      <w:bookmarkEnd w:id="176"/>
      <w:bookmarkEnd w:id="177"/>
    </w:p>
    <w:p w14:paraId="0D305F60" w14:textId="7D1A7969" w:rsidR="709AD7E9" w:rsidRDefault="43C6375D" w:rsidP="002078DB">
      <w:r>
        <w:lastRenderedPageBreak/>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w:t>
      </w:r>
      <w:r w:rsidR="00106770">
        <w:t xml:space="preserve">seu desempenho </w:t>
      </w:r>
      <w:sdt>
        <w:sdtPr>
          <w:id w:val="393391326"/>
          <w:citation/>
        </w:sdtPr>
        <w:sdtContent>
          <w:r w:rsidR="003E6047">
            <w:fldChar w:fldCharType="begin"/>
          </w:r>
          <w:r w:rsidR="003E6047">
            <w:instrText xml:space="preserve"> CITATION Hay09 \l 1046 </w:instrText>
          </w:r>
          <w:r w:rsidR="003E6047">
            <w:fldChar w:fldCharType="separate"/>
          </w:r>
          <w:r w:rsidR="007C43C0">
            <w:rPr>
              <w:noProof/>
            </w:rPr>
            <w:t>(HAYKIN, 2009)</w:t>
          </w:r>
          <w:r w:rsidR="003E6047">
            <w:fldChar w:fldCharType="end"/>
          </w:r>
        </w:sdtContent>
      </w:sdt>
      <w:r w:rsidR="003E6047" w:rsidRPr="382A6C4F">
        <w:rPr>
          <w:rFonts w:eastAsia="Arial" w:cs="Arial"/>
        </w:rPr>
        <w:t>.</w:t>
      </w:r>
    </w:p>
    <w:p w14:paraId="39AA3E59" w14:textId="36CF8C2F" w:rsidR="00B81B91" w:rsidRDefault="1CDE7F9C" w:rsidP="00106770">
      <w:pPr>
        <w:rPr>
          <w:ins w:id="178" w:author="mario" w:date="2017-07-15T09:28:00Z"/>
          <w:rFonts w:eastAsia="Arial" w:cs="Arial"/>
        </w:rPr>
      </w:pPr>
      <w:r w:rsidRPr="382A6C4F">
        <w:rPr>
          <w:rFonts w:eastAsia="Arial" w:cs="Arial"/>
        </w:rPr>
        <w:t xml:space="preserve">Um exemplo de uso para redes recorrentes é </w:t>
      </w:r>
      <w:r w:rsidR="00106770">
        <w:rPr>
          <w:rFonts w:eastAsia="Arial" w:cs="Arial"/>
        </w:rPr>
        <w:t>para</w:t>
      </w:r>
      <w:r w:rsidR="00106770" w:rsidRPr="382A6C4F">
        <w:rPr>
          <w:rFonts w:eastAsia="Arial" w:cs="Arial"/>
        </w:rPr>
        <w:t xml:space="preserve"> </w:t>
      </w:r>
      <w:r w:rsidRPr="382A6C4F">
        <w:rPr>
          <w:rFonts w:eastAsia="Arial" w:cs="Arial"/>
        </w:rPr>
        <w:t xml:space="preserve">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7C43C0" w:rsidRPr="007C43C0">
            <w:rPr>
              <w:rFonts w:eastAsia="Arial" w:cs="Arial"/>
              <w:noProof/>
            </w:rPr>
            <w:t>(HAYKIN, 2009)</w:t>
          </w:r>
          <w:r w:rsidR="0048667A">
            <w:rPr>
              <w:rFonts w:eastAsia="Arial" w:cs="Arial"/>
            </w:rPr>
            <w:fldChar w:fldCharType="end"/>
          </w:r>
        </w:sdtContent>
      </w:sdt>
      <w:r w:rsidR="0048667A" w:rsidRPr="382A6C4F">
        <w:rPr>
          <w:rFonts w:eastAsia="Arial" w:cs="Arial"/>
        </w:rPr>
        <w:t>.</w:t>
      </w:r>
    </w:p>
    <w:p w14:paraId="368EFF00" w14:textId="77777777" w:rsidR="009F4FA6" w:rsidRDefault="009F4FA6" w:rsidP="009F4FA6">
      <w:moveToRangeStart w:id="179" w:author="mario" w:date="2017-07-15T09:28:00Z" w:name="move487874245"/>
      <w:moveTo w:id="180" w:author="mario" w:date="2017-07-15T09:28:00Z">
        <w:r>
          <w:t xml:space="preserve">A </w:t>
        </w:r>
        <w:r>
          <w:fldChar w:fldCharType="begin"/>
        </w:r>
        <w:r>
          <w:instrText xml:space="preserve"> REF _Ref463108889 \h </w:instrText>
        </w:r>
        <w:r>
          <w:fldChar w:fldCharType="separate"/>
        </w:r>
        <w:r w:rsidRPr="00B81B91">
          <w:t>Figura 5</w:t>
        </w:r>
        <w:r>
          <w:fldChar w:fldCharType="end"/>
        </w:r>
        <w:r>
          <w:t xml:space="preserve"> ilustra uma rede recorrente, e nota-se a diferença dita anteriormente: o fluxo de dados tem uma parte cíclica.</w:t>
        </w:r>
      </w:moveTo>
    </w:p>
    <w:moveToRangeEnd w:id="179"/>
    <w:p w14:paraId="08A82CE9" w14:textId="77777777" w:rsidR="709AD7E9" w:rsidRDefault="709AD7E9" w:rsidP="00106770">
      <w:pPr>
        <w:rPr>
          <w:rFonts w:eastAsia="Arial"/>
        </w:rPr>
      </w:pPr>
    </w:p>
    <w:p w14:paraId="0C6576BC" w14:textId="7664C83F" w:rsidR="0053431D" w:rsidRPr="00B81B91" w:rsidRDefault="0053431D" w:rsidP="00B81B91">
      <w:pPr>
        <w:pStyle w:val="Caption"/>
      </w:pPr>
      <w:bookmarkStart w:id="181" w:name="_Ref463108889"/>
      <w:bookmarkStart w:id="182" w:name="_Toc465711391"/>
      <w:bookmarkStart w:id="183" w:name="_Toc486423006"/>
      <w:r w:rsidRPr="00B81B91">
        <w:t xml:space="preserve">Figura </w:t>
      </w:r>
      <w:fldSimple w:instr=" SEQ Figura \* ARABIC ">
        <w:r w:rsidR="00B81B91" w:rsidRPr="00B81B91">
          <w:t>5</w:t>
        </w:r>
      </w:fldSimple>
      <w:bookmarkEnd w:id="181"/>
      <w:r w:rsidRPr="00B81B91">
        <w:t>. Recurrent Network</w:t>
      </w:r>
      <w:bookmarkEnd w:id="182"/>
      <w:bookmarkEnd w:id="183"/>
    </w:p>
    <w:p w14:paraId="5FDD4D6A" w14:textId="2B793578" w:rsidR="00E328A3" w:rsidRPr="00701AE4" w:rsidRDefault="006102FB" w:rsidP="006102FB">
      <w:pPr>
        <w:pStyle w:val="Image"/>
      </w:pPr>
      <w:r w:rsidRPr="006102FB">
        <w:rPr>
          <w:lang w:val="en-US" w:eastAsia="en-US"/>
        </w:rPr>
        <w:drawing>
          <wp:inline distT="0" distB="0" distL="0" distR="0" wp14:anchorId="640515E8" wp14:editId="32265E67">
            <wp:extent cx="3495675" cy="2686050"/>
            <wp:effectExtent l="0" t="0" r="9525" b="0"/>
            <wp:docPr id="1952886036" name="Picture 1952886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95675" cy="2686050"/>
                    </a:xfrm>
                    <a:prstGeom prst="rect">
                      <a:avLst/>
                    </a:prstGeom>
                  </pic:spPr>
                </pic:pic>
              </a:graphicData>
            </a:graphic>
          </wp:inline>
        </w:drawing>
      </w:r>
    </w:p>
    <w:p w14:paraId="7631167B" w14:textId="2343A227" w:rsidR="002F711A" w:rsidRPr="00E328A3" w:rsidRDefault="002633DE" w:rsidP="00ED5B11">
      <w:pPr>
        <w:pStyle w:val="Caption"/>
      </w:pPr>
      <w:r w:rsidRPr="002F711A">
        <w:t xml:space="preserve">Fonte: </w:t>
      </w:r>
      <w:sdt>
        <w:sdtPr>
          <w:id w:val="-1030718834"/>
          <w:citation/>
        </w:sdtPr>
        <w:sdtContent>
          <w:r w:rsidR="006102FB">
            <w:fldChar w:fldCharType="begin"/>
          </w:r>
          <w:r w:rsidR="006102FB" w:rsidRPr="006102FB">
            <w:instrText xml:space="preserve"> CITATION Hay09 \l 1033 </w:instrText>
          </w:r>
          <w:r w:rsidR="006102FB">
            <w:fldChar w:fldCharType="separate"/>
          </w:r>
          <w:r w:rsidR="007C43C0">
            <w:rPr>
              <w:noProof/>
            </w:rPr>
            <w:t>(HAYKIN, 2009)</w:t>
          </w:r>
          <w:r w:rsidR="006102FB">
            <w:fldChar w:fldCharType="end"/>
          </w:r>
        </w:sdtContent>
      </w:sdt>
    </w:p>
    <w:p w14:paraId="0C873471" w14:textId="77777777" w:rsidR="00B55EA5" w:rsidRPr="00E328A3" w:rsidRDefault="00B55EA5" w:rsidP="002078DB"/>
    <w:p w14:paraId="0F6BDD3C" w14:textId="4779C826" w:rsidR="709AD7E9" w:rsidDel="009F4FA6" w:rsidRDefault="43C6375D" w:rsidP="002078DB">
      <w:moveFromRangeStart w:id="184" w:author="mario" w:date="2017-07-15T09:28:00Z" w:name="move487874245"/>
      <w:moveFrom w:id="185" w:author="mario" w:date="2017-07-15T09:28:00Z">
        <w:r w:rsidDel="009F4FA6">
          <w:t xml:space="preserve">A </w:t>
        </w:r>
        <w:r w:rsidR="00701AE4" w:rsidDel="009F4FA6">
          <w:fldChar w:fldCharType="begin"/>
        </w:r>
        <w:r w:rsidR="00701AE4" w:rsidDel="009F4FA6">
          <w:instrText xml:space="preserve"> REF _Ref463108889 \h </w:instrText>
        </w:r>
        <w:r w:rsidR="00701AE4" w:rsidDel="009F4FA6">
          <w:fldChar w:fldCharType="separate"/>
        </w:r>
        <w:r w:rsidR="00B81B91" w:rsidRPr="00B81B91" w:rsidDel="009F4FA6">
          <w:t>Figura 5</w:t>
        </w:r>
        <w:r w:rsidR="00701AE4" w:rsidDel="009F4FA6">
          <w:fldChar w:fldCharType="end"/>
        </w:r>
        <w:r w:rsidDel="009F4FA6">
          <w:t xml:space="preserve"> </w:t>
        </w:r>
        <w:r w:rsidR="000B64E6" w:rsidDel="009F4FA6">
          <w:t>ilustra</w:t>
        </w:r>
        <w:r w:rsidDel="009F4FA6">
          <w:t xml:space="preserve"> uma rede recorrente, e nota-se a diferença dita anteriormente: o fluxo de dados tem uma parte cíclica.</w:t>
        </w:r>
      </w:moveFrom>
    </w:p>
    <w:moveFromRangeEnd w:id="184"/>
    <w:p w14:paraId="014103D0" w14:textId="3A0857F9" w:rsidR="0087680B" w:rsidRPr="00135C3C" w:rsidRDefault="000B64E6" w:rsidP="002078DB">
      <w:r>
        <w:lastRenderedPageBreak/>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7C43C0">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49ACF923" w:rsidR="0087680B" w:rsidRDefault="709AD7E9" w:rsidP="00AD1FC5">
      <w:pPr>
        <w:pStyle w:val="Heading2"/>
      </w:pPr>
      <w:bookmarkStart w:id="186" w:name="_Toc465711358"/>
      <w:bookmarkStart w:id="187" w:name="_Ref479840862"/>
      <w:bookmarkStart w:id="188" w:name="_Toc486423143"/>
      <w:r>
        <w:t>Aprendizagem</w:t>
      </w:r>
      <w:bookmarkEnd w:id="186"/>
      <w:bookmarkEnd w:id="187"/>
      <w:bookmarkEnd w:id="188"/>
    </w:p>
    <w:p w14:paraId="27D2B4CE" w14:textId="77777777" w:rsidR="00B81B91" w:rsidRDefault="00F30CAA" w:rsidP="00B81B91">
      <w:pPr>
        <w:rPr>
          <w:ins w:id="189" w:author="mario" w:date="2017-07-15T09:28:00Z"/>
        </w:rPr>
      </w:pPr>
      <w:r>
        <w:t>A aprendizagem consiste no ajuste dos pesos das sinapses para obter as saídas desejadas. Ela</w:t>
      </w:r>
      <w:r w:rsidR="43C6375D">
        <w:t xml:space="preserve"> é um dos fatores mais importantes </w:t>
      </w:r>
      <w:r w:rsidR="00B800D5">
        <w:t xml:space="preserve">na boa formação da </w:t>
      </w:r>
      <w:r w:rsidR="00817DA3">
        <w:t>RNA</w:t>
      </w:r>
      <w:r w:rsidR="00B800D5">
        <w:t>.</w:t>
      </w:r>
      <w:r w:rsidR="002301F0">
        <w:t xml:space="preserve"> </w:t>
      </w:r>
      <w:sdt>
        <w:sdtPr>
          <w:id w:val="1781682480"/>
          <w:citation/>
        </w:sdtPr>
        <w:sdtContent>
          <w:r w:rsidR="006102FB">
            <w:fldChar w:fldCharType="begin"/>
          </w:r>
          <w:r w:rsidR="006102FB">
            <w:instrText xml:space="preserve">CITATION Hea11 \l 1046 </w:instrText>
          </w:r>
          <w:r w:rsidR="006102FB">
            <w:fldChar w:fldCharType="separate"/>
          </w:r>
          <w:r w:rsidR="007C43C0">
            <w:rPr>
              <w:noProof/>
            </w:rPr>
            <w:t>(HEATON, 2011)</w:t>
          </w:r>
          <w:r w:rsidR="006102FB">
            <w:fldChar w:fldCharType="end"/>
          </w:r>
        </w:sdtContent>
      </w:sdt>
      <w:r w:rsidR="00B81B91">
        <w:t>.</w:t>
      </w:r>
      <w:r w:rsidR="006102FB">
        <w:t xml:space="preserve"> </w:t>
      </w:r>
      <w:bookmarkStart w:id="190" w:name="_Ref463108821"/>
      <w:bookmarkStart w:id="191" w:name="_Toc465711393"/>
    </w:p>
    <w:p w14:paraId="60BB4FDA" w14:textId="77777777" w:rsidR="009F4FA6" w:rsidRDefault="009F4FA6" w:rsidP="009F4FA6">
      <w:moveToRangeStart w:id="192" w:author="mario" w:date="2017-07-15T09:28:00Z" w:name="move487874265"/>
      <w:moveTo w:id="193" w:author="mario" w:date="2017-07-15T09:28:00Z">
        <w:r>
          <w:t>Monard e Baranauskas (2003) explicam a</w:t>
        </w:r>
        <w:r w:rsidRPr="6103A698">
          <w:t xml:space="preserve"> </w:t>
        </w:r>
        <w:r>
          <w:fldChar w:fldCharType="begin"/>
        </w:r>
        <w:r>
          <w:instrText xml:space="preserve"> REF _Ref463108821 \h </w:instrText>
        </w:r>
        <w:r>
          <w:fldChar w:fldCharType="separate"/>
        </w:r>
        <w:r>
          <w:t xml:space="preserve">Figura </w:t>
        </w:r>
        <w:r>
          <w:rPr>
            <w:noProof/>
          </w:rPr>
          <w:t>6</w:t>
        </w:r>
        <w:r>
          <w:fldChar w:fldCharType="end"/>
        </w:r>
        <w:r>
          <w:t>, suas tipologias e vários paradigmas de aprendizado. Neste trabalho será explicado somente o aprendizado supervisionado, que será utilizado.</w:t>
        </w:r>
      </w:moveTo>
    </w:p>
    <w:moveToRangeEnd w:id="192"/>
    <w:p w14:paraId="564C0C5B" w14:textId="77777777" w:rsidR="009F4FA6" w:rsidRDefault="009F4FA6" w:rsidP="00B81B91"/>
    <w:p w14:paraId="4CA60BB2" w14:textId="77777777" w:rsidR="00B81B91" w:rsidRDefault="00B81B91" w:rsidP="00B81B91"/>
    <w:p w14:paraId="4039C3C0" w14:textId="77777777" w:rsidR="00B81B91" w:rsidRDefault="00B81B91" w:rsidP="00B81B91"/>
    <w:p w14:paraId="2293BC4A" w14:textId="596F1A47" w:rsidR="0053431D" w:rsidRPr="00B81B91" w:rsidRDefault="0053431D" w:rsidP="00B81B91">
      <w:pPr>
        <w:pStyle w:val="Caption"/>
      </w:pPr>
      <w:bookmarkStart w:id="194" w:name="_Toc486423007"/>
      <w:r>
        <w:t xml:space="preserve">Figura </w:t>
      </w:r>
      <w:fldSimple w:instr=" SEQ Figura \* ARABIC ">
        <w:r w:rsidR="00B81B91">
          <w:rPr>
            <w:noProof/>
          </w:rPr>
          <w:t>6</w:t>
        </w:r>
      </w:fldSimple>
      <w:bookmarkEnd w:id="190"/>
      <w:r w:rsidRPr="00197CF5">
        <w:t>. Hierarquia do aprendizado</w:t>
      </w:r>
      <w:bookmarkEnd w:id="191"/>
      <w:bookmarkEnd w:id="194"/>
    </w:p>
    <w:p w14:paraId="5C7F667D" w14:textId="6A65CA43" w:rsidR="00F30CAA" w:rsidRDefault="00F30CAA" w:rsidP="002F168E">
      <w:pPr>
        <w:pStyle w:val="Image"/>
      </w:pPr>
      <w:r>
        <w:rPr>
          <w:lang w:val="en-US" w:eastAsia="en-US"/>
        </w:rP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7C43C0">
        <w:rPr>
          <w:noProof/>
        </w:rPr>
        <w:t xml:space="preserve"> (MONARD e BARANAUSKAS, 2003)</w:t>
      </w:r>
      <w:r>
        <w:fldChar w:fldCharType="end"/>
      </w:r>
      <w:r>
        <w:t>.</w:t>
      </w:r>
    </w:p>
    <w:p w14:paraId="07884DBE" w14:textId="77777777" w:rsidR="00E1583B" w:rsidRPr="00E1583B" w:rsidRDefault="00E1583B" w:rsidP="002078DB"/>
    <w:p w14:paraId="38EFE2CF" w14:textId="38F362DD" w:rsidR="00E1583B" w:rsidDel="009F4FA6" w:rsidRDefault="00F30CAA" w:rsidP="002078DB">
      <w:moveFromRangeStart w:id="195" w:author="mario" w:date="2017-07-15T09:28:00Z" w:name="move487874265"/>
      <w:moveFrom w:id="196" w:author="mario" w:date="2017-07-15T09:28:00Z">
        <w:r w:rsidDel="009F4FA6">
          <w:lastRenderedPageBreak/>
          <w:t>Monard e Baranauskas (2003) explicam a</w:t>
        </w:r>
        <w:r w:rsidR="00701AE4" w:rsidRPr="6103A698" w:rsidDel="009F4FA6">
          <w:t xml:space="preserve"> </w:t>
        </w:r>
        <w:r w:rsidR="00701AE4" w:rsidDel="009F4FA6">
          <w:fldChar w:fldCharType="begin"/>
        </w:r>
        <w:r w:rsidR="00701AE4" w:rsidDel="009F4FA6">
          <w:instrText xml:space="preserve"> REF _Ref463108821 \h </w:instrText>
        </w:r>
        <w:r w:rsidR="00701AE4" w:rsidDel="009F4FA6">
          <w:fldChar w:fldCharType="separate"/>
        </w:r>
        <w:r w:rsidR="00B81B91" w:rsidDel="009F4FA6">
          <w:t xml:space="preserve">Figura </w:t>
        </w:r>
        <w:r w:rsidR="00B81B91" w:rsidDel="009F4FA6">
          <w:rPr>
            <w:noProof/>
          </w:rPr>
          <w:t>6</w:t>
        </w:r>
        <w:r w:rsidR="00701AE4" w:rsidDel="009F4FA6">
          <w:fldChar w:fldCharType="end"/>
        </w:r>
        <w:r w:rsidDel="009F4FA6">
          <w:t xml:space="preserve">, suas tipologias e vários paradigmas de aprendizado. </w:t>
        </w:r>
        <w:r w:rsidR="00E1583B" w:rsidDel="009F4FA6">
          <w:t>Neste trabalho será explicado somente o aprendizado supervisionado, que será utilizado.</w:t>
        </w:r>
      </w:moveFrom>
    </w:p>
    <w:moveFromRangeEnd w:id="195"/>
    <w:p w14:paraId="70FF54DF" w14:textId="77777777" w:rsidR="00251A58" w:rsidRDefault="00251A58" w:rsidP="002078DB">
      <w:pPr>
        <w:pStyle w:val="Quote"/>
      </w:pPr>
    </w:p>
    <w:p w14:paraId="44A23033" w14:textId="5D9241A2"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w:t>
      </w:r>
      <w:r w:rsidR="000B46DF">
        <w:t>atributos. ”</w:t>
      </w:r>
      <w:r w:rsidRPr="382A6C4F">
        <w:rPr>
          <w:noProof/>
        </w:rPr>
        <w:t xml:space="preserve"> (MONARD e BARANAUSKAS, 2003, p.43).</w:t>
      </w:r>
    </w:p>
    <w:p w14:paraId="0E67D84A" w14:textId="77777777" w:rsidR="00251A58" w:rsidRPr="00251A58" w:rsidRDefault="00251A58" w:rsidP="002078DB"/>
    <w:p w14:paraId="69A801B7" w14:textId="6F019542" w:rsidR="00F30CAA" w:rsidRDefault="382A6C4F" w:rsidP="002078DB">
      <w:pPr>
        <w:rPr>
          <w:ins w:id="197" w:author="mario" w:date="2017-07-15T09:29:00Z"/>
        </w:rPr>
      </w:pPr>
      <w:r>
        <w:t>Usando os pontos levantados pela citação anterior</w:t>
      </w:r>
      <w:r w:rsidR="00C71383">
        <w:t xml:space="preserve"> e conversas com especialistas no mercado financeiro</w:t>
      </w:r>
      <w:r>
        <w:t xml:space="preserve">, foi decidido </w:t>
      </w:r>
      <w:r w:rsidR="00C71383">
        <w:t xml:space="preserve">deixar </w:t>
      </w:r>
      <w:r w:rsidR="002E38CA">
        <w:t xml:space="preserve">disponíveis </w:t>
      </w:r>
      <w:r>
        <w:t>os seguintes dados para formar a entrada: preço de abertura, preço máximo do dia, preço mínimo do dia, preço de fechamento (cotação) e volume.</w:t>
      </w:r>
    </w:p>
    <w:p w14:paraId="7B54473D" w14:textId="77777777" w:rsidR="009F4FA6" w:rsidRDefault="009F4FA6" w:rsidP="009F4FA6">
      <w:moveToRangeStart w:id="198" w:author="mario" w:date="2017-07-15T09:29:00Z" w:name="move487874288"/>
      <w:moveTo w:id="199" w:author="mario" w:date="2017-07-15T09:29:00Z">
        <w:r>
          <w:t xml:space="preserve">Além disso, existe um parâmetro importante a ser considerado: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t xml:space="preserve">), como se pode verificar comparando-se as redes ilustradas nas </w:t>
        </w:r>
        <w:r>
          <w:fldChar w:fldCharType="begin"/>
        </w:r>
        <w:r>
          <w:instrText xml:space="preserve"> REF _Ref474871108 \h </w:instrText>
        </w:r>
        <w:r>
          <w:fldChar w:fldCharType="separate"/>
        </w:r>
        <w:r>
          <w:t xml:space="preserve">Figura </w:t>
        </w:r>
        <w:r>
          <w:rPr>
            <w:noProof/>
          </w:rPr>
          <w:t>7</w:t>
        </w:r>
        <w:r>
          <w:fldChar w:fldCharType="end"/>
        </w:r>
        <w:r>
          <w:t xml:space="preserve"> (a) e (b).</w:t>
        </w:r>
      </w:moveTo>
    </w:p>
    <w:moveToRangeEnd w:id="198"/>
    <w:p w14:paraId="6B537249" w14:textId="77777777" w:rsidR="009F4FA6" w:rsidRDefault="009F4FA6" w:rsidP="002078DB"/>
    <w:p w14:paraId="1698B37E" w14:textId="2AC7F8E4" w:rsidR="0053431D" w:rsidRDefault="0053431D" w:rsidP="0053431D">
      <w:pPr>
        <w:jc w:val="center"/>
      </w:pPr>
    </w:p>
    <w:p w14:paraId="7B2AA697" w14:textId="26857B48" w:rsidR="0053431D" w:rsidRDefault="0053431D" w:rsidP="0053431D">
      <w:pPr>
        <w:pStyle w:val="Caption"/>
        <w:rPr>
          <w:i/>
        </w:rPr>
      </w:pPr>
      <w:bookmarkStart w:id="200" w:name="_Ref474871108"/>
      <w:bookmarkStart w:id="201" w:name="_Ref474871088"/>
      <w:bookmarkStart w:id="202" w:name="_Toc486423008"/>
      <w:r>
        <w:t xml:space="preserve">Figura </w:t>
      </w:r>
      <w:fldSimple w:instr=" SEQ Figura \* ARABIC ">
        <w:r w:rsidR="00241171">
          <w:rPr>
            <w:noProof/>
          </w:rPr>
          <w:t>7</w:t>
        </w:r>
      </w:fldSimple>
      <w:bookmarkEnd w:id="200"/>
      <w:r>
        <w:t xml:space="preserve">. Redes com e sem </w:t>
      </w:r>
      <w:r>
        <w:rPr>
          <w:i/>
        </w:rPr>
        <w:t>dropout</w:t>
      </w:r>
      <w:bookmarkEnd w:id="201"/>
      <w:bookmarkEnd w:id="202"/>
    </w:p>
    <w:p w14:paraId="79A5E090" w14:textId="028B5081" w:rsidR="00987CB1" w:rsidRDefault="00987CB1" w:rsidP="002F168E">
      <w:pPr>
        <w:pStyle w:val="Image"/>
        <w:rPr>
          <w:i/>
        </w:rPr>
      </w:pPr>
      <w:r>
        <w:rPr>
          <w:lang w:val="en-US" w:eastAsia="en-US"/>
        </w:rPr>
        <w:lastRenderedPageBreak/>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7C43C0">
            <w:rPr>
              <w:noProof/>
            </w:rPr>
            <w:t xml:space="preserve">(SRIVASTAVA, HINTON, </w:t>
          </w:r>
          <w:r w:rsidR="007C43C0">
            <w:rPr>
              <w:i/>
              <w:iCs/>
              <w:noProof/>
            </w:rPr>
            <w:t>et al.</w:t>
          </w:r>
          <w:r w:rsidR="007C43C0">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5C914CAE" w:rsidR="00251A58" w:rsidDel="009F4FA6" w:rsidRDefault="00A76BDC" w:rsidP="002078DB">
      <w:moveFromRangeStart w:id="203" w:author="mario" w:date="2017-07-15T09:29:00Z" w:name="move487874288"/>
      <w:moveFrom w:id="204" w:author="mario" w:date="2017-07-15T09:29:00Z">
        <w:r w:rsidDel="009F4FA6">
          <w:t xml:space="preserve">Além disso, existe </w:t>
        </w:r>
        <w:r w:rsidR="002E38CA" w:rsidDel="009F4FA6">
          <w:t>um parâmetro</w:t>
        </w:r>
        <w:r w:rsidDel="009F4FA6">
          <w:t xml:space="preserve"> importante</w:t>
        </w:r>
        <w:r w:rsidR="002E38CA" w:rsidDel="009F4FA6">
          <w:t xml:space="preserve"> a ser considerado</w:t>
        </w:r>
        <w:r w:rsidDel="009F4FA6">
          <w:t xml:space="preserve">: o </w:t>
        </w:r>
        <w:r w:rsidDel="009F4FA6">
          <w:rPr>
            <w:i/>
          </w:rPr>
          <w:t xml:space="preserve">dropout </w:t>
        </w:r>
        <w:r w:rsidR="003752A2" w:rsidDel="009F4FA6">
          <w:rPr>
            <w:i/>
          </w:rPr>
          <w:t>rate</w:t>
        </w:r>
        <w:r w:rsidDel="009F4FA6">
          <w:t xml:space="preserve"> que é utilizado para evitar que a rede decore ao invés de aprender, conhecido como </w:t>
        </w:r>
        <w:r w:rsidDel="009F4FA6">
          <w:rPr>
            <w:i/>
          </w:rPr>
          <w:t>overfitting</w:t>
        </w:r>
        <w:r w:rsidDel="009F4FA6">
          <w:t xml:space="preserve">. Com o uso do </w:t>
        </w:r>
        <w:r w:rsidDel="009F4FA6">
          <w:rPr>
            <w:i/>
          </w:rPr>
          <w:t>dropout</w:t>
        </w:r>
        <w:r w:rsidDel="009F4FA6">
          <w:t xml:space="preserve">, alguns neurônios são desativados, como se fossem removidos temporariamente (daí o nome </w:t>
        </w:r>
        <w:r w:rsidDel="009F4FA6">
          <w:rPr>
            <w:i/>
          </w:rPr>
          <w:t>drop</w:t>
        </w:r>
        <w:r w:rsidR="00987CB1" w:rsidDel="009F4FA6">
          <w:t xml:space="preserve">), como </w:t>
        </w:r>
        <w:r w:rsidR="003752A2" w:rsidDel="009F4FA6">
          <w:t>se pode</w:t>
        </w:r>
        <w:r w:rsidR="00987CB1" w:rsidDel="009F4FA6">
          <w:t xml:space="preserve"> ver</w:t>
        </w:r>
        <w:r w:rsidR="000B46DF" w:rsidDel="009F4FA6">
          <w:t>ificar</w:t>
        </w:r>
        <w:r w:rsidR="00987CB1" w:rsidDel="009F4FA6">
          <w:t xml:space="preserve"> </w:t>
        </w:r>
        <w:r w:rsidR="002E38CA" w:rsidDel="009F4FA6">
          <w:t xml:space="preserve">comparando-se as redes ilustradas </w:t>
        </w:r>
        <w:r w:rsidR="00987CB1" w:rsidDel="009F4FA6">
          <w:t>na</w:t>
        </w:r>
        <w:r w:rsidR="002E38CA" w:rsidDel="009F4FA6">
          <w:t>s</w:t>
        </w:r>
        <w:r w:rsidR="00987CB1" w:rsidDel="009F4FA6">
          <w:t xml:space="preserve"> </w:t>
        </w:r>
        <w:r w:rsidR="00987CB1" w:rsidDel="009F4FA6">
          <w:fldChar w:fldCharType="begin"/>
        </w:r>
        <w:r w:rsidR="00987CB1" w:rsidDel="009F4FA6">
          <w:instrText xml:space="preserve"> REF _Ref474871108 \h </w:instrText>
        </w:r>
        <w:r w:rsidR="00987CB1" w:rsidDel="009F4FA6">
          <w:fldChar w:fldCharType="separate"/>
        </w:r>
        <w:r w:rsidR="00241171" w:rsidDel="009F4FA6">
          <w:t xml:space="preserve">Figura </w:t>
        </w:r>
        <w:r w:rsidR="00241171" w:rsidDel="009F4FA6">
          <w:rPr>
            <w:noProof/>
          </w:rPr>
          <w:t>7</w:t>
        </w:r>
        <w:r w:rsidR="00987CB1" w:rsidDel="009F4FA6">
          <w:fldChar w:fldCharType="end"/>
        </w:r>
        <w:r w:rsidR="002E38CA" w:rsidDel="009F4FA6">
          <w:t xml:space="preserve"> (a) e </w:t>
        </w:r>
        <w:r w:rsidR="000B46DF" w:rsidDel="009F4FA6">
          <w:t>(b)</w:t>
        </w:r>
        <w:r w:rsidR="00987CB1" w:rsidDel="009F4FA6">
          <w:t>.</w:t>
        </w:r>
      </w:moveFrom>
    </w:p>
    <w:moveFromRangeEnd w:id="203"/>
    <w:p w14:paraId="57DE20E2" w14:textId="77777777" w:rsidR="0053431D" w:rsidRDefault="0053431D" w:rsidP="0053431D">
      <w:pPr>
        <w:jc w:val="center"/>
      </w:pPr>
    </w:p>
    <w:p w14:paraId="75124622" w14:textId="351017FA" w:rsidR="00251A58" w:rsidRDefault="382A6C4F" w:rsidP="002078DB">
      <w:r>
        <w:t xml:space="preserve">A seguir </w:t>
      </w:r>
      <w:r w:rsidR="000B46DF">
        <w:t xml:space="preserve">são </w:t>
      </w:r>
      <w:r>
        <w:t>apresentado</w:t>
      </w:r>
      <w:r w:rsidR="000B46DF">
        <w:t>s</w:t>
      </w:r>
      <w:r>
        <w:t xml:space="preserve"> os principais algoritmos de treinamento abordados pelo software desenvolvido</w:t>
      </w:r>
      <w:r w:rsidR="000B46DF">
        <w:t>.</w:t>
      </w:r>
    </w:p>
    <w:p w14:paraId="21850801" w14:textId="77777777" w:rsidR="00761C20" w:rsidRDefault="00761C20" w:rsidP="002078DB"/>
    <w:p w14:paraId="58C4F721" w14:textId="7DEBA2A1" w:rsidR="00761C20" w:rsidRDefault="00761C20" w:rsidP="00AD1FC5">
      <w:pPr>
        <w:pStyle w:val="Heading3"/>
      </w:pPr>
      <w:bookmarkStart w:id="205" w:name="_Toc465711359"/>
      <w:bookmarkStart w:id="206" w:name="_Toc486423144"/>
      <w:r>
        <w:t>Backpropagation</w:t>
      </w:r>
      <w:bookmarkEnd w:id="205"/>
      <w:bookmarkEnd w:id="206"/>
    </w:p>
    <w:p w14:paraId="3592AA01" w14:textId="3896B595" w:rsidR="00761C20" w:rsidRDefault="0048667A" w:rsidP="002078DB">
      <w:r>
        <w:t>Chauvin e Rumelhart</w:t>
      </w:r>
      <w:r w:rsidR="0090203D" w:rsidRPr="6103A698">
        <w:t xml:space="preserve"> </w:t>
      </w:r>
      <w:sdt>
        <w:sdtPr>
          <w:id w:val="539480082"/>
          <w:citation/>
        </w:sdtPr>
        <w:sdtContent>
          <w:r w:rsidR="0090203D">
            <w:fldChar w:fldCharType="begin"/>
          </w:r>
          <w:r>
            <w:instrText xml:space="preserve">CITATION Cha95 \n  \t  \l 1046 </w:instrText>
          </w:r>
          <w:r w:rsidR="0090203D">
            <w:fldChar w:fldCharType="separate"/>
          </w:r>
          <w:r w:rsidR="007C43C0">
            <w:rPr>
              <w:noProof/>
            </w:rPr>
            <w:t>(1995)</w:t>
          </w:r>
          <w:r w:rsidR="0090203D">
            <w:fldChar w:fldCharType="end"/>
          </w:r>
        </w:sdtContent>
      </w:sdt>
      <w:r w:rsidR="0090203D" w:rsidRPr="6103A698">
        <w:t xml:space="preserve"> </w:t>
      </w:r>
      <w:r>
        <w:t>aborda</w:t>
      </w:r>
      <w:r w:rsidR="000B46DF">
        <w:t>m</w:t>
      </w:r>
      <w:r w:rsidR="0090203D">
        <w:t xml:space="preserve"> o funcionamento e algumas aplicações do algoritmo. Uma breve explicação pode ser feita da seguinte forma: </w:t>
      </w:r>
    </w:p>
    <w:p w14:paraId="0A5689CD" w14:textId="08C0F3B1" w:rsidR="0090203D" w:rsidRDefault="382A6C4F" w:rsidP="00152728">
      <w:pPr>
        <w:pStyle w:val="BodyText"/>
        <w:numPr>
          <w:ilvl w:val="0"/>
          <w:numId w:val="3"/>
        </w:numPr>
      </w:pPr>
      <w:r>
        <w:t>Após os dados chegarem à saída</w:t>
      </w:r>
      <w:r w:rsidR="00920F51">
        <w:t>,</w:t>
      </w:r>
      <w:r>
        <w:t xml:space="preserve"> são analisados os erros d</w:t>
      </w:r>
      <w:r w:rsidR="00920F51">
        <w:t>ess</w:t>
      </w:r>
      <w:r>
        <w:t>a camada.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152728">
      <w:pPr>
        <w:pStyle w:val="BodyText"/>
        <w:numPr>
          <w:ilvl w:val="0"/>
          <w:numId w:val="3"/>
        </w:numPr>
      </w:pPr>
      <w:r>
        <w:t>Esses pesos são ajustados para minimizar o erro da saída</w:t>
      </w:r>
      <w:r w:rsidR="00A90E11">
        <w:t>.</w:t>
      </w:r>
    </w:p>
    <w:p w14:paraId="2F164CD2" w14:textId="7F2F9C01" w:rsidR="0090203D" w:rsidRDefault="6103A698" w:rsidP="00152728">
      <w:pPr>
        <w:pStyle w:val="BodyText"/>
        <w:numPr>
          <w:ilvl w:val="0"/>
          <w:numId w:val="3"/>
        </w:numPr>
      </w:pPr>
      <w:r>
        <w:lastRenderedPageBreak/>
        <w:t xml:space="preserve">Este processo continua de forma regressiva pelas camadas da rede (por isso o nome </w:t>
      </w:r>
      <w:r w:rsidRPr="6103A698">
        <w:rPr>
          <w:i/>
          <w:iCs/>
        </w:rPr>
        <w:t>Backpropagation</w:t>
      </w:r>
      <w:r>
        <w:t>).</w:t>
      </w:r>
    </w:p>
    <w:p w14:paraId="57A68462" w14:textId="673DF8B9" w:rsidR="0087680B" w:rsidRDefault="00685898" w:rsidP="006F4BBC">
      <w:pPr>
        <w:pStyle w:val="BodyText"/>
        <w:ind w:firstLine="810"/>
      </w:pPr>
      <w:r>
        <w:t xml:space="preserve">Este foi um dos primeiros algoritmos desenvolvido para realizar o treinamento </w:t>
      </w:r>
      <w:r w:rsidR="006F4BBC">
        <w:t xml:space="preserve">de uma rede neural. Naturalmente, depois de muitos estudos realizados, foi </w:t>
      </w:r>
      <w:r w:rsidR="00EF45D2">
        <w:t>possível</w:t>
      </w:r>
      <w:r w:rsidR="006F4BBC">
        <w:t xml:space="preserve"> alcançar melhores resultados a partir de novos algoritmos baseados neste</w:t>
      </w:r>
      <w:r w:rsidR="002111F2">
        <w:t xml:space="preserve">. Para o desenvolvimento do software, além do </w:t>
      </w:r>
      <w:r w:rsidR="00AA69E8">
        <w:rPr>
          <w:i/>
        </w:rPr>
        <w:t>Backpropagation</w:t>
      </w:r>
      <w:r w:rsidR="00AA69E8">
        <w:t>, estará disponível os seguintes algoritmos</w:t>
      </w:r>
      <w:r w:rsidR="006F4BBC">
        <w:t xml:space="preserve">: </w:t>
      </w:r>
      <w:r w:rsidR="006F4BBC" w:rsidRPr="00AA69E8">
        <w:rPr>
          <w:i/>
        </w:rPr>
        <w:t>Resilient Propagation</w:t>
      </w:r>
      <w:r w:rsidR="006F4BBC">
        <w:t xml:space="preserve"> </w:t>
      </w:r>
      <w:sdt>
        <w:sdtPr>
          <w:id w:val="386306060"/>
          <w:citation/>
        </w:sdtPr>
        <w:sdtContent>
          <w:r w:rsidR="006F4BBC">
            <w:fldChar w:fldCharType="begin"/>
          </w:r>
          <w:r w:rsidR="006F4BBC" w:rsidRPr="006F4BBC">
            <w:instrText xml:space="preserve"> CITATION RIE93 \l 1033 </w:instrText>
          </w:r>
          <w:r w:rsidR="006F4BBC">
            <w:fldChar w:fldCharType="separate"/>
          </w:r>
          <w:r w:rsidR="007C43C0">
            <w:rPr>
              <w:noProof/>
            </w:rPr>
            <w:t>(RIEDMILLER e BRAUN, 1993)</w:t>
          </w:r>
          <w:r w:rsidR="006F4BBC">
            <w:fldChar w:fldCharType="end"/>
          </w:r>
        </w:sdtContent>
      </w:sdt>
      <w:r w:rsidR="006F4BBC">
        <w:t xml:space="preserve">, </w:t>
      </w:r>
      <w:r w:rsidR="006F4BBC" w:rsidRPr="00AA69E8">
        <w:rPr>
          <w:i/>
        </w:rPr>
        <w:t>Manhattan Propagation</w:t>
      </w:r>
      <w:r w:rsidR="006F4BBC">
        <w:t xml:space="preserve"> </w:t>
      </w:r>
      <w:sdt>
        <w:sdtPr>
          <w:id w:val="-931284526"/>
          <w:citation/>
        </w:sdtPr>
        <w:sdtContent>
          <w:r w:rsidR="006F4BBC">
            <w:fldChar w:fldCharType="begin"/>
          </w:r>
          <w:r w:rsidR="006F4BBC">
            <w:instrText xml:space="preserve"> CITATION Hea14 \l 1046 </w:instrText>
          </w:r>
          <w:r w:rsidR="006F4BBC">
            <w:fldChar w:fldCharType="separate"/>
          </w:r>
          <w:r w:rsidR="007C43C0">
            <w:rPr>
              <w:noProof/>
            </w:rPr>
            <w:t>(HEATON RESERACH, 2014)</w:t>
          </w:r>
          <w:r w:rsidR="006F4BBC">
            <w:fldChar w:fldCharType="end"/>
          </w:r>
        </w:sdtContent>
      </w:sdt>
      <w:r w:rsidR="006F4BBC">
        <w:t xml:space="preserve">, </w:t>
      </w:r>
      <w:bookmarkStart w:id="207" w:name="_Toc465711362"/>
      <w:r w:rsidR="00245ADC" w:rsidRPr="00AA69E8">
        <w:rPr>
          <w:i/>
        </w:rPr>
        <w:t>Quick</w:t>
      </w:r>
      <w:r w:rsidR="006F4BBC" w:rsidRPr="00AA69E8">
        <w:rPr>
          <w:i/>
        </w:rPr>
        <w:t xml:space="preserve"> </w:t>
      </w:r>
      <w:r w:rsidR="00245ADC" w:rsidRPr="00AA69E8">
        <w:rPr>
          <w:i/>
        </w:rPr>
        <w:t>Propagation</w:t>
      </w:r>
      <w:bookmarkEnd w:id="207"/>
      <w:r w:rsidR="006F4BBC">
        <w:t xml:space="preserve"> </w:t>
      </w:r>
      <w:sdt>
        <w:sdtPr>
          <w:id w:val="-141969155"/>
          <w:citation/>
        </w:sdtPr>
        <w:sdtContent>
          <w:r w:rsidR="00BD6299">
            <w:fldChar w:fldCharType="begin"/>
          </w:r>
          <w:r w:rsidR="00BD6299">
            <w:instrText xml:space="preserve"> CITATION Fah88 \l 1046 </w:instrText>
          </w:r>
          <w:r w:rsidR="00BD6299">
            <w:fldChar w:fldCharType="separate"/>
          </w:r>
          <w:r w:rsidR="007C43C0">
            <w:rPr>
              <w:noProof/>
            </w:rPr>
            <w:t>(FAHLMAN, 1988)</w:t>
          </w:r>
          <w:r w:rsidR="00BD6299">
            <w:fldChar w:fldCharType="end"/>
          </w:r>
        </w:sdtContent>
      </w:sdt>
      <w:r w:rsidR="006F4BBC">
        <w:t xml:space="preserve">, </w:t>
      </w:r>
      <w:bookmarkStart w:id="208" w:name="_Toc465711363"/>
      <w:r w:rsidR="006F4BBC">
        <w:t xml:space="preserve"> </w:t>
      </w:r>
      <w:r w:rsidR="00BD6299" w:rsidRPr="00AA69E8">
        <w:rPr>
          <w:i/>
        </w:rPr>
        <w:t>Scaled</w:t>
      </w:r>
      <w:r w:rsidR="006F4BBC" w:rsidRPr="00AA69E8">
        <w:rPr>
          <w:i/>
        </w:rPr>
        <w:t xml:space="preserve"> </w:t>
      </w:r>
      <w:r w:rsidR="00BD6299" w:rsidRPr="00AA69E8">
        <w:rPr>
          <w:i/>
        </w:rPr>
        <w:t>Conjugate</w:t>
      </w:r>
      <w:r w:rsidR="006F4BBC" w:rsidRPr="00AA69E8">
        <w:rPr>
          <w:i/>
        </w:rPr>
        <w:t xml:space="preserve"> </w:t>
      </w:r>
      <w:r w:rsidR="00BD6299" w:rsidRPr="00AA69E8">
        <w:rPr>
          <w:i/>
        </w:rPr>
        <w:t>Gradient</w:t>
      </w:r>
      <w:bookmarkEnd w:id="208"/>
      <w:r w:rsidR="006F4BBC">
        <w:t xml:space="preserve"> </w:t>
      </w:r>
      <w:r w:rsidR="00BD6299" w:rsidRPr="6103A698">
        <w:t xml:space="preserve"> </w:t>
      </w:r>
      <w:sdt>
        <w:sdtPr>
          <w:id w:val="-2046905683"/>
          <w:citation/>
        </w:sdtPr>
        <w:sdtContent>
          <w:r w:rsidR="00BD6299">
            <w:fldChar w:fldCharType="begin"/>
          </w:r>
          <w:r w:rsidR="002078DB">
            <w:instrText xml:space="preserve">CITATION Møl93 \l 1046 </w:instrText>
          </w:r>
          <w:r w:rsidR="00BD6299">
            <w:fldChar w:fldCharType="separate"/>
          </w:r>
          <w:r w:rsidR="007C43C0">
            <w:rPr>
              <w:noProof/>
            </w:rPr>
            <w:t>(MØLLER, 1993)</w:t>
          </w:r>
          <w:r w:rsidR="00BD6299">
            <w:fldChar w:fldCharType="end"/>
          </w:r>
        </w:sdtContent>
      </w:sdt>
      <w:r w:rsidR="006F4BBC">
        <w:t>.</w:t>
      </w:r>
    </w:p>
    <w:p w14:paraId="1EC69358" w14:textId="77777777" w:rsidR="0087680B" w:rsidRDefault="0087680B" w:rsidP="002078DB"/>
    <w:p w14:paraId="3939282F" w14:textId="53EB62C1" w:rsidR="002078DB" w:rsidRDefault="002CE37B" w:rsidP="00AD1FC5">
      <w:pPr>
        <w:pStyle w:val="Heading2"/>
      </w:pPr>
      <w:bookmarkStart w:id="209" w:name="_Toc465711364"/>
      <w:bookmarkStart w:id="210" w:name="_Ref478744429"/>
      <w:bookmarkStart w:id="211" w:name="_Toc486423145"/>
      <w:r>
        <w:t>Normalização</w:t>
      </w:r>
      <w:bookmarkEnd w:id="209"/>
      <w:bookmarkEnd w:id="210"/>
      <w:bookmarkEnd w:id="211"/>
    </w:p>
    <w:p w14:paraId="5F67AAA2" w14:textId="77777777" w:rsidR="002078DB" w:rsidRDefault="002078DB" w:rsidP="002078DB"/>
    <w:p w14:paraId="40F65F8C" w14:textId="3733C508" w:rsidR="003A1D26" w:rsidRDefault="003A1D26" w:rsidP="002078DB">
      <w:r>
        <w:t xml:space="preserve">Apesar de uma </w:t>
      </w:r>
      <w:r w:rsidR="00817DA3">
        <w:t>RNA</w:t>
      </w:r>
      <w:r>
        <w:t xml:space="preserve"> ser bem “inteligente”, ela não consegue processar o dado de qualquer forma. Ela aceita receber números </w:t>
      </w:r>
      <w:r w:rsidR="00EC070C">
        <w:t xml:space="preserve">de ponto </w:t>
      </w:r>
      <w:r>
        <w:t>flutuante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7C43C0">
            <w:rPr>
              <w:noProof/>
            </w:rPr>
            <w:t>(HEATON, 2011)</w:t>
          </w:r>
          <w:r>
            <w:fldChar w:fldCharType="end"/>
          </w:r>
        </w:sdtContent>
      </w:sdt>
      <w:r w:rsidRPr="6103A698">
        <w:t>.</w:t>
      </w:r>
    </w:p>
    <w:p w14:paraId="7F795288" w14:textId="235AE6D9" w:rsidR="003A1D26" w:rsidRDefault="003A1D26" w:rsidP="002078DB">
      <w:r>
        <w:t xml:space="preserve">É possível normalizar </w:t>
      </w:r>
      <w:r w:rsidR="00CA2F21">
        <w:t xml:space="preserve">os dados </w:t>
      </w:r>
      <w:r>
        <w:t>de várias formas, desde regra de</w:t>
      </w:r>
      <w:r w:rsidR="00783D6B">
        <w:t xml:space="preserve"> três até </w:t>
      </w:r>
      <w:r w:rsidR="005B6548">
        <w:t>o</w:t>
      </w:r>
      <w:r w:rsidR="00783D6B">
        <w:t xml:space="preserve"> uso de equações. </w:t>
      </w:r>
      <w:r>
        <w:t xml:space="preserve">A ideia básica é verificar qual é o valor máximo possível, o </w:t>
      </w:r>
      <w:r w:rsidR="005579BF">
        <w:t xml:space="preserve">mínimo e ver a razão do </w:t>
      </w:r>
      <w:r w:rsidR="00CA2F21">
        <w:t>número</w:t>
      </w:r>
      <w:r w:rsidR="005579BF">
        <w:t xml:space="preserve"> entre eles, como mostra na</w:t>
      </w:r>
      <w:r w:rsidR="005B6548">
        <w:t xml:space="preserve"> </w:t>
      </w:r>
      <w:r w:rsidR="005B6548">
        <w:fldChar w:fldCharType="begin"/>
      </w:r>
      <w:r w:rsidR="005B6548">
        <w:instrText xml:space="preserve"> REF _Ref486411125 \h </w:instrText>
      </w:r>
      <w:r w:rsidR="005B6548">
        <w:fldChar w:fldCharType="separate"/>
      </w:r>
      <w:r w:rsidR="005B6548">
        <w:t xml:space="preserve">Equação </w:t>
      </w:r>
      <w:r w:rsidR="005B6548">
        <w:rPr>
          <w:noProof/>
        </w:rPr>
        <w:t>2</w:t>
      </w:r>
      <w:r w:rsidR="005B6548">
        <w:fldChar w:fldCharType="end"/>
      </w:r>
      <w:r w:rsidR="005579BF">
        <w:t>.</w:t>
      </w:r>
    </w:p>
    <w:p w14:paraId="6CA4F99B" w14:textId="77777777" w:rsidR="00CA2F21" w:rsidRDefault="00CA2F21" w:rsidP="00CA2F21">
      <w:pPr>
        <w:pStyle w:val="Caption"/>
      </w:pPr>
      <w:bookmarkStart w:id="212" w:name="_Ref486411125"/>
      <w:bookmarkStart w:id="213" w:name="_Toc486423072"/>
      <w:r>
        <w:t xml:space="preserve">Equação </w:t>
      </w:r>
      <w:fldSimple w:instr=" SEQ Equação \* ARABIC ">
        <w:r w:rsidR="005B6548">
          <w:rPr>
            <w:noProof/>
          </w:rPr>
          <w:t>2</w:t>
        </w:r>
      </w:fldSimple>
      <w:bookmarkEnd w:id="212"/>
      <w:r>
        <w:t>. Normalização</w:t>
      </w:r>
      <w:bookmarkEnd w:id="213"/>
    </w:p>
    <w:p w14:paraId="553257D4" w14:textId="77777777" w:rsidR="006F4BBC" w:rsidRPr="006F4BBC" w:rsidRDefault="006F4BBC" w:rsidP="006F4BBC">
      <w:pPr>
        <w:pStyle w:val="Image"/>
      </w:pPr>
    </w:p>
    <w:p w14:paraId="2BF72BDF" w14:textId="64DF0D55"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x</m:t>
                  </m:r>
                </m:e>
                <m:sub>
                  <m:r>
                    <w:rPr>
                      <w:rFonts w:ascii="Cambria Math" w:hAnsi="Cambria Math"/>
                    </w:rPr>
                    <m:t>min</m:t>
                  </m:r>
                </m:sub>
              </m:sSub>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50C6AF59" w14:textId="77777777" w:rsidR="00D818C4" w:rsidRPr="00D818C4" w:rsidRDefault="00D818C4" w:rsidP="00D818C4"/>
    <w:p w14:paraId="7EDD6A2D" w14:textId="4CC8A88A"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 xml:space="preserve">2 são os valores extremos da saída. </w:t>
      </w:r>
      <w:r w:rsidR="00CA2F21">
        <w:t>Considere que existem</w:t>
      </w:r>
      <w:r>
        <w:t xml:space="preserve"> n dados de entrada </w:t>
      </w:r>
      <w:r w:rsidR="00CA2F21">
        <w:t>no intervalo</w:t>
      </w:r>
      <w:r>
        <w:t xml:space="preserve"> [0,10], então x</w:t>
      </w:r>
      <w:r w:rsidRPr="6103A698">
        <w:rPr>
          <w:vertAlign w:val="subscript"/>
        </w:rPr>
        <w:t>min</w:t>
      </w:r>
      <w:r>
        <w:t xml:space="preserve"> = 0 e x</w:t>
      </w:r>
      <w:r w:rsidRPr="6103A698">
        <w:rPr>
          <w:vertAlign w:val="subscript"/>
        </w:rPr>
        <w:t>max</w:t>
      </w:r>
      <w:r>
        <w:t xml:space="preserve"> = 10. </w:t>
      </w:r>
      <w:r w:rsidR="00CA2F21">
        <w:t>Esses dados devem ser reduzidos ao intervalo</w:t>
      </w:r>
      <w:r>
        <w:t xml:space="preserve"> [0,1], então d1 = 0 e d2 = 1. </w:t>
      </w:r>
    </w:p>
    <w:p w14:paraId="33DBB6A3" w14:textId="77777777" w:rsidR="00EC070C" w:rsidRDefault="00EC070C" w:rsidP="005B6548">
      <w:pPr>
        <w:ind w:firstLine="0"/>
      </w:pPr>
    </w:p>
    <w:p w14:paraId="2CB0AD33" w14:textId="552B4C3D" w:rsidR="00F0378C" w:rsidRDefault="382A6C4F" w:rsidP="005579BF">
      <w:pPr>
        <w:rPr>
          <w:ins w:id="214" w:author="mario" w:date="2017-07-15T09:29:00Z"/>
        </w:rPr>
      </w:pPr>
      <w:r>
        <w:lastRenderedPageBreak/>
        <w:t xml:space="preserve">Para a implementação do software, além desses limites, foi acrescentado um valor de </w:t>
      </w:r>
      <w:r w:rsidR="006F4BBC">
        <w:t>margem</w:t>
      </w:r>
      <w:r>
        <w:t xml:space="preserve">, a fim de evitar que um possível resultado não conhecido venha a interferir na rede como um todo. </w:t>
      </w:r>
    </w:p>
    <w:p w14:paraId="0F0DA783" w14:textId="77777777" w:rsidR="009F4FA6" w:rsidRDefault="009F4FA6" w:rsidP="009F4FA6">
      <w:pPr>
        <w:suppressAutoHyphens w:val="0"/>
        <w:spacing w:after="0"/>
      </w:pPr>
      <w:moveToRangeStart w:id="215" w:author="mario" w:date="2017-07-15T09:29:00Z" w:name="move487874306"/>
      <w:moveTo w:id="216" w:author="mario" w:date="2017-07-15T09:29:00Z">
        <w:r>
          <w:t xml:space="preserve">Como mostra a </w:t>
        </w:r>
        <w:r>
          <w:fldChar w:fldCharType="begin"/>
        </w:r>
        <w:r>
          <w:instrText xml:space="preserve"> REF _Ref486411158 \h </w:instrText>
        </w:r>
        <w:r>
          <w:fldChar w:fldCharType="separate"/>
        </w:r>
        <w:r>
          <w:t xml:space="preserve">Equação </w:t>
        </w:r>
        <w:r>
          <w:rPr>
            <w:noProof/>
          </w:rPr>
          <w:t>3</w:t>
        </w:r>
        <w:r>
          <w:fldChar w:fldCharType="end"/>
        </w:r>
        <w:r>
          <w:t xml:space="preserve"> a margem é adicionada somente aos valores extremos. É possível observar que para fazer este procedimento, precisa-se percorrer toda a entrada dos dados e descobrir quais são os valores extremos.</w:t>
        </w:r>
      </w:moveTo>
    </w:p>
    <w:moveToRangeEnd w:id="215"/>
    <w:p w14:paraId="104DADB5" w14:textId="77777777" w:rsidR="009F4FA6" w:rsidRDefault="009F4FA6" w:rsidP="005579BF"/>
    <w:p w14:paraId="4F7BBC47" w14:textId="77777777" w:rsidR="00AA69E8" w:rsidRDefault="00AA69E8" w:rsidP="005579BF"/>
    <w:p w14:paraId="2344BFFF" w14:textId="77777777" w:rsidR="00CA2F21" w:rsidRDefault="00CA2F21" w:rsidP="00CA2F21">
      <w:pPr>
        <w:pStyle w:val="Caption"/>
      </w:pPr>
      <w:bookmarkStart w:id="217" w:name="_Ref486411158"/>
      <w:bookmarkStart w:id="218" w:name="_Toc486423073"/>
      <w:r>
        <w:t xml:space="preserve">Equação </w:t>
      </w:r>
      <w:fldSimple w:instr=" SEQ Equação \* ARABIC ">
        <w:r w:rsidR="005B6548">
          <w:rPr>
            <w:noProof/>
          </w:rPr>
          <w:t>3</w:t>
        </w:r>
      </w:fldSimple>
      <w:bookmarkEnd w:id="217"/>
      <w:r>
        <w:t>. Normalização com margem</w:t>
      </w:r>
      <w:bookmarkEnd w:id="218"/>
    </w:p>
    <w:p w14:paraId="5B3CF6CF" w14:textId="77777777" w:rsidR="006F4BBC" w:rsidRPr="006F4BBC" w:rsidRDefault="006F4BBC" w:rsidP="006F4BBC"/>
    <w:p w14:paraId="60E06A66" w14:textId="7C4CD634" w:rsidR="006F4BBC" w:rsidRPr="006F4BBC" w:rsidRDefault="006F4BBC" w:rsidP="006F4BBC">
      <w:pPr>
        <w:pStyle w:val="Image"/>
      </w:pPr>
      <m:oMathPara>
        <m:oMath>
          <m:r>
            <w:rPr>
              <w:rFonts w:ascii="Cambria Math" w:hAnsi="Cambria Math" w:cs="Cambria Math"/>
            </w:rPr>
            <m:t>y</m:t>
          </m:r>
          <m:r>
            <m:rPr>
              <m:sty m:val="p"/>
            </m:rPr>
            <w:rPr>
              <w:rFonts w:ascii="Cambria Math" w:hAnsi="Cambria Math"/>
            </w:rPr>
            <m:t xml:space="preserve"> = </m:t>
          </m:r>
          <m:f>
            <m:fPr>
              <m:ctrlPr>
                <w:rPr>
                  <w:rFonts w:ascii="Cambria Math" w:hAnsi="Cambria Math"/>
                </w:rPr>
              </m:ctrlPr>
            </m:fPr>
            <m:num>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min</m:t>
                  </m:r>
                </m:sub>
              </m:sSub>
              <m:r>
                <m:rPr>
                  <m:sty m:val="p"/>
                </m:rPr>
                <w:rPr>
                  <w:rFonts w:ascii="Cambria Math" w:hAnsi="Cambria Math"/>
                </w:rPr>
                <m:t>(1 - margem)])(</m:t>
              </m:r>
              <m:r>
                <w:rPr>
                  <w:rFonts w:ascii="Cambria Math" w:hAnsi="Cambria Math"/>
                </w:rPr>
                <m:t>d</m:t>
              </m:r>
              <m:r>
                <m:rPr>
                  <m:sty m:val="p"/>
                </m:rPr>
                <w:rPr>
                  <w:rFonts w:ascii="Cambria Math" w:hAnsi="Cambria Math"/>
                </w:rPr>
                <m:t xml:space="preserve">2 - </m:t>
              </m:r>
              <m:r>
                <w:rPr>
                  <w:rFonts w:ascii="Cambria Math" w:hAnsi="Cambria Math"/>
                </w:rPr>
                <m:t>d</m:t>
              </m:r>
              <m:r>
                <m:rPr>
                  <m:sty m:val="p"/>
                </m:rPr>
                <w:rPr>
                  <w:rFonts w:ascii="Cambria Math" w:hAnsi="Cambria Math"/>
                </w:rPr>
                <m:t>1)</m:t>
              </m:r>
            </m:num>
            <m:den>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max</m:t>
                  </m:r>
                </m:sub>
              </m:sSub>
              <m:r>
                <m:rPr>
                  <m:sty m:val="p"/>
                </m:rPr>
                <w:rPr>
                  <w:rFonts w:ascii="Cambria Math" w:hAnsi="Cambria Math"/>
                </w:rPr>
                <m:t xml:space="preserve"> [(1 + margem)]) - (</m:t>
              </m:r>
              <m:sSub>
                <m:sSubPr>
                  <m:ctrlPr>
                    <w:rPr>
                      <w:rFonts w:ascii="Cambria Math" w:hAnsi="Cambria Math"/>
                    </w:rPr>
                  </m:ctrlPr>
                </m:sSubPr>
                <m:e>
                  <m:r>
                    <w:rPr>
                      <w:rFonts w:ascii="Cambria Math" w:hAnsi="Cambria Math"/>
                    </w:rPr>
                    <m:t>x</m:t>
                  </m:r>
                </m:e>
                <m:sub>
                  <m:r>
                    <w:rPr>
                      <w:rFonts w:ascii="Cambria Math" w:hAnsi="Cambria Math"/>
                    </w:rPr>
                    <m:t>min</m:t>
                  </m:r>
                </m:sub>
              </m:sSub>
              <m:r>
                <w:rPr>
                  <w:rFonts w:ascii="Cambria Math" w:hAnsi="Cambria Math"/>
                </w:rPr>
                <m:t>[</m:t>
              </m:r>
              <m:r>
                <m:rPr>
                  <m:sty m:val="p"/>
                </m:rPr>
                <w:rPr>
                  <w:rFonts w:ascii="Cambria Math" w:hAnsi="Cambria Math"/>
                </w:rPr>
                <m:t>(1 - margem)</m:t>
              </m:r>
              <m:r>
                <w:rPr>
                  <w:rFonts w:ascii="Cambria Math" w:hAnsi="Cambria Math"/>
                </w:rPr>
                <m:t>])</m:t>
              </m:r>
            </m:den>
          </m:f>
          <m:r>
            <m:rPr>
              <m:sty m:val="p"/>
            </m:rPr>
            <w:rPr>
              <w:rFonts w:ascii="Cambria Math" w:hAnsi="Cambria Math"/>
            </w:rPr>
            <m:t xml:space="preserve">+ </m:t>
          </m:r>
          <m:r>
            <w:rPr>
              <w:rFonts w:ascii="Cambria Math" w:hAnsi="Cambria Math"/>
            </w:rPr>
            <m:t>d</m:t>
          </m:r>
          <m:r>
            <m:rPr>
              <m:sty m:val="p"/>
            </m:rPr>
            <w:rPr>
              <w:rFonts w:ascii="Cambria Math" w:hAnsi="Cambria Math"/>
            </w:rPr>
            <m:t>1</m:t>
          </m:r>
        </m:oMath>
      </m:oMathPara>
    </w:p>
    <w:p w14:paraId="32F3783B" w14:textId="2AC28127" w:rsidR="002B6774" w:rsidRDefault="002B6774" w:rsidP="00F2786B">
      <w:pPr>
        <w:keepNext/>
        <w:ind w:firstLine="0"/>
      </w:pPr>
    </w:p>
    <w:p w14:paraId="17C10264" w14:textId="00DE8F1B" w:rsidR="00572F98" w:rsidRDefault="00572F98" w:rsidP="00D93C67">
      <w:pPr>
        <w:suppressAutoHyphens w:val="0"/>
        <w:spacing w:after="0"/>
        <w:jc w:val="left"/>
      </w:pPr>
    </w:p>
    <w:p w14:paraId="0907D07B" w14:textId="54ED2758" w:rsidR="002B6774" w:rsidDel="009F4FA6" w:rsidRDefault="002B6774" w:rsidP="006F4BBC">
      <w:pPr>
        <w:suppressAutoHyphens w:val="0"/>
        <w:spacing w:after="0"/>
      </w:pPr>
      <w:moveFromRangeStart w:id="219" w:author="mario" w:date="2017-07-15T09:29:00Z" w:name="move487874306"/>
      <w:moveFrom w:id="220" w:author="mario" w:date="2017-07-15T09:29:00Z">
        <w:r w:rsidDel="009F4FA6">
          <w:t xml:space="preserve">Como </w:t>
        </w:r>
        <w:r w:rsidR="00D93C67" w:rsidDel="009F4FA6">
          <w:t xml:space="preserve">mostra </w:t>
        </w:r>
        <w:r w:rsidDel="009F4FA6">
          <w:t xml:space="preserve">a </w:t>
        </w:r>
        <w:r w:rsidR="005B6548" w:rsidDel="009F4FA6">
          <w:fldChar w:fldCharType="begin"/>
        </w:r>
        <w:r w:rsidR="005B6548" w:rsidDel="009F4FA6">
          <w:instrText xml:space="preserve"> REF _Ref486411158 \h </w:instrText>
        </w:r>
        <w:r w:rsidR="005B6548" w:rsidDel="009F4FA6">
          <w:fldChar w:fldCharType="separate"/>
        </w:r>
        <w:r w:rsidR="005B6548" w:rsidDel="009F4FA6">
          <w:t xml:space="preserve">Equação </w:t>
        </w:r>
        <w:r w:rsidR="005B6548" w:rsidDel="009F4FA6">
          <w:rPr>
            <w:noProof/>
          </w:rPr>
          <w:t>3</w:t>
        </w:r>
        <w:r w:rsidR="005B6548" w:rsidDel="009F4FA6">
          <w:fldChar w:fldCharType="end"/>
        </w:r>
        <w:r w:rsidR="005B6548" w:rsidDel="009F4FA6">
          <w:t xml:space="preserve"> </w:t>
        </w:r>
        <w:r w:rsidDel="009F4FA6">
          <w:t xml:space="preserve">a margem é adicionada somente </w:t>
        </w:r>
        <w:r w:rsidR="000540F3" w:rsidDel="009F4FA6">
          <w:t xml:space="preserve">aos </w:t>
        </w:r>
        <w:r w:rsidDel="009F4FA6">
          <w:t>valores extremos</w:t>
        </w:r>
        <w:r w:rsidR="00FB5495" w:rsidDel="009F4FA6">
          <w:t xml:space="preserve">. </w:t>
        </w:r>
        <w:r w:rsidDel="009F4FA6">
          <w:t>É possível observar que para fazer este procediment</w:t>
        </w:r>
        <w:r w:rsidR="00D93C67" w:rsidDel="009F4FA6">
          <w:t>o, precisa-se</w:t>
        </w:r>
        <w:r w:rsidDel="009F4FA6">
          <w:t xml:space="preserve"> percorrer toda a entrada dos dados e descobrir quais são os valores extremos.</w:t>
        </w:r>
      </w:moveFrom>
    </w:p>
    <w:moveFromRangeEnd w:id="219"/>
    <w:p w14:paraId="05F3CF83" w14:textId="6D27ABC9" w:rsidR="00A049A4" w:rsidRDefault="00D93C67" w:rsidP="006F4BBC">
      <w:pPr>
        <w:suppressAutoHyphens w:val="0"/>
        <w:spacing w:after="0"/>
      </w:pPr>
      <w:r>
        <w:t xml:space="preserve">A </w:t>
      </w:r>
      <w:r>
        <w:fldChar w:fldCharType="begin"/>
      </w:r>
      <w:r>
        <w:instrText xml:space="preserve"> REF _Ref465195472 \h </w:instrText>
      </w:r>
      <w:r w:rsidR="00CA2F21">
        <w:instrText xml:space="preserve"> \* MERGEFORMAT </w:instrText>
      </w:r>
      <w:r>
        <w:fldChar w:fldCharType="separate"/>
      </w:r>
      <w:r w:rsidR="005B6548">
        <w:t xml:space="preserve">Tabela </w:t>
      </w:r>
      <w:r w:rsidR="005B6548">
        <w:rPr>
          <w:noProof/>
        </w:rPr>
        <w:t>1</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7E3B9A" w:rsidR="00D93C67" w:rsidRDefault="382A6C4F" w:rsidP="006F4BBC">
      <w:pPr>
        <w:suppressAutoHyphens w:val="0"/>
        <w:spacing w:after="0"/>
      </w:pPr>
      <w:r>
        <w:t>As marcas verde</w:t>
      </w:r>
      <w:r w:rsidR="00CA2F21">
        <w:t>s</w:t>
      </w:r>
      <w:r>
        <w:t xml:space="preserve"> representam os valores máximos da amostra, </w:t>
      </w:r>
      <w:r w:rsidR="00CA2F21">
        <w:t>enquanto que as vermelhas</w:t>
      </w:r>
      <w:r>
        <w:t xml:space="preserve"> representam os valores mínimos. Esses valores são úteis para a normalização dos dados, conforme mostrado </w:t>
      </w:r>
      <w:r w:rsidR="00F2786B">
        <w:t>anteriormente</w:t>
      </w:r>
      <w:r>
        <w:t>.</w:t>
      </w:r>
    </w:p>
    <w:p w14:paraId="0F4F643A" w14:textId="77777777" w:rsidR="0053431D" w:rsidRDefault="0053431D" w:rsidP="0053431D">
      <w:pPr>
        <w:suppressAutoHyphens w:val="0"/>
        <w:spacing w:after="0"/>
        <w:jc w:val="center"/>
      </w:pPr>
    </w:p>
    <w:p w14:paraId="3EDE2A32" w14:textId="77777777" w:rsidR="005B6548" w:rsidRDefault="005B6548" w:rsidP="0053431D">
      <w:pPr>
        <w:suppressAutoHyphens w:val="0"/>
        <w:spacing w:after="0"/>
        <w:jc w:val="center"/>
      </w:pPr>
    </w:p>
    <w:p w14:paraId="6C059F8C" w14:textId="77777777" w:rsidR="005B6548" w:rsidRDefault="005B6548" w:rsidP="0053431D">
      <w:pPr>
        <w:suppressAutoHyphens w:val="0"/>
        <w:spacing w:after="0"/>
        <w:jc w:val="center"/>
      </w:pPr>
    </w:p>
    <w:p w14:paraId="73C4C26F" w14:textId="3B22AB55" w:rsidR="0053431D" w:rsidRDefault="0053431D" w:rsidP="00CA2F21">
      <w:pPr>
        <w:pStyle w:val="Caption"/>
        <w:ind w:firstLine="0"/>
      </w:pPr>
      <w:bookmarkStart w:id="221" w:name="_Ref465195472"/>
      <w:bookmarkStart w:id="222" w:name="_Toc465711378"/>
      <w:bookmarkStart w:id="223" w:name="_Toc486423068"/>
      <w:r>
        <w:t xml:space="preserve">Tabela </w:t>
      </w:r>
      <w:fldSimple w:instr=" SEQ Tabela \* ARABIC ">
        <w:r w:rsidR="005B6548">
          <w:rPr>
            <w:noProof/>
          </w:rPr>
          <w:t>1</w:t>
        </w:r>
      </w:fldSimple>
      <w:bookmarkEnd w:id="221"/>
      <w:r>
        <w:t>. Preços PRIO3 “puros”</w:t>
      </w:r>
      <w:bookmarkEnd w:id="222"/>
      <w:bookmarkEnd w:id="223"/>
    </w:p>
    <w:p w14:paraId="62D2A623" w14:textId="03E39B23" w:rsidR="00D93C67" w:rsidRDefault="00D93C67" w:rsidP="002F168E">
      <w:pPr>
        <w:pStyle w:val="Image"/>
      </w:pPr>
      <w:r>
        <w:rPr>
          <w:lang w:val="en-US" w:eastAsia="en-US"/>
        </w:rPr>
        <w:lastRenderedPageBreak/>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28C4DECA" w:rsidR="00A049A4" w:rsidRDefault="382A6C4F" w:rsidP="00A049A4">
      <w:r>
        <w:t xml:space="preserve">Para uma margem de 100%, ou seja, os valores extremos dos preços serão 0 e 36 e dos volumes, 0 e 57400 e para uma entrada entre 0 e 1 a </w:t>
      </w:r>
      <w:r w:rsidR="005B6548">
        <w:fldChar w:fldCharType="begin"/>
      </w:r>
      <w:r w:rsidR="005B6548">
        <w:instrText xml:space="preserve"> REF _Ref486411279 \h </w:instrText>
      </w:r>
      <w:r w:rsidR="005B6548">
        <w:fldChar w:fldCharType="separate"/>
      </w:r>
      <w:r w:rsidR="005B6548">
        <w:t xml:space="preserve">Equação </w:t>
      </w:r>
      <w:r w:rsidR="005B6548">
        <w:rPr>
          <w:noProof/>
        </w:rPr>
        <w:t>4</w:t>
      </w:r>
      <w:r w:rsidR="005B6548">
        <w:fldChar w:fldCharType="end"/>
      </w:r>
      <w:r w:rsidR="005B6548">
        <w:fldChar w:fldCharType="begin"/>
      </w:r>
      <w:r w:rsidR="005B6548">
        <w:instrText xml:space="preserve"> REF _Ref486411158 \h </w:instrText>
      </w:r>
      <w:r w:rsidR="005B6548">
        <w:fldChar w:fldCharType="end"/>
      </w:r>
      <w:r w:rsidR="005B6548">
        <w:t xml:space="preserve"> mostra o que foi explicado.</w:t>
      </w:r>
    </w:p>
    <w:p w14:paraId="28AAA013" w14:textId="77777777" w:rsidR="00CA2F21" w:rsidRDefault="00CA2F21" w:rsidP="00CA2F21">
      <w:pPr>
        <w:pStyle w:val="Caption"/>
      </w:pPr>
      <w:bookmarkStart w:id="224" w:name="_Ref486411279"/>
      <w:bookmarkStart w:id="225" w:name="_Toc486423074"/>
      <w:r>
        <w:t xml:space="preserve">Equação </w:t>
      </w:r>
      <w:fldSimple w:instr=" SEQ Equação \* ARABIC ">
        <w:r w:rsidR="005B6548">
          <w:rPr>
            <w:noProof/>
          </w:rPr>
          <w:t>4</w:t>
        </w:r>
      </w:fldSimple>
      <w:bookmarkEnd w:id="224"/>
      <w:r>
        <w:t>. Normalização exemplo</w:t>
      </w:r>
      <w:bookmarkEnd w:id="225"/>
    </w:p>
    <w:p w14:paraId="13BCFA68" w14:textId="78D14E4B" w:rsidR="00847C50" w:rsidRDefault="00021301" w:rsidP="00021301">
      <w:pPr>
        <w:jc w:val="center"/>
      </w:pPr>
      <w:r>
        <w:rPr>
          <w:noProof/>
          <w:lang w:val="en-US" w:eastAsia="en-US"/>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4339" cy="608694"/>
                    </a:xfrm>
                    <a:prstGeom prst="rect">
                      <a:avLst/>
                    </a:prstGeom>
                  </pic:spPr>
                </pic:pic>
              </a:graphicData>
            </a:graphic>
          </wp:inline>
        </w:drawing>
      </w:r>
    </w:p>
    <w:p w14:paraId="56BBEE5E" w14:textId="77777777" w:rsidR="00021301" w:rsidRDefault="00021301" w:rsidP="002B6774">
      <w:pPr>
        <w:suppressAutoHyphens w:val="0"/>
        <w:spacing w:after="0"/>
        <w:jc w:val="left"/>
      </w:pPr>
    </w:p>
    <w:p w14:paraId="09B2573B" w14:textId="23A3B989" w:rsidR="00D93C67" w:rsidRPr="00021301" w:rsidRDefault="00CA2F21" w:rsidP="006F4BBC">
      <w:pPr>
        <w:suppressAutoHyphens w:val="0"/>
        <w:spacing w:after="0"/>
      </w:pPr>
      <w:r>
        <w:t>A</w:t>
      </w:r>
      <w:r w:rsidR="00021301">
        <w:t xml:space="preserve"> </w:t>
      </w:r>
      <w:r w:rsidR="00021301">
        <w:fldChar w:fldCharType="begin"/>
      </w:r>
      <w:r w:rsidR="00021301">
        <w:instrText xml:space="preserve"> REF _Ref465274968 \h </w:instrText>
      </w:r>
      <w:r w:rsidR="00021301">
        <w:fldChar w:fldCharType="separate"/>
      </w:r>
      <w:r w:rsidR="005B6548">
        <w:t xml:space="preserve">Tabela </w:t>
      </w:r>
      <w:r w:rsidR="005B6548">
        <w:rPr>
          <w:noProof/>
        </w:rPr>
        <w:t>2</w:t>
      </w:r>
      <w:r w:rsidR="00021301">
        <w:fldChar w:fldCharType="end"/>
      </w:r>
      <w:r w:rsidR="00021301">
        <w:t xml:space="preserve"> mostra os dados normalizados conforme as condições anteriores. Para o volume, usa-se a mesma ideia, porém os valores para </w:t>
      </w:r>
      <w:r w:rsidR="00021301" w:rsidRPr="6103A698">
        <w:rPr>
          <w:i/>
          <w:iCs/>
        </w:rPr>
        <w:t>x</w:t>
      </w:r>
      <w:r w:rsidR="00021301" w:rsidRPr="6103A698">
        <w:rPr>
          <w:i/>
          <w:iCs/>
          <w:vertAlign w:val="subscript"/>
        </w:rPr>
        <w:t>max</w:t>
      </w:r>
      <w:r w:rsidR="00021301" w:rsidRPr="6103A698">
        <w:rPr>
          <w:i/>
          <w:iCs/>
        </w:rPr>
        <w:t xml:space="preserve"> </w:t>
      </w:r>
      <w:r w:rsidR="00021301">
        <w:t xml:space="preserve">e </w:t>
      </w:r>
      <w:r w:rsidR="00021301" w:rsidRPr="6103A698">
        <w:rPr>
          <w:i/>
          <w:iCs/>
        </w:rPr>
        <w:t>x</w:t>
      </w:r>
      <w:r w:rsidR="00021301" w:rsidRPr="6103A698">
        <w:rPr>
          <w:i/>
          <w:iCs/>
          <w:vertAlign w:val="subscript"/>
        </w:rPr>
        <w:t xml:space="preserve">min </w:t>
      </w:r>
      <w:r w:rsidR="00021301">
        <w:t>são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5B11818D" w14:textId="77777777" w:rsidR="005B6548" w:rsidRDefault="005B6548" w:rsidP="0053431D">
      <w:pPr>
        <w:suppressAutoHyphens w:val="0"/>
        <w:spacing w:after="0"/>
        <w:jc w:val="center"/>
      </w:pPr>
    </w:p>
    <w:p w14:paraId="49A3F4AF" w14:textId="77777777" w:rsidR="005B6548" w:rsidRDefault="005B6548" w:rsidP="0053431D">
      <w:pPr>
        <w:suppressAutoHyphens w:val="0"/>
        <w:spacing w:after="0"/>
        <w:jc w:val="center"/>
      </w:pPr>
    </w:p>
    <w:p w14:paraId="31EEBE15" w14:textId="77777777" w:rsidR="005B6548" w:rsidRDefault="005B6548" w:rsidP="0053431D">
      <w:pPr>
        <w:suppressAutoHyphens w:val="0"/>
        <w:spacing w:after="0"/>
        <w:jc w:val="center"/>
      </w:pPr>
    </w:p>
    <w:p w14:paraId="38235627" w14:textId="57E2B13B" w:rsidR="0053431D" w:rsidRDefault="0053431D" w:rsidP="00CA2F21">
      <w:pPr>
        <w:pStyle w:val="Caption"/>
        <w:ind w:firstLine="0"/>
      </w:pPr>
      <w:bookmarkStart w:id="226" w:name="_Ref465274968"/>
      <w:bookmarkStart w:id="227" w:name="_Ref465274948"/>
      <w:bookmarkStart w:id="228" w:name="_Toc465711379"/>
      <w:bookmarkStart w:id="229" w:name="_Toc486423069"/>
      <w:r>
        <w:t xml:space="preserve">Tabela </w:t>
      </w:r>
      <w:fldSimple w:instr=" SEQ Tabela \* ARABIC ">
        <w:r w:rsidR="005B6548">
          <w:rPr>
            <w:noProof/>
          </w:rPr>
          <w:t>2</w:t>
        </w:r>
      </w:fldSimple>
      <w:bookmarkEnd w:id="226"/>
      <w:r>
        <w:t>. PRIO3 normalizado</w:t>
      </w:r>
      <w:bookmarkEnd w:id="227"/>
      <w:bookmarkEnd w:id="228"/>
      <w:bookmarkEnd w:id="229"/>
    </w:p>
    <w:p w14:paraId="006F7C03" w14:textId="243099E8" w:rsidR="00021301" w:rsidRDefault="00021301" w:rsidP="002F168E">
      <w:pPr>
        <w:pStyle w:val="Image"/>
      </w:pPr>
      <w:r>
        <w:rPr>
          <w:lang w:val="en-US" w:eastAsia="en-US"/>
        </w:rP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6C32C58" w:rsidR="002B6774" w:rsidRDefault="002B6774" w:rsidP="006F4BBC">
      <w:pPr>
        <w:suppressAutoHyphens w:val="0"/>
        <w:spacing w:after="0"/>
      </w:pPr>
      <w:r>
        <w:t xml:space="preserve">O </w:t>
      </w:r>
      <w:r w:rsidR="009D104B">
        <w:t>sugerido pelo</w:t>
      </w:r>
      <w:r>
        <w:t xml:space="preserve"> software</w:t>
      </w:r>
      <w:r w:rsidR="009D104B">
        <w:t>, ao treinar uma rede</w:t>
      </w:r>
      <w:r>
        <w:t xml:space="preserve"> é </w:t>
      </w:r>
      <w:r w:rsidR="009D104B">
        <w:t>2</w:t>
      </w:r>
      <w:r w:rsidR="005212E7">
        <w:t>0</w:t>
      </w:r>
      <w:r>
        <w:t xml:space="preserve">%, ou seja, uma ação pode </w:t>
      </w:r>
      <w:r w:rsidR="00FB5495">
        <w:t xml:space="preserve">alterar em </w:t>
      </w:r>
      <w:r w:rsidR="009D104B">
        <w:t>2</w:t>
      </w:r>
      <w:r w:rsidR="005212E7">
        <w:t>0</w:t>
      </w:r>
      <w:r w:rsidR="00FB5495">
        <w:t>% seus preços limites (</w:t>
      </w:r>
      <w:r w:rsidR="005212E7">
        <w:t>dobrar seu preço máximo ou “zerar”</w:t>
      </w:r>
      <w:r w:rsidR="00FB5495">
        <w:t>)</w:t>
      </w:r>
      <w:r>
        <w:t xml:space="preserve"> sem que isso interfira na rede. Este é um ambiente totalmente possível, como mostra</w:t>
      </w:r>
      <w:r w:rsidR="007218F5">
        <w:t>m</w:t>
      </w:r>
      <w:r>
        <w:t xml:space="preserve"> a</w:t>
      </w:r>
      <w:r w:rsidR="005212E7">
        <w:t xml:space="preserve"> </w:t>
      </w:r>
      <w:r w:rsidR="005212E7">
        <w:fldChar w:fldCharType="begin"/>
      </w:r>
      <w:r w:rsidR="005212E7">
        <w:instrText xml:space="preserve"> REF _Ref465275761 \h </w:instrText>
      </w:r>
      <w:r w:rsidR="005212E7">
        <w:fldChar w:fldCharType="separate"/>
      </w:r>
      <w:r w:rsidR="005B6548">
        <w:t xml:space="preserve">Figura </w:t>
      </w:r>
      <w:r w:rsidR="005B6548">
        <w:rPr>
          <w:noProof/>
        </w:rPr>
        <w:t>8</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B6548">
        <w:t xml:space="preserve">Figura </w:t>
      </w:r>
      <w:r w:rsidR="005B6548">
        <w:rPr>
          <w:noProof/>
        </w:rPr>
        <w:t>9</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DB6DC42" w:rsidR="0053431D" w:rsidRDefault="0053431D" w:rsidP="0053431D">
      <w:pPr>
        <w:pStyle w:val="Caption"/>
      </w:pPr>
      <w:bookmarkStart w:id="230" w:name="_Ref465275761"/>
      <w:bookmarkStart w:id="231" w:name="_Toc465711394"/>
      <w:bookmarkStart w:id="232" w:name="_Toc486423009"/>
      <w:r>
        <w:t xml:space="preserve">Figura </w:t>
      </w:r>
      <w:fldSimple w:instr=" SEQ Figura \* ARABIC ">
        <w:r w:rsidR="00460EC9">
          <w:rPr>
            <w:noProof/>
          </w:rPr>
          <w:t>8</w:t>
        </w:r>
      </w:fldSimple>
      <w:bookmarkEnd w:id="230"/>
      <w:r>
        <w:t xml:space="preserve">. </w:t>
      </w:r>
      <w:r w:rsidRPr="007D0009">
        <w:t xml:space="preserve">Maiores </w:t>
      </w:r>
      <w:r>
        <w:t>altas</w:t>
      </w:r>
      <w:r w:rsidRPr="007D0009">
        <w:t xml:space="preserve"> em 5 dias</w:t>
      </w:r>
      <w:bookmarkEnd w:id="231"/>
      <w:bookmarkEnd w:id="232"/>
    </w:p>
    <w:p w14:paraId="06093C4A" w14:textId="34025FCC" w:rsidR="002B6774" w:rsidRDefault="005212E7" w:rsidP="002F168E">
      <w:pPr>
        <w:pStyle w:val="Image"/>
      </w:pPr>
      <w:r>
        <w:rPr>
          <w:lang w:val="en-US" w:eastAsia="en-US"/>
        </w:rP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7C43C0">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69D94812" w:rsidR="0053431D" w:rsidRDefault="0053431D" w:rsidP="0053431D">
      <w:pPr>
        <w:pStyle w:val="Caption"/>
      </w:pPr>
      <w:bookmarkStart w:id="233" w:name="_Ref465275767"/>
      <w:bookmarkStart w:id="234" w:name="_Toc465711395"/>
      <w:bookmarkStart w:id="235" w:name="_Toc486423010"/>
      <w:r>
        <w:lastRenderedPageBreak/>
        <w:t xml:space="preserve">Figura </w:t>
      </w:r>
      <w:fldSimple w:instr=" SEQ Figura \* ARABIC ">
        <w:r w:rsidR="005B6548">
          <w:rPr>
            <w:noProof/>
          </w:rPr>
          <w:t>9</w:t>
        </w:r>
      </w:fldSimple>
      <w:bookmarkEnd w:id="233"/>
      <w:r>
        <w:t>. Maiores quedas em 5 dias</w:t>
      </w:r>
      <w:bookmarkEnd w:id="234"/>
      <w:bookmarkEnd w:id="235"/>
    </w:p>
    <w:p w14:paraId="54EA14D4" w14:textId="3837D7A4" w:rsidR="005212E7" w:rsidRDefault="005212E7" w:rsidP="002F168E">
      <w:pPr>
        <w:pStyle w:val="Image"/>
      </w:pPr>
      <w:r>
        <w:rPr>
          <w:lang w:val="en-US" w:eastAsia="en-US"/>
        </w:rP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7C43C0">
            <w:rPr>
              <w:noProof/>
            </w:rPr>
            <w:t>(BARCHART, 2016)</w:t>
          </w:r>
          <w:r>
            <w:fldChar w:fldCharType="end"/>
          </w:r>
        </w:sdtContent>
      </w:sdt>
    </w:p>
    <w:p w14:paraId="6957F0D7" w14:textId="777A2ED8" w:rsidR="00882F55" w:rsidRDefault="005579BF" w:rsidP="00AD1FC5">
      <w:pPr>
        <w:pStyle w:val="Heading1"/>
      </w:pPr>
      <w:r>
        <w:br w:type="page"/>
      </w:r>
      <w:bookmarkStart w:id="236" w:name="_Toc486423146"/>
      <w:r w:rsidR="009D104B">
        <w:lastRenderedPageBreak/>
        <w:t>ESTADO DA ARTE</w:t>
      </w:r>
      <w:bookmarkEnd w:id="236"/>
    </w:p>
    <w:p w14:paraId="0C024F03" w14:textId="77777777" w:rsidR="00882F55" w:rsidRDefault="00882F55" w:rsidP="00882F55"/>
    <w:p w14:paraId="63C70D2F" w14:textId="256411FA"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w:t>
      </w:r>
      <w:r w:rsidR="00A03F51">
        <w:t>entre eles</w:t>
      </w:r>
      <w:r>
        <w:t>.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054B07B7" w:rsidR="00156B6A" w:rsidRDefault="00156B6A" w:rsidP="00AD1FC5">
      <w:pPr>
        <w:pStyle w:val="Heading2"/>
      </w:pPr>
      <w:bookmarkStart w:id="237" w:name="_Toc465711366"/>
      <w:bookmarkStart w:id="238" w:name="_Toc486423147"/>
      <w:r>
        <w:t>Excel + VBA</w:t>
      </w:r>
      <w:bookmarkEnd w:id="237"/>
      <w:bookmarkEnd w:id="238"/>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7C43C0">
            <w:rPr>
              <w:noProof/>
              <w:lang w:eastAsia="pt-BR"/>
            </w:rPr>
            <w:t>(MICROSOFT, 2016)</w:t>
          </w:r>
          <w:r w:rsidR="0058396B">
            <w:rPr>
              <w:lang w:eastAsia="pt-BR"/>
            </w:rPr>
            <w:fldChar w:fldCharType="end"/>
          </w:r>
        </w:sdtContent>
      </w:sdt>
    </w:p>
    <w:p w14:paraId="304EDD51" w14:textId="0B58D6FB" w:rsidR="003D2C9B" w:rsidRDefault="00A03F51" w:rsidP="382A6C4F">
      <w:pPr>
        <w:rPr>
          <w:lang w:eastAsia="pt-BR"/>
        </w:rPr>
      </w:pPr>
      <w:r>
        <w:rPr>
          <w:lang w:eastAsia="pt-BR"/>
        </w:rPr>
        <w:t>A</w:t>
      </w:r>
      <w:r w:rsidR="003D2C9B">
        <w:rPr>
          <w:lang w:eastAsia="pt-BR"/>
        </w:rPr>
        <w:t xml:space="preserve"> linguagem de programação </w:t>
      </w:r>
      <w:r>
        <w:rPr>
          <w:lang w:eastAsia="pt-BR"/>
        </w:rPr>
        <w:t>VBA permite</w:t>
      </w:r>
      <w:r w:rsidR="003D2C9B">
        <w:rPr>
          <w:lang w:eastAsia="pt-BR"/>
        </w:rPr>
        <w:t xml:space="preserve"> customiza</w:t>
      </w:r>
      <w:r>
        <w:rPr>
          <w:lang w:eastAsia="pt-BR"/>
        </w:rPr>
        <w:t>r</w:t>
      </w:r>
      <w:r w:rsidR="003D2C9B">
        <w:rPr>
          <w:lang w:eastAsia="pt-BR"/>
        </w:rPr>
        <w:t xml:space="preserve"> os aplicativos do Office.</w:t>
      </w:r>
      <w:r w:rsidR="0099442B">
        <w:rPr>
          <w:lang w:eastAsia="pt-BR"/>
        </w:rPr>
        <w:t xml:space="preserve"> Com </w:t>
      </w:r>
      <w:r>
        <w:rPr>
          <w:lang w:eastAsia="pt-BR"/>
        </w:rPr>
        <w:t xml:space="preserve">ela </w:t>
      </w:r>
      <w:r w:rsidR="0099442B">
        <w:rPr>
          <w:lang w:eastAsia="pt-BR"/>
        </w:rPr>
        <w:t xml:space="preserve">é possível automatizar tarefas repetitivas e integrar </w:t>
      </w:r>
      <w:r>
        <w:rPr>
          <w:lang w:eastAsia="pt-BR"/>
        </w:rPr>
        <w:t xml:space="preserve">as </w:t>
      </w:r>
      <w:r w:rsidR="0099442B">
        <w:rPr>
          <w:lang w:eastAsia="pt-BR"/>
        </w:rPr>
        <w:t>aplicações do Office.</w:t>
      </w:r>
      <w:r w:rsidR="003D2C9B">
        <w:rPr>
          <w:lang w:eastAsia="pt-BR"/>
        </w:rPr>
        <w:t xml:space="preserve"> </w:t>
      </w:r>
      <w:sdt>
        <w:sdtPr>
          <w:rPr>
            <w:lang w:eastAsia="pt-BR"/>
          </w:rPr>
          <w:id w:val="-1767917459"/>
          <w:citation/>
        </w:sdtPr>
        <w:sdtContent>
          <w:r w:rsidR="003D2C9B">
            <w:rPr>
              <w:lang w:eastAsia="pt-BR"/>
            </w:rPr>
            <w:fldChar w:fldCharType="begin"/>
          </w:r>
          <w:r w:rsidR="003D2C9B">
            <w:rPr>
              <w:lang w:eastAsia="pt-BR"/>
            </w:rPr>
            <w:instrText xml:space="preserve">CITATION Mic09 \l 1046 </w:instrText>
          </w:r>
          <w:r w:rsidR="003D2C9B">
            <w:rPr>
              <w:lang w:eastAsia="pt-BR"/>
            </w:rPr>
            <w:fldChar w:fldCharType="separate"/>
          </w:r>
          <w:r w:rsidR="007C43C0">
            <w:rPr>
              <w:noProof/>
              <w:lang w:eastAsia="pt-BR"/>
            </w:rPr>
            <w:t>(MICROSOFT, 2009)</w:t>
          </w:r>
          <w:r w:rsidR="003D2C9B">
            <w:rPr>
              <w:lang w:eastAsia="pt-BR"/>
            </w:rPr>
            <w:fldChar w:fldCharType="end"/>
          </w:r>
        </w:sdtContent>
      </w:sdt>
    </w:p>
    <w:p w14:paraId="2E2F8E83" w14:textId="2331C529" w:rsidR="0099442B" w:rsidRDefault="00A03F51" w:rsidP="6103A698">
      <w:pPr>
        <w:rPr>
          <w:lang w:eastAsia="pt-BR"/>
        </w:rPr>
      </w:pPr>
      <w:r>
        <w:rPr>
          <w:lang w:eastAsia="pt-BR"/>
        </w:rPr>
        <w:t xml:space="preserve">No caso da análise de ações, </w:t>
      </w:r>
      <w:r w:rsidRPr="6103A698">
        <w:rPr>
          <w:lang w:eastAsia="pt-BR"/>
        </w:rPr>
        <w:t xml:space="preserve">com </w:t>
      </w:r>
      <w:r w:rsidR="6103A698" w:rsidRPr="6103A698">
        <w:rPr>
          <w:lang w:eastAsia="pt-BR"/>
        </w:rPr>
        <w:t xml:space="preserve">o Excel é possível criar campos para escolher o período </w:t>
      </w:r>
      <w:r>
        <w:rPr>
          <w:lang w:eastAsia="pt-BR"/>
        </w:rPr>
        <w:t>para o qual se deseja</w:t>
      </w:r>
      <w:r w:rsidR="6103A698" w:rsidRPr="6103A698">
        <w:rPr>
          <w:lang w:eastAsia="pt-BR"/>
        </w:rPr>
        <w:t xml:space="preserve"> extrair os dados, escolher os papeis e os campos. Após essa operação, com o uso do VBA faz-se a extração dos dados de alguma fonte, como </w:t>
      </w:r>
      <w:r w:rsidR="00AC2895" w:rsidRPr="6103A698">
        <w:rPr>
          <w:lang w:eastAsia="pt-BR"/>
        </w:rPr>
        <w:t>por exemplo,</w:t>
      </w:r>
      <w:r w:rsidR="6103A698" w:rsidRPr="6103A698">
        <w:rPr>
          <w:lang w:eastAsia="pt-BR"/>
        </w:rPr>
        <w:t xml:space="preserve"> do site do Yahoo. </w:t>
      </w:r>
      <w:r>
        <w:rPr>
          <w:lang w:eastAsia="pt-BR"/>
        </w:rPr>
        <w:t>De posse dos dados</w:t>
      </w:r>
      <w:r w:rsidR="00126031">
        <w:rPr>
          <w:lang w:eastAsia="pt-BR"/>
        </w:rPr>
        <w:t>,</w:t>
      </w:r>
      <w:r w:rsidR="6103A698" w:rsidRPr="6103A698">
        <w:rPr>
          <w:lang w:eastAsia="pt-BR"/>
        </w:rPr>
        <w:t xml:space="preserve"> descobre</w:t>
      </w:r>
      <w:r w:rsidR="00126031">
        <w:rPr>
          <w:lang w:eastAsia="pt-BR"/>
        </w:rPr>
        <w:t>m-se</w:t>
      </w:r>
      <w:r w:rsidR="6103A698" w:rsidRPr="6103A698">
        <w:rPr>
          <w:lang w:eastAsia="pt-BR"/>
        </w:rPr>
        <w:t xml:space="preserve"> os valores limites da amostra e faz</w:t>
      </w:r>
      <w:r w:rsidR="00126031">
        <w:rPr>
          <w:lang w:eastAsia="pt-BR"/>
        </w:rPr>
        <w:t>-se</w:t>
      </w:r>
      <w:r w:rsidR="6103A698" w:rsidRPr="6103A698">
        <w:rPr>
          <w:lang w:eastAsia="pt-BR"/>
        </w:rPr>
        <w:t xml:space="preserve"> a normalização dos valores com possíveis margens no Excel. A </w:t>
      </w:r>
      <w:r w:rsidR="00126031">
        <w:rPr>
          <w:lang w:eastAsia="pt-BR"/>
        </w:rPr>
        <w:t>etapa de treinamento da</w:t>
      </w:r>
      <w:r w:rsidR="6103A698" w:rsidRPr="6103A698">
        <w:rPr>
          <w:lang w:eastAsia="pt-BR"/>
        </w:rPr>
        <w:t xml:space="preserve"> rede é possível com o uso de alguns </w:t>
      </w:r>
      <w:r w:rsidR="00126031">
        <w:rPr>
          <w:lang w:eastAsia="pt-BR"/>
        </w:rPr>
        <w:t>módulos de extensão (</w:t>
      </w:r>
      <w:r w:rsidR="6103A698" w:rsidRPr="009D104B">
        <w:rPr>
          <w:i/>
          <w:lang w:eastAsia="pt-BR"/>
        </w:rPr>
        <w:t>add-ins</w:t>
      </w:r>
      <w:r w:rsidR="00126031">
        <w:rPr>
          <w:lang w:eastAsia="pt-BR"/>
        </w:rPr>
        <w:t>)</w:t>
      </w:r>
      <w:r w:rsidR="6103A698" w:rsidRPr="6103A698">
        <w:rPr>
          <w:lang w:eastAsia="pt-BR"/>
        </w:rPr>
        <w:t xml:space="preserve"> como o NeuroXL</w:t>
      </w:r>
      <w:sdt>
        <w:sdtPr>
          <w:rPr>
            <w:lang w:eastAsia="pt-BR"/>
          </w:rPr>
          <w:id w:val="-1942063114"/>
          <w:citation/>
        </w:sdtPr>
        <w:sdtContent>
          <w:r w:rsidR="009D104B">
            <w:rPr>
              <w:lang w:eastAsia="pt-BR"/>
            </w:rPr>
            <w:fldChar w:fldCharType="begin"/>
          </w:r>
          <w:r w:rsidR="009D104B" w:rsidRPr="009D104B">
            <w:rPr>
              <w:lang w:eastAsia="pt-BR"/>
            </w:rPr>
            <w:instrText xml:space="preserve"> CITATION FRA98 \l 1033 </w:instrText>
          </w:r>
          <w:r w:rsidR="009D104B">
            <w:rPr>
              <w:lang w:eastAsia="pt-BR"/>
            </w:rPr>
            <w:fldChar w:fldCharType="separate"/>
          </w:r>
          <w:r w:rsidR="007C43C0">
            <w:rPr>
              <w:noProof/>
              <w:lang w:eastAsia="pt-BR"/>
            </w:rPr>
            <w:t xml:space="preserve"> (FRANZ AG, 1998)</w:t>
          </w:r>
          <w:r w:rsidR="009D104B">
            <w:rPr>
              <w:lang w:eastAsia="pt-BR"/>
            </w:rPr>
            <w:fldChar w:fldCharType="end"/>
          </w:r>
        </w:sdtContent>
      </w:sdt>
      <w:r w:rsidR="6103A698" w:rsidRPr="6103A698">
        <w:rPr>
          <w:lang w:eastAsia="pt-BR"/>
        </w:rPr>
        <w:t>, ou o NeuroNetwork Add-in</w:t>
      </w:r>
      <w:r w:rsidR="009D104B">
        <w:rPr>
          <w:lang w:eastAsia="pt-BR"/>
        </w:rPr>
        <w:t xml:space="preserve"> </w:t>
      </w:r>
      <w:sdt>
        <w:sdtPr>
          <w:rPr>
            <w:lang w:eastAsia="pt-BR"/>
          </w:rPr>
          <w:id w:val="-2108576340"/>
          <w:citation/>
        </w:sdtPr>
        <w:sdtContent>
          <w:r w:rsidR="009D104B">
            <w:rPr>
              <w:lang w:eastAsia="pt-BR"/>
            </w:rPr>
            <w:fldChar w:fldCharType="begin"/>
          </w:r>
          <w:r w:rsidR="009D104B">
            <w:rPr>
              <w:lang w:eastAsia="pt-BR"/>
            </w:rPr>
            <w:instrText xml:space="preserve">CITATION Uni \l 1033 </w:instrText>
          </w:r>
          <w:r w:rsidR="009D104B">
            <w:rPr>
              <w:lang w:eastAsia="pt-BR"/>
            </w:rPr>
            <w:fldChar w:fldCharType="separate"/>
          </w:r>
          <w:r w:rsidR="007C43C0">
            <w:rPr>
              <w:noProof/>
              <w:lang w:eastAsia="pt-BR"/>
            </w:rPr>
            <w:t>(ADELAIDE, 2010)</w:t>
          </w:r>
          <w:r w:rsidR="009D104B">
            <w:rPr>
              <w:lang w:eastAsia="pt-BR"/>
            </w:rPr>
            <w:fldChar w:fldCharType="end"/>
          </w:r>
        </w:sdtContent>
      </w:sdt>
      <w:r w:rsidR="6103A698" w:rsidRPr="6103A698">
        <w:rPr>
          <w:lang w:eastAsia="pt-BR"/>
        </w:rPr>
        <w:t xml:space="preserve">. Essas opções não são completas, mas é possível criar uma rede, mesmo que bem simples. </w:t>
      </w:r>
      <w:r w:rsidR="00126031">
        <w:rPr>
          <w:lang w:eastAsia="pt-BR"/>
        </w:rPr>
        <w:t>A etapa de geração do</w:t>
      </w:r>
      <w:r w:rsidR="6103A698" w:rsidRPr="6103A698">
        <w:rPr>
          <w:lang w:eastAsia="pt-BR"/>
        </w:rPr>
        <w:t xml:space="preserve"> </w:t>
      </w:r>
      <w:r w:rsidR="6103A698" w:rsidRPr="6103A698">
        <w:rPr>
          <w:lang w:eastAsia="pt-BR"/>
        </w:rPr>
        <w:lastRenderedPageBreak/>
        <w:t xml:space="preserve">relatório </w:t>
      </w:r>
      <w:r w:rsidR="00126031">
        <w:rPr>
          <w:lang w:eastAsia="pt-BR"/>
        </w:rPr>
        <w:t>pode ser</w:t>
      </w:r>
      <w:r w:rsidR="00126031" w:rsidRPr="6103A698">
        <w:rPr>
          <w:lang w:eastAsia="pt-BR"/>
        </w:rPr>
        <w:t xml:space="preserve"> </w:t>
      </w:r>
      <w:r w:rsidR="6103A698" w:rsidRPr="6103A698">
        <w:rPr>
          <w:lang w:eastAsia="pt-BR"/>
        </w:rPr>
        <w:t>executada facilmente com a criação de gráficos no Excel e com cálculo</w:t>
      </w:r>
      <w:r w:rsidR="00126031">
        <w:rPr>
          <w:lang w:eastAsia="pt-BR"/>
        </w:rPr>
        <w:t>s</w:t>
      </w:r>
      <w:r w:rsidR="6103A698" w:rsidRPr="6103A698">
        <w:rPr>
          <w:lang w:eastAsia="pt-BR"/>
        </w:rPr>
        <w:t xml:space="preserve"> </w:t>
      </w:r>
      <w:r w:rsidR="00126031">
        <w:rPr>
          <w:lang w:eastAsia="pt-BR"/>
        </w:rPr>
        <w:t xml:space="preserve">de medidas estatísticas relevantes </w:t>
      </w:r>
      <w:r w:rsidR="002C4B4E">
        <w:rPr>
          <w:lang w:eastAsia="pt-BR"/>
        </w:rPr>
        <w:t>disponíveis</w:t>
      </w:r>
      <w:r w:rsidR="00126031">
        <w:rPr>
          <w:lang w:eastAsia="pt-BR"/>
        </w:rPr>
        <w:t xml:space="preserve"> no software excel</w:t>
      </w:r>
      <w:r w:rsidR="6103A698" w:rsidRPr="6103A698">
        <w:rPr>
          <w:lang w:eastAsia="pt-BR"/>
        </w:rPr>
        <w:t>.</w:t>
      </w:r>
    </w:p>
    <w:p w14:paraId="40CF85DE" w14:textId="2E328313" w:rsidR="00CD55E6" w:rsidRDefault="00CD55E6" w:rsidP="000D0D4C">
      <w:pPr>
        <w:rPr>
          <w:lang w:eastAsia="pt-BR"/>
        </w:rPr>
      </w:pPr>
    </w:p>
    <w:p w14:paraId="5630BDAC" w14:textId="439A19A5" w:rsidR="00CD55E6" w:rsidRDefault="00CD55E6" w:rsidP="00AD1FC5">
      <w:pPr>
        <w:pStyle w:val="Heading2"/>
      </w:pPr>
      <w:bookmarkStart w:id="239" w:name="_Toc486423148"/>
      <w:r>
        <w:t>Weka</w:t>
      </w:r>
      <w:bookmarkEnd w:id="239"/>
    </w:p>
    <w:p w14:paraId="0FF269DA" w14:textId="7CED7BD8" w:rsidR="00CD55E6" w:rsidRDefault="00CD55E6" w:rsidP="00CD55E6">
      <w:pPr>
        <w:rPr>
          <w:lang w:eastAsia="pt-BR"/>
        </w:rPr>
      </w:pPr>
    </w:p>
    <w:p w14:paraId="3DB5104B" w14:textId="222FB391"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w:t>
      </w:r>
      <w:r w:rsidR="00126031">
        <w:t xml:space="preserve">a </w:t>
      </w:r>
      <w:r w:rsidR="00C47032">
        <w:t xml:space="preserve">um pássaro que não </w:t>
      </w:r>
      <w:r w:rsidR="00AC2895">
        <w:t>voa</w:t>
      </w:r>
      <w:r w:rsidR="00C47032">
        <w:t xml:space="preserve">, encontrado somente na Nova Zelândia, já que foi desenvolvido na Universidade de Waikato localizado neste </w:t>
      </w:r>
      <w:r w:rsidR="002C4B4E">
        <w:t xml:space="preserve">país. </w:t>
      </w:r>
      <w:sdt>
        <w:sdtPr>
          <w:id w:val="27846332"/>
          <w:citation/>
        </w:sdtPr>
        <w:sdtContent>
          <w:r w:rsidR="00C47032">
            <w:fldChar w:fldCharType="begin"/>
          </w:r>
          <w:r w:rsidR="009D104B">
            <w:instrText xml:space="preserve">CITATION Uni16 \l 1033 </w:instrText>
          </w:r>
          <w:r w:rsidR="00C47032">
            <w:fldChar w:fldCharType="separate"/>
          </w:r>
          <w:r w:rsidR="007C43C0">
            <w:rPr>
              <w:noProof/>
            </w:rPr>
            <w:t>(UNIVERSITY OF WAIKATO, 2010)</w:t>
          </w:r>
          <w:r w:rsidR="00C47032">
            <w:fldChar w:fldCharType="end"/>
          </w:r>
        </w:sdtContent>
      </w:sdt>
    </w:p>
    <w:p w14:paraId="3BEA0D5F" w14:textId="33FFC6D2" w:rsidR="006E4D24" w:rsidRDefault="006E4D24" w:rsidP="00CD55E6">
      <w:r>
        <w:t xml:space="preserve">Com </w:t>
      </w:r>
      <w:r w:rsidR="00126031">
        <w:t>este software</w:t>
      </w:r>
      <w:r>
        <w:t xml:space="preserve"> é possível normalizar os dados, escolhendo</w:t>
      </w:r>
      <w:r w:rsidR="00126031">
        <w:t>-se</w:t>
      </w:r>
      <w:r>
        <w:t xml:space="preserve"> </w:t>
      </w:r>
      <w:r w:rsidR="00126031">
        <w:t xml:space="preserve">apenas </w:t>
      </w:r>
      <w:r>
        <w:t xml:space="preserve">os limites </w:t>
      </w:r>
      <w:sdt>
        <w:sdtPr>
          <w:id w:val="1215850695"/>
          <w:citation/>
        </w:sdtPr>
        <w:sdtContent>
          <w:r>
            <w:fldChar w:fldCharType="begin"/>
          </w:r>
          <w:r w:rsidRPr="001E6EF9">
            <w:instrText xml:space="preserve"> CITATION Bro16 \l 1033 </w:instrText>
          </w:r>
          <w:r>
            <w:fldChar w:fldCharType="separate"/>
          </w:r>
          <w:r w:rsidR="007C43C0">
            <w:rPr>
              <w:noProof/>
            </w:rPr>
            <w:t>(BROWNLEE, 2016)</w:t>
          </w:r>
          <w:r>
            <w:fldChar w:fldCharType="end"/>
          </w:r>
        </w:sdtContent>
      </w:sdt>
      <w:r>
        <w:t xml:space="preserve">. Não </w:t>
      </w:r>
      <w:r w:rsidR="00126031">
        <w:t>é possível</w:t>
      </w:r>
      <w:r>
        <w:t xml:space="preserve"> escolher uma margem de forma </w:t>
      </w:r>
      <w:r w:rsidR="00126031">
        <w:t>direta</w:t>
      </w:r>
      <w:r>
        <w:t xml:space="preserve">, </w:t>
      </w:r>
      <w:r w:rsidR="00126031">
        <w:t>somente com aplicação</w:t>
      </w:r>
      <w:r>
        <w:t xml:space="preserve"> </w:t>
      </w:r>
      <w:r w:rsidR="00126031">
        <w:t>d</w:t>
      </w:r>
      <w:r>
        <w:t xml:space="preserve">a </w:t>
      </w:r>
      <w:r>
        <w:fldChar w:fldCharType="begin"/>
      </w:r>
      <w:r>
        <w:instrText xml:space="preserve"> REF _Ref463116623 \h </w:instrText>
      </w:r>
      <w:r>
        <w:fldChar w:fldCharType="separate"/>
      </w:r>
      <w:r w:rsidR="00D21753">
        <w:t xml:space="preserve">Equação </w:t>
      </w:r>
      <w:r w:rsidR="00D21753">
        <w:rPr>
          <w:noProof/>
        </w:rPr>
        <w:t>8</w:t>
      </w:r>
      <w:r>
        <w:fldChar w:fldCharType="end"/>
      </w:r>
      <w:r w:rsidR="00126031">
        <w:t>, sendo assim,</w:t>
      </w:r>
      <w:r>
        <w:t xml:space="preserve"> </w:t>
      </w:r>
      <w:r w:rsidR="001E6EF9">
        <w:t>essa capacidade será desconsiderada.</w:t>
      </w:r>
    </w:p>
    <w:p w14:paraId="6E60CDF4" w14:textId="25E5D6EE" w:rsidR="001E6EF9" w:rsidRDefault="001E6EF9" w:rsidP="00CD55E6">
      <w:r>
        <w:t xml:space="preserve">Para a criação da rede, </w:t>
      </w:r>
      <w:r w:rsidR="002C4B4E">
        <w:t>podem-se</w:t>
      </w:r>
      <w:r>
        <w:t xml:space="preserve"> escolher quantas camadas a rede terá, bem como quantos </w:t>
      </w:r>
      <w:r w:rsidR="00AC2895">
        <w:t>neurônios</w:t>
      </w:r>
      <w:r>
        <w:t xml:space="preserve"> por camada. A escolha da função de ativação, bem como </w:t>
      </w:r>
      <w:r w:rsidR="00427AB2">
        <w:t>d</w:t>
      </w:r>
      <w:r>
        <w:t xml:space="preserve">o algoritmo de aprendizagem </w:t>
      </w:r>
      <w:r w:rsidR="00C73546">
        <w:t xml:space="preserve">não </w:t>
      </w:r>
      <w:r w:rsidR="00AC2895">
        <w:t>é suportada</w:t>
      </w:r>
      <w:r w:rsidR="00C73546">
        <w:t>. Também é possível escolher o</w:t>
      </w:r>
      <w:r w:rsidR="00427AB2">
        <w:t>s</w:t>
      </w:r>
      <w:r w:rsidR="00C73546">
        <w:t xml:space="preserve"> período</w:t>
      </w:r>
      <w:r w:rsidR="00427AB2">
        <w:t>s</w:t>
      </w:r>
      <w:r w:rsidR="00C73546">
        <w:t xml:space="preserve"> de treinamento</w:t>
      </w:r>
      <w:r w:rsidR="00427AB2">
        <w:t xml:space="preserve"> e</w:t>
      </w:r>
      <w:r w:rsidR="00C73546">
        <w:t xml:space="preserve"> de validação e configurar alguns avisos caso a rede dê algum tipo de erro </w:t>
      </w:r>
      <w:sdt>
        <w:sdtPr>
          <w:id w:val="1167595727"/>
          <w:citation/>
        </w:sdtPr>
        <w:sdtContent>
          <w:r w:rsidR="00C73546">
            <w:fldChar w:fldCharType="begin"/>
          </w:r>
          <w:r w:rsidR="009D104B">
            <w:instrText xml:space="preserve">CITATION Wek16 \l 1033 </w:instrText>
          </w:r>
          <w:r w:rsidR="00C73546">
            <w:fldChar w:fldCharType="separate"/>
          </w:r>
          <w:r w:rsidR="007C43C0">
            <w:rPr>
              <w:noProof/>
            </w:rPr>
            <w:t>(WEKA, 2010)</w:t>
          </w:r>
          <w:r w:rsidR="00C73546">
            <w:fldChar w:fldCharType="end"/>
          </w:r>
        </w:sdtContent>
      </w:sdt>
      <w:r w:rsidR="00C73546" w:rsidRPr="6103A698">
        <w:t>.</w:t>
      </w:r>
    </w:p>
    <w:p w14:paraId="11E4753D" w14:textId="77777777" w:rsidR="00CD55E6" w:rsidRDefault="00CD55E6" w:rsidP="00CD55E6">
      <w:pPr>
        <w:rPr>
          <w:lang w:eastAsia="pt-BR"/>
        </w:rPr>
      </w:pPr>
    </w:p>
    <w:p w14:paraId="0DC1904E" w14:textId="28BF6BE4" w:rsidR="00CD55E6" w:rsidRPr="00CD55E6" w:rsidRDefault="00CD55E6" w:rsidP="00AD1FC5">
      <w:pPr>
        <w:pStyle w:val="Heading2"/>
      </w:pPr>
      <w:bookmarkStart w:id="240" w:name="_Toc486423149"/>
      <w:r>
        <w:t>Neuroph Studio</w:t>
      </w:r>
      <w:bookmarkEnd w:id="240"/>
    </w:p>
    <w:p w14:paraId="20956DAF" w14:textId="2FCCD7DC" w:rsidR="00CD55E6" w:rsidRDefault="00CD55E6" w:rsidP="00CD55E6">
      <w:pPr>
        <w:rPr>
          <w:lang w:eastAsia="pt-BR"/>
        </w:rPr>
      </w:pPr>
    </w:p>
    <w:p w14:paraId="6081CD4A" w14:textId="74CB8E96" w:rsidR="00CD55E6" w:rsidRDefault="00C73546" w:rsidP="6103A698">
      <w:pPr>
        <w:rPr>
          <w:lang w:eastAsia="pt-BR"/>
        </w:rPr>
      </w:pPr>
      <w:r>
        <w:rPr>
          <w:lang w:eastAsia="pt-BR"/>
        </w:rPr>
        <w:t>O Neuroph Studio é um framework leve para Java que auxilia o desenvolvimento de arquiteturas de redes neurais</w:t>
      </w:r>
      <w:r w:rsidR="00427AB2">
        <w:rPr>
          <w:lang w:eastAsia="pt-BR"/>
        </w:rPr>
        <w:t>, com</w:t>
      </w:r>
      <w:r w:rsidR="00EA0CB5">
        <w:rPr>
          <w:lang w:eastAsia="pt-BR"/>
        </w:rPr>
        <w:t xml:space="preserve"> o intuito de simplificar </w:t>
      </w:r>
      <w:r w:rsidR="00427AB2">
        <w:rPr>
          <w:lang w:eastAsia="pt-BR"/>
        </w:rPr>
        <w:t xml:space="preserve">esse </w:t>
      </w:r>
      <w:r w:rsidR="002C4B4E">
        <w:rPr>
          <w:lang w:eastAsia="pt-BR"/>
        </w:rPr>
        <w:t xml:space="preserve">desenvolvimento. </w:t>
      </w:r>
      <w:sdt>
        <w:sdtPr>
          <w:rPr>
            <w:lang w:eastAsia="pt-BR"/>
          </w:rPr>
          <w:id w:val="73557335"/>
          <w:citation/>
        </w:sdtPr>
        <w:sdtContent>
          <w:r w:rsidR="00EA0CB5">
            <w:rPr>
              <w:lang w:eastAsia="pt-BR"/>
            </w:rPr>
            <w:fldChar w:fldCharType="begin"/>
          </w:r>
          <w:r w:rsidR="009D104B">
            <w:rPr>
              <w:lang w:eastAsia="pt-BR"/>
            </w:rPr>
            <w:instrText xml:space="preserve">CITATION Neu16 \l 1033 </w:instrText>
          </w:r>
          <w:r w:rsidR="00EA0CB5">
            <w:rPr>
              <w:lang w:eastAsia="pt-BR"/>
            </w:rPr>
            <w:fldChar w:fldCharType="separate"/>
          </w:r>
          <w:r w:rsidR="007C43C0">
            <w:rPr>
              <w:noProof/>
              <w:lang w:eastAsia="pt-BR"/>
            </w:rPr>
            <w:t>(NEUROPH, 2008)</w:t>
          </w:r>
          <w:r w:rsidR="00EA0CB5">
            <w:rPr>
              <w:lang w:eastAsia="pt-BR"/>
            </w:rPr>
            <w:fldChar w:fldCharType="end"/>
          </w:r>
        </w:sdtContent>
      </w:sdt>
      <w:r w:rsidR="00CC584F">
        <w:rPr>
          <w:lang w:eastAsia="pt-BR"/>
        </w:rPr>
        <w:t>.</w:t>
      </w:r>
    </w:p>
    <w:p w14:paraId="562A5724" w14:textId="6D47AFB9" w:rsidR="00CC584F" w:rsidRDefault="00EA0CB5" w:rsidP="6103A698">
      <w:pPr>
        <w:rPr>
          <w:lang w:eastAsia="pt-BR"/>
        </w:rPr>
      </w:pPr>
      <w:r>
        <w:rPr>
          <w:lang w:eastAsia="pt-BR"/>
        </w:rPr>
        <w:t xml:space="preserve">Com o uso </w:t>
      </w:r>
      <w:r w:rsidR="00427AB2">
        <w:rPr>
          <w:lang w:eastAsia="pt-BR"/>
        </w:rPr>
        <w:t xml:space="preserve">deste </w:t>
      </w:r>
      <w:r>
        <w:rPr>
          <w:lang w:eastAsia="pt-BR"/>
        </w:rPr>
        <w:t>software</w:t>
      </w:r>
      <w:r w:rsidR="00427AB2">
        <w:rPr>
          <w:lang w:eastAsia="pt-BR"/>
        </w:rPr>
        <w:t>,</w:t>
      </w:r>
      <w:r>
        <w:rPr>
          <w:lang w:eastAsia="pt-BR"/>
        </w:rPr>
        <w:t xml:space="preserve"> é possível criar </w:t>
      </w:r>
      <w:r w:rsidR="00CC584F">
        <w:rPr>
          <w:lang w:eastAsia="pt-BR"/>
        </w:rPr>
        <w:t xml:space="preserve">uma </w:t>
      </w:r>
      <w:r w:rsidR="00817DA3">
        <w:rPr>
          <w:lang w:eastAsia="pt-BR"/>
        </w:rPr>
        <w:t>RNA</w:t>
      </w:r>
      <w:r w:rsidR="00CC584F">
        <w:rPr>
          <w:lang w:eastAsia="pt-BR"/>
        </w:rPr>
        <w:t xml:space="preserve"> bem completa, </w:t>
      </w:r>
      <w:r w:rsidR="00427AB2">
        <w:rPr>
          <w:lang w:eastAsia="pt-BR"/>
        </w:rPr>
        <w:t>sendo possível escolher</w:t>
      </w:r>
      <w:r w:rsidR="00CC584F">
        <w:rPr>
          <w:lang w:eastAsia="pt-BR"/>
        </w:rPr>
        <w:t xml:space="preserve"> quantos </w:t>
      </w:r>
      <w:r w:rsidR="00AC2895">
        <w:rPr>
          <w:lang w:eastAsia="pt-BR"/>
        </w:rPr>
        <w:t>neurônios</w:t>
      </w:r>
      <w:r w:rsidR="00CC584F">
        <w:rPr>
          <w:lang w:eastAsia="pt-BR"/>
        </w:rPr>
        <w:t xml:space="preserve"> por camada</w:t>
      </w:r>
      <w:r w:rsidR="00427AB2">
        <w:rPr>
          <w:lang w:eastAsia="pt-BR"/>
        </w:rPr>
        <w:t>,</w:t>
      </w:r>
      <w:r w:rsidR="00CC584F">
        <w:rPr>
          <w:lang w:eastAsia="pt-BR"/>
        </w:rPr>
        <w:t xml:space="preserve"> quantas cama</w:t>
      </w:r>
      <w:r w:rsidR="00427AB2">
        <w:rPr>
          <w:lang w:eastAsia="pt-BR"/>
        </w:rPr>
        <w:t>da</w:t>
      </w:r>
      <w:r w:rsidR="00CC584F">
        <w:rPr>
          <w:lang w:eastAsia="pt-BR"/>
        </w:rPr>
        <w:t xml:space="preserve">s,  a função de ativação (chamada função de transferência) por </w:t>
      </w:r>
      <w:r w:rsidR="00AC2895">
        <w:rPr>
          <w:lang w:eastAsia="pt-BR"/>
        </w:rPr>
        <w:t>neurônio</w:t>
      </w:r>
      <w:r w:rsidR="00CC584F">
        <w:rPr>
          <w:lang w:eastAsia="pt-BR"/>
        </w:rPr>
        <w:t xml:space="preserve"> e o algoritmo de </w:t>
      </w:r>
      <w:r w:rsidR="00CC584F">
        <w:rPr>
          <w:lang w:eastAsia="pt-BR"/>
        </w:rPr>
        <w:lastRenderedPageBreak/>
        <w:t>aprendizado (</w:t>
      </w:r>
      <w:r w:rsidR="0020236F">
        <w:rPr>
          <w:lang w:eastAsia="pt-BR"/>
        </w:rPr>
        <w:t>chamado</w:t>
      </w:r>
      <w:r w:rsidR="00CC584F">
        <w:rPr>
          <w:lang w:eastAsia="pt-BR"/>
        </w:rPr>
        <w:t xml:space="preserve"> regra de aprendizado). </w:t>
      </w:r>
      <w:r w:rsidR="0020236F">
        <w:rPr>
          <w:lang w:eastAsia="pt-BR"/>
        </w:rPr>
        <w:t>C</w:t>
      </w:r>
      <w:r w:rsidR="00CC584F">
        <w:rPr>
          <w:lang w:eastAsia="pt-BR"/>
        </w:rPr>
        <w:t xml:space="preserve">omo no caso do Weka, </w:t>
      </w:r>
      <w:r w:rsidR="0020236F">
        <w:rPr>
          <w:lang w:eastAsia="pt-BR"/>
        </w:rPr>
        <w:t xml:space="preserve">só é possível </w:t>
      </w:r>
      <w:r w:rsidR="00CC584F">
        <w:rPr>
          <w:lang w:eastAsia="pt-BR"/>
        </w:rPr>
        <w:t xml:space="preserve">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7C43C0">
            <w:rPr>
              <w:noProof/>
              <w:lang w:eastAsia="pt-BR"/>
            </w:rPr>
            <w:t>(NEUROPH, 2014)</w:t>
          </w:r>
          <w:r w:rsidR="00CC584F">
            <w:rPr>
              <w:lang w:eastAsia="pt-BR"/>
            </w:rPr>
            <w:fldChar w:fldCharType="end"/>
          </w:r>
        </w:sdtContent>
      </w:sdt>
    </w:p>
    <w:p w14:paraId="743BB10D" w14:textId="2469C75A" w:rsidR="005665A4" w:rsidRDefault="0020236F" w:rsidP="6103A698">
      <w:pPr>
        <w:rPr>
          <w:lang w:eastAsia="pt-BR"/>
        </w:rPr>
      </w:pPr>
      <w:r>
        <w:rPr>
          <w:lang w:eastAsia="pt-BR"/>
        </w:rPr>
        <w:t>Como resultado, tem-se</w:t>
      </w:r>
      <w:r w:rsidR="005665A4">
        <w:rPr>
          <w:lang w:eastAsia="pt-BR"/>
        </w:rPr>
        <w:t xml:space="preserve"> um gráfico com o total de erros por iteração, mas </w:t>
      </w:r>
      <w:r>
        <w:rPr>
          <w:lang w:eastAsia="pt-BR"/>
        </w:rPr>
        <w:t>medidas estatísticas como desvio padrão e variância não</w:t>
      </w:r>
      <w:r w:rsidR="005665A4">
        <w:rPr>
          <w:lang w:eastAsia="pt-BR"/>
        </w:rPr>
        <w:t xml:space="preserve"> são nativas. </w:t>
      </w:r>
      <w:sdt>
        <w:sdtPr>
          <w:rPr>
            <w:lang w:eastAsia="pt-BR"/>
          </w:rPr>
          <w:id w:val="1209612408"/>
          <w:citation/>
        </w:sdtPr>
        <w:sdtContent>
          <w:r w:rsidR="005665A4">
            <w:rPr>
              <w:lang w:eastAsia="pt-BR"/>
            </w:rPr>
            <w:fldChar w:fldCharType="begin"/>
          </w:r>
          <w:r w:rsidR="005665A4" w:rsidRPr="009D02FE">
            <w:rPr>
              <w:lang w:eastAsia="pt-BR"/>
            </w:rPr>
            <w:instrText xml:space="preserve"> CITATION Neu14 \l 1033 </w:instrText>
          </w:r>
          <w:r w:rsidR="005665A4">
            <w:rPr>
              <w:lang w:eastAsia="pt-BR"/>
            </w:rPr>
            <w:fldChar w:fldCharType="separate"/>
          </w:r>
          <w:r w:rsidR="007C43C0">
            <w:rPr>
              <w:noProof/>
              <w:lang w:eastAsia="pt-BR"/>
            </w:rPr>
            <w:t>(NEUROPH, 2014)</w:t>
          </w:r>
          <w:r w:rsidR="005665A4">
            <w:rPr>
              <w:lang w:eastAsia="pt-BR"/>
            </w:rPr>
            <w:fldChar w:fldCharType="end"/>
          </w:r>
        </w:sdtContent>
      </w:sdt>
    </w:p>
    <w:p w14:paraId="414BF31A" w14:textId="35436912" w:rsidR="005665A4" w:rsidRPr="00CD55E6" w:rsidRDefault="005665A4" w:rsidP="00CD55E6">
      <w:pPr>
        <w:rPr>
          <w:lang w:eastAsia="pt-BR"/>
        </w:rPr>
      </w:pPr>
    </w:p>
    <w:p w14:paraId="3BDDB77A" w14:textId="7D897784" w:rsidR="00CD55E6" w:rsidRPr="00267991" w:rsidRDefault="00CD55E6" w:rsidP="00AD1FC5">
      <w:pPr>
        <w:pStyle w:val="Heading2"/>
      </w:pPr>
      <w:bookmarkStart w:id="241" w:name="_Toc486423150"/>
      <w:r w:rsidRPr="00267991">
        <w:t>Matlab</w:t>
      </w:r>
      <w:bookmarkEnd w:id="241"/>
    </w:p>
    <w:p w14:paraId="0ECFA924" w14:textId="1859EE45" w:rsidR="00CD55E6" w:rsidRDefault="00CD55E6" w:rsidP="00CD55E6">
      <w:pPr>
        <w:rPr>
          <w:lang w:eastAsia="pt-BR"/>
        </w:rPr>
      </w:pPr>
    </w:p>
    <w:p w14:paraId="3D447FBD" w14:textId="01204D21"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DE76B2">
        <w:t xml:space="preserve">algoritmos de </w:t>
      </w:r>
      <w:r w:rsidR="00451AFD" w:rsidRPr="6103A698">
        <w:rPr>
          <w:i/>
          <w:iCs/>
        </w:rPr>
        <w:t>machine learning</w:t>
      </w:r>
      <w:r w:rsidR="00451AFD">
        <w:t xml:space="preserve">,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11043B">
            <w:instrText xml:space="preserve">CITATION Mat16 \l 1033 </w:instrText>
          </w:r>
          <w:r w:rsidR="00451AFD">
            <w:fldChar w:fldCharType="separate"/>
          </w:r>
          <w:r w:rsidR="007C43C0">
            <w:rPr>
              <w:noProof/>
            </w:rPr>
            <w:t>(MATHWORKS, 2007)</w:t>
          </w:r>
          <w:r w:rsidR="00451AFD">
            <w:fldChar w:fldCharType="end"/>
          </w:r>
        </w:sdtContent>
      </w:sdt>
    </w:p>
    <w:p w14:paraId="7DBF2FE7" w14:textId="28FD66F2" w:rsidR="00817DA3" w:rsidRDefault="00C20015" w:rsidP="00817DA3">
      <w:r>
        <w:t>A normalização é realizada somente com os limites, sem as margens. É possível</w:t>
      </w:r>
      <w:r w:rsidR="0001600D">
        <w:t xml:space="preserve">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w:t>
      </w:r>
      <w:r w:rsidR="0011043B">
        <w:t>tempo de treinamento (</w:t>
      </w:r>
      <w:r w:rsidR="007B29CE">
        <w:t>época</w:t>
      </w:r>
      <w:r w:rsidR="0011043B">
        <w:t>)</w:t>
      </w:r>
      <w:sdt>
        <w:sdtPr>
          <w:id w:val="1636916075"/>
          <w:citation/>
        </w:sdtPr>
        <w:sdtContent>
          <w:r w:rsidR="00F07837">
            <w:fldChar w:fldCharType="begin"/>
          </w:r>
          <w:r w:rsidR="00F07837" w:rsidRPr="00F07837">
            <w:instrText xml:space="preserve"> CITATION Dem03 \l 1033 </w:instrText>
          </w:r>
          <w:r w:rsidR="00F07837">
            <w:fldChar w:fldCharType="separate"/>
          </w:r>
          <w:r w:rsidR="007C43C0">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0C355D0A" w:rsidR="00817DA3" w:rsidRDefault="00817DA3" w:rsidP="00AD1FC5">
      <w:pPr>
        <w:pStyle w:val="Heading2"/>
      </w:pPr>
      <w:bookmarkStart w:id="242" w:name="_Toc486423151"/>
      <w:r>
        <w:t>NeuroFURG</w:t>
      </w:r>
      <w:bookmarkEnd w:id="242"/>
    </w:p>
    <w:p w14:paraId="07D82F85" w14:textId="1B320F1B" w:rsidR="00817DA3" w:rsidRDefault="00817DA3" w:rsidP="00817DA3"/>
    <w:p w14:paraId="6A7A42EB" w14:textId="0A831472" w:rsidR="00817DA3" w:rsidRDefault="00817DA3" w:rsidP="00817DA3">
      <w:r>
        <w:t>O NeuroFURG é uma ferramenta de construção e simulação de RNA</w:t>
      </w:r>
      <w:r w:rsidR="00C1541C">
        <w:t>s</w:t>
      </w:r>
      <w:r>
        <w:t xml:space="preserve"> com o foco </w:t>
      </w:r>
      <w:r w:rsidR="00C1541C">
        <w:t xml:space="preserve">nos </w:t>
      </w:r>
      <w:r>
        <w:t>modelos de neurônios Perceptron e Adaline (</w:t>
      </w:r>
      <w:r w:rsidR="000540F3">
        <w:t xml:space="preserve">esse último </w:t>
      </w:r>
      <w:r>
        <w:t xml:space="preserve">não abordado neste trabalho). </w:t>
      </w:r>
      <w:sdt>
        <w:sdtPr>
          <w:id w:val="-1450781613"/>
          <w:citation/>
        </w:sdtPr>
        <w:sdtContent>
          <w:r>
            <w:fldChar w:fldCharType="begin"/>
          </w:r>
          <w:r w:rsidRPr="009D02FE">
            <w:instrText xml:space="preserve"> CITATION Neu11 \l 1033 </w:instrText>
          </w:r>
          <w:r>
            <w:fldChar w:fldCharType="separate"/>
          </w:r>
          <w:r w:rsidR="007C43C0">
            <w:rPr>
              <w:noProof/>
            </w:rPr>
            <w:t>(NEUROFURG, 2011)</w:t>
          </w:r>
          <w:r>
            <w:fldChar w:fldCharType="end"/>
          </w:r>
        </w:sdtContent>
      </w:sdt>
    </w:p>
    <w:p w14:paraId="0C028DC4" w14:textId="3109C0F5" w:rsidR="00817DA3" w:rsidRDefault="00EA574F" w:rsidP="00817DA3">
      <w:r>
        <w:lastRenderedPageBreak/>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7C43C0" w:rsidRPr="007C43C0">
            <w:rPr>
              <w:noProof/>
              <w:lang w:val="en-US"/>
            </w:rPr>
            <w:t>(NEUROFURG, 2011)</w:t>
          </w:r>
          <w:r>
            <w:fldChar w:fldCharType="end"/>
          </w:r>
        </w:sdtContent>
      </w:sdt>
    </w:p>
    <w:p w14:paraId="5E3C339F" w14:textId="77777777" w:rsidR="00C1541C" w:rsidRDefault="00C1541C" w:rsidP="00817DA3"/>
    <w:p w14:paraId="63BA1D43" w14:textId="6AD0E6C0" w:rsidR="00EA574F" w:rsidRDefault="00EA574F" w:rsidP="00AD1FC5">
      <w:pPr>
        <w:pStyle w:val="Heading2"/>
        <w:rPr>
          <w:ins w:id="243" w:author="mario" w:date="2017-07-15T09:30:00Z"/>
        </w:rPr>
      </w:pPr>
      <w:bookmarkStart w:id="244" w:name="_Ref478497309"/>
      <w:bookmarkStart w:id="245" w:name="_Ref478497310"/>
      <w:bookmarkStart w:id="246" w:name="_Toc486423152"/>
      <w:r>
        <w:t>Comparativo</w:t>
      </w:r>
      <w:bookmarkStart w:id="247" w:name="_Ref465362275"/>
      <w:bookmarkEnd w:id="244"/>
      <w:bookmarkEnd w:id="245"/>
      <w:bookmarkEnd w:id="246"/>
    </w:p>
    <w:p w14:paraId="75FDD927" w14:textId="1276FAB6" w:rsidR="009F4FA6" w:rsidRDefault="009F4FA6" w:rsidP="009F4FA6">
      <w:ins w:id="248" w:author="mario" w:date="2017-07-15T09:30:00Z">
        <w:r>
          <w:t xml:space="preserve">Nesta secao sera apresentado o comparativo entre os softwares supracitados. </w:t>
        </w:r>
      </w:ins>
      <w:moveToRangeStart w:id="249" w:author="mario" w:date="2017-07-15T09:30:00Z" w:name="move487874336"/>
      <w:moveTo w:id="250" w:author="mario" w:date="2017-07-15T09:30:00Z">
        <w:r>
          <w:t xml:space="preserve">Pode-se notar que nenhum software é capaz de realizar todas as operações. Enquanto alguns são voltados somente às redes em si, outros permitem fazer a normalização dos dados e a extração, conforme mostra a </w:t>
        </w:r>
        <w:r>
          <w:fldChar w:fldCharType="begin"/>
        </w:r>
        <w:r>
          <w:instrText xml:space="preserve"> REF _Ref479846293 \h </w:instrText>
        </w:r>
        <w:r>
          <w:fldChar w:fldCharType="separate"/>
        </w:r>
        <w:r>
          <w:t xml:space="preserve">Tabela </w:t>
        </w:r>
        <w:r>
          <w:rPr>
            <w:noProof/>
          </w:rPr>
          <w:t>3</w:t>
        </w:r>
        <w:r>
          <w:fldChar w:fldCharType="end"/>
        </w:r>
        <w:r>
          <w:t>.</w:t>
        </w:r>
      </w:moveTo>
    </w:p>
    <w:moveToRangeEnd w:id="249"/>
    <w:p w14:paraId="493210F3" w14:textId="77777777" w:rsidR="009F4FA6" w:rsidRPr="009F4FA6" w:rsidRDefault="009F4FA6" w:rsidP="009F4FA6">
      <w:pPr>
        <w:rPr>
          <w:lang w:eastAsia="pt-BR"/>
          <w:rPrChange w:id="251" w:author="mario" w:date="2017-07-15T09:30:00Z">
            <w:rPr/>
          </w:rPrChange>
        </w:rPr>
        <w:pPrChange w:id="252" w:author="mario" w:date="2017-07-15T09:30:00Z">
          <w:pPr>
            <w:pStyle w:val="Heading2"/>
          </w:pPr>
        </w:pPrChange>
      </w:pPr>
    </w:p>
    <w:p w14:paraId="3CB30D03" w14:textId="77777777" w:rsidR="0053431D" w:rsidRDefault="0053431D" w:rsidP="0011043B">
      <w:pPr>
        <w:ind w:firstLine="0"/>
        <w:jc w:val="left"/>
      </w:pPr>
    </w:p>
    <w:p w14:paraId="3C06FB4A" w14:textId="525A6A82" w:rsidR="0053431D" w:rsidRDefault="0053431D" w:rsidP="0053431D">
      <w:pPr>
        <w:pStyle w:val="Caption"/>
      </w:pPr>
      <w:bookmarkStart w:id="253" w:name="_Ref479846293"/>
      <w:bookmarkStart w:id="254" w:name="_Toc486423070"/>
      <w:r>
        <w:t xml:space="preserve">Tabela </w:t>
      </w:r>
      <w:fldSimple w:instr=" SEQ Tabela \* ARABIC ">
        <w:r w:rsidR="00C109A2">
          <w:rPr>
            <w:noProof/>
          </w:rPr>
          <w:t>3</w:t>
        </w:r>
      </w:fldSimple>
      <w:bookmarkEnd w:id="253"/>
      <w:r>
        <w:t xml:space="preserve">. </w:t>
      </w:r>
      <w:r w:rsidR="00957937">
        <w:t xml:space="preserve">Comparativo </w:t>
      </w:r>
      <w:r w:rsidR="00C1541C">
        <w:t xml:space="preserve">entre os </w:t>
      </w:r>
      <w:r w:rsidR="00957937">
        <w:t>software</w:t>
      </w:r>
      <w:r w:rsidR="00C1541C">
        <w:t>s descritos</w:t>
      </w:r>
      <w:bookmarkEnd w:id="254"/>
    </w:p>
    <w:p w14:paraId="3BF0FE14" w14:textId="5DDAD8F3" w:rsidR="005171C1" w:rsidRDefault="00EA574F" w:rsidP="002F168E">
      <w:pPr>
        <w:pStyle w:val="Image"/>
      </w:pPr>
      <w:r>
        <w:rPr>
          <w:lang w:val="en-US" w:eastAsia="en-US"/>
        </w:rP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8843" cy="3165995"/>
                    </a:xfrm>
                    <a:prstGeom prst="rect">
                      <a:avLst/>
                    </a:prstGeom>
                  </pic:spPr>
                </pic:pic>
              </a:graphicData>
            </a:graphic>
          </wp:inline>
        </w:drawing>
      </w:r>
      <w:bookmarkEnd w:id="247"/>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3EB0F5AD" w:rsidR="005171C1" w:rsidDel="009F4FA6" w:rsidRDefault="00C1541C" w:rsidP="00F54397">
      <w:moveFromRangeStart w:id="255" w:author="mario" w:date="2017-07-15T09:30:00Z" w:name="move487874336"/>
      <w:moveFrom w:id="256" w:author="mario" w:date="2017-07-15T09:30:00Z">
        <w:r w:rsidDel="009F4FA6">
          <w:lastRenderedPageBreak/>
          <w:t xml:space="preserve">Pode-se </w:t>
        </w:r>
        <w:r w:rsidR="005171C1" w:rsidDel="009F4FA6">
          <w:t xml:space="preserve">notar que nenhum software é capaz de realizar todas as operações. Enquanto </w:t>
        </w:r>
        <w:r w:rsidDel="009F4FA6">
          <w:t>alguns</w:t>
        </w:r>
        <w:r w:rsidR="005171C1" w:rsidDel="009F4FA6">
          <w:t xml:space="preserve"> são voltados somente </w:t>
        </w:r>
        <w:r w:rsidDel="009F4FA6">
          <w:t xml:space="preserve">às </w:t>
        </w:r>
        <w:r w:rsidR="005171C1" w:rsidDel="009F4FA6">
          <w:t>rede</w:t>
        </w:r>
        <w:r w:rsidDel="009F4FA6">
          <w:t>s</w:t>
        </w:r>
        <w:r w:rsidR="005171C1" w:rsidDel="009F4FA6">
          <w:t xml:space="preserve"> em si, </w:t>
        </w:r>
        <w:r w:rsidR="00912668" w:rsidDel="009F4FA6">
          <w:t xml:space="preserve">outros </w:t>
        </w:r>
        <w:r w:rsidDel="009F4FA6">
          <w:t>permitem</w:t>
        </w:r>
        <w:r w:rsidR="00912668" w:rsidDel="009F4FA6">
          <w:t xml:space="preserve"> fazer a normalização dos dados e a extração, conforme </w:t>
        </w:r>
        <w:r w:rsidDel="009F4FA6">
          <w:t xml:space="preserve">mostra </w:t>
        </w:r>
        <w:r w:rsidR="00912668" w:rsidDel="009F4FA6">
          <w:t>a</w:t>
        </w:r>
        <w:r w:rsidR="005171C1" w:rsidDel="009F4FA6">
          <w:t xml:space="preserve"> </w:t>
        </w:r>
        <w:r w:rsidR="00957937" w:rsidDel="009F4FA6">
          <w:fldChar w:fldCharType="begin"/>
        </w:r>
        <w:r w:rsidR="00957937" w:rsidDel="009F4FA6">
          <w:instrText xml:space="preserve"> REF _Ref479846293 \h </w:instrText>
        </w:r>
        <w:r w:rsidR="00957937" w:rsidDel="009F4FA6">
          <w:fldChar w:fldCharType="separate"/>
        </w:r>
        <w:r w:rsidR="00C109A2" w:rsidDel="009F4FA6">
          <w:t xml:space="preserve">Tabela </w:t>
        </w:r>
        <w:r w:rsidR="00C109A2" w:rsidDel="009F4FA6">
          <w:rPr>
            <w:noProof/>
          </w:rPr>
          <w:t>3</w:t>
        </w:r>
        <w:r w:rsidR="00957937" w:rsidDel="009F4FA6">
          <w:fldChar w:fldCharType="end"/>
        </w:r>
        <w:r w:rsidR="00957937" w:rsidDel="009F4FA6">
          <w:t>.</w:t>
        </w:r>
      </w:moveFrom>
    </w:p>
    <w:moveFromRangeEnd w:id="255"/>
    <w:p w14:paraId="40CCE4B3" w14:textId="77777777" w:rsidR="00F54397" w:rsidRDefault="00F54397" w:rsidP="00F54397"/>
    <w:p w14:paraId="25D348DA" w14:textId="74A53F48" w:rsidR="00F17C35" w:rsidRDefault="00F17C35">
      <w:pPr>
        <w:suppressAutoHyphens w:val="0"/>
        <w:spacing w:after="0"/>
        <w:ind w:firstLine="0"/>
        <w:jc w:val="left"/>
      </w:pPr>
    </w:p>
    <w:p w14:paraId="76B1E50C" w14:textId="5AF73A2E" w:rsidR="00E05581" w:rsidRDefault="00137D30" w:rsidP="00AD1FC5">
      <w:pPr>
        <w:pStyle w:val="Heading1"/>
      </w:pPr>
      <w:bookmarkStart w:id="257" w:name="_Toc486423153"/>
      <w:r>
        <w:t>REQUISITOS DO SISTEMA DE SOFTWARE</w:t>
      </w:r>
      <w:bookmarkEnd w:id="257"/>
    </w:p>
    <w:p w14:paraId="6B61C4C0" w14:textId="6F33ECE3" w:rsidR="00137D30" w:rsidRDefault="382A6C4F" w:rsidP="00055061">
      <w:r>
        <w:t xml:space="preserve">Este capítulo tem como objetivo especificar os requisitos funcionais, não funcionais e a regras de negócio, bem como apresentar o protótipo de telas e o cronograma de atividades do desenvolvimento do software. </w:t>
      </w:r>
    </w:p>
    <w:p w14:paraId="7A1E8FE7" w14:textId="04034BF5" w:rsidR="00055061" w:rsidRDefault="00055061" w:rsidP="00055061"/>
    <w:p w14:paraId="333A22AE" w14:textId="27849694" w:rsidR="00055061" w:rsidRDefault="00055061" w:rsidP="00460EC9">
      <w:pPr>
        <w:pStyle w:val="Heading2"/>
      </w:pPr>
      <w:bookmarkStart w:id="258" w:name="_Toc486423154"/>
      <w:commentRangeStart w:id="259"/>
      <w:r>
        <w:t>Identificação dos requisitos</w:t>
      </w:r>
      <w:commentRangeEnd w:id="259"/>
      <w:r w:rsidR="00EB5650">
        <w:rPr>
          <w:rStyle w:val="CommentReference"/>
          <w:rFonts w:eastAsia="Times New Roman" w:cs="Times New Roman"/>
          <w:b w:val="0"/>
          <w:bCs w:val="0"/>
          <w:iCs w:val="0"/>
          <w:lang w:eastAsia="ar-SA"/>
        </w:rPr>
        <w:commentReference w:id="259"/>
      </w:r>
      <w:bookmarkEnd w:id="258"/>
    </w:p>
    <w:p w14:paraId="2B28410A" w14:textId="47A198A0" w:rsidR="00055061" w:rsidRDefault="00055061" w:rsidP="00460EC9">
      <w:pPr>
        <w:ind w:firstLine="0"/>
        <w:rPr>
          <w:lang w:eastAsia="pt-BR"/>
        </w:rPr>
      </w:pPr>
    </w:p>
    <w:p w14:paraId="1D68FAA8" w14:textId="0C1B8D5A" w:rsidR="002407D4" w:rsidRDefault="002407D4" w:rsidP="00AD1FC5">
      <w:pPr>
        <w:pStyle w:val="Heading3"/>
      </w:pPr>
      <w:bookmarkStart w:id="260" w:name="_Toc486423155"/>
      <w:r>
        <w:t>Requisitos Funcionais</w:t>
      </w:r>
      <w:bookmarkEnd w:id="260"/>
    </w:p>
    <w:p w14:paraId="571CDE46" w14:textId="01D5E7AD" w:rsidR="002407D4" w:rsidRDefault="00EB5650" w:rsidP="382A6C4F">
      <w:pPr>
        <w:rPr>
          <w:rStyle w:val="eop"/>
          <w:rFonts w:eastAsia="Arial" w:cs="Arial"/>
          <w:color w:val="00000A"/>
        </w:rPr>
      </w:pPr>
      <w:r>
        <w:rPr>
          <w:rStyle w:val="normaltextrun"/>
          <w:rFonts w:eastAsia="Arial" w:cs="Arial"/>
          <w:color w:val="00000A"/>
          <w:shd w:val="clear" w:color="auto" w:fill="FFFFFF"/>
        </w:rPr>
        <w:t>Nesta seção são</w:t>
      </w:r>
      <w:r w:rsidR="004E1FFB" w:rsidRPr="382A6C4F">
        <w:rPr>
          <w:rStyle w:val="normaltextrun"/>
          <w:rFonts w:eastAsia="Arial" w:cs="Arial"/>
          <w:color w:val="00000A"/>
          <w:shd w:val="clear" w:color="auto" w:fill="FFFFFF"/>
        </w:rPr>
        <w:t xml:space="preserve"> descritos os requisitos funcionais que </w:t>
      </w:r>
      <w:r w:rsidR="004E1FFB" w:rsidRPr="00B26B01">
        <w:rPr>
          <w:rFonts w:eastAsia="Arial"/>
        </w:rPr>
        <w:t xml:space="preserve">especificam ações que um sistema deve ser capaz de executar, ou seja, os objetivos do sistema, incluindo prioridade e regras de </w:t>
      </w:r>
      <w:r w:rsidR="002C6EA4" w:rsidRPr="00B26B01">
        <w:rPr>
          <w:rFonts w:eastAsia="Arial"/>
        </w:rPr>
        <w:t>negócio.</w:t>
      </w:r>
      <w:r w:rsidR="00460EC9">
        <w:rPr>
          <w:rFonts w:eastAsia="Arial"/>
        </w:rPr>
        <w:t xml:space="preserve"> </w:t>
      </w:r>
      <w:sdt>
        <w:sdtPr>
          <w:rPr>
            <w:rFonts w:eastAsia="Arial"/>
          </w:rPr>
          <w:id w:val="-127240153"/>
          <w:citation/>
        </w:sdtPr>
        <w:sdtContent>
          <w:r w:rsidR="00460EC9">
            <w:rPr>
              <w:rFonts w:eastAsia="Arial"/>
            </w:rPr>
            <w:fldChar w:fldCharType="begin"/>
          </w:r>
          <w:r w:rsidR="00460EC9">
            <w:rPr>
              <w:rFonts w:eastAsia="Arial"/>
            </w:rPr>
            <w:instrText xml:space="preserve"> CITATION Ian10 \l 1046 </w:instrText>
          </w:r>
          <w:r w:rsidR="00460EC9">
            <w:rPr>
              <w:rFonts w:eastAsia="Arial"/>
            </w:rPr>
            <w:fldChar w:fldCharType="separate"/>
          </w:r>
          <w:r w:rsidR="007C43C0" w:rsidRPr="007C43C0">
            <w:rPr>
              <w:rFonts w:eastAsia="Arial"/>
              <w:noProof/>
            </w:rPr>
            <w:t>(SOMMERVILLE, 2010)</w:t>
          </w:r>
          <w:r w:rsidR="00460EC9">
            <w:rPr>
              <w:rFonts w:eastAsia="Arial"/>
            </w:rPr>
            <w:fldChar w:fldCharType="end"/>
          </w:r>
        </w:sdtContent>
      </w:sdt>
    </w:p>
    <w:p w14:paraId="11474F48" w14:textId="6882BE5A" w:rsidR="004E1FFB" w:rsidRDefault="004E1FFB" w:rsidP="004E1FFB">
      <w:pPr>
        <w:rPr>
          <w:rStyle w:val="eop"/>
          <w:rFonts w:cs="Arial"/>
          <w:color w:val="00000A"/>
          <w:shd w:val="clear" w:color="auto" w:fill="FFFFFF"/>
        </w:rPr>
      </w:pPr>
    </w:p>
    <w:p w14:paraId="0E8FFEDC" w14:textId="77777777" w:rsidR="004C61E1" w:rsidRDefault="382A6C4F" w:rsidP="004C61E1">
      <w:pPr>
        <w:suppressAutoHyphens w:val="0"/>
        <w:spacing w:after="0"/>
        <w:ind w:left="708" w:firstLine="0"/>
        <w:jc w:val="left"/>
        <w:rPr>
          <w:rFonts w:eastAsia="Arial" w:cs="Arial"/>
          <w:b/>
          <w:bCs/>
          <w:color w:val="00000A"/>
          <w:lang w:eastAsia="pt-BR"/>
        </w:rPr>
      </w:pPr>
      <w:r w:rsidRPr="382A6C4F">
        <w:rPr>
          <w:rFonts w:eastAsia="Arial" w:cs="Arial"/>
          <w:b/>
          <w:bCs/>
          <w:color w:val="00000A"/>
          <w:lang w:eastAsia="pt-BR"/>
        </w:rPr>
        <w:t xml:space="preserve">[RF001] – Importar </w:t>
      </w:r>
      <w:r w:rsidR="007014F2" w:rsidRPr="382A6C4F">
        <w:rPr>
          <w:rFonts w:eastAsia="Arial" w:cs="Arial"/>
          <w:b/>
          <w:bCs/>
          <w:color w:val="00000A"/>
          <w:lang w:eastAsia="pt-BR"/>
        </w:rPr>
        <w:t xml:space="preserve">dados </w:t>
      </w:r>
      <w:r w:rsidRPr="382A6C4F">
        <w:rPr>
          <w:rFonts w:eastAsia="Arial" w:cs="Arial"/>
          <w:b/>
          <w:bCs/>
          <w:color w:val="00000A"/>
          <w:lang w:eastAsia="pt-BR"/>
        </w:rPr>
        <w:t>da BMF</w:t>
      </w:r>
    </w:p>
    <w:p w14:paraId="1F1F402C" w14:textId="4530FDB0" w:rsidR="00084545" w:rsidRPr="00084545" w:rsidRDefault="382A6C4F" w:rsidP="00460EC9">
      <w:pPr>
        <w:rPr>
          <w:rFonts w:ascii="Times New Roman,Calibri" w:eastAsia="Times New Roman,Calibri" w:hAnsi="Times New Roman,Calibri" w:cs="Times New Roman,Calibri"/>
          <w:lang w:eastAsia="pt-BR"/>
        </w:rPr>
      </w:pPr>
      <w:r w:rsidRPr="382A6C4F">
        <w:rPr>
          <w:rFonts w:eastAsia="Arial"/>
          <w:b/>
          <w:bCs/>
          <w:lang w:eastAsia="pt-BR"/>
        </w:rPr>
        <w:t>Descrição</w:t>
      </w:r>
      <w:r w:rsidRPr="382A6C4F">
        <w:rPr>
          <w:rFonts w:eastAsia="Arial"/>
          <w:lang w:eastAsia="pt-BR"/>
        </w:rPr>
        <w:t>: Este requisito permite que o sistema importe os preços de fechamento e os volumes ajustados por proventos da Bolsa de Valores do Brasil</w:t>
      </w:r>
      <w:r w:rsidR="00B26B01">
        <w:rPr>
          <w:rFonts w:eastAsia="Arial"/>
          <w:lang w:eastAsia="pt-BR"/>
        </w:rPr>
        <w:t xml:space="preserve"> de uma ação específica e em um intervalo de datas específico.</w:t>
      </w:r>
    </w:p>
    <w:p w14:paraId="0CED89F7" w14:textId="77777777" w:rsidR="00084545" w:rsidRPr="00084545" w:rsidRDefault="00084545" w:rsidP="00084545">
      <w:pPr>
        <w:suppressAutoHyphens w:val="0"/>
        <w:spacing w:after="0"/>
        <w:ind w:left="708" w:firstLine="0"/>
        <w:jc w:val="left"/>
        <w:rPr>
          <w:rFonts w:eastAsia="Calibri" w:cs="Arial"/>
          <w:color w:val="00000A"/>
          <w:lang w:eastAsia="pt-BR"/>
        </w:rPr>
      </w:pPr>
    </w:p>
    <w:p w14:paraId="7EA19639" w14:textId="06B66F22"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p w14:paraId="4AC41AB8" w14:textId="4E17DA86"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RNA</w:t>
      </w:r>
      <w:r w:rsidR="00B26B01" w:rsidRPr="00B26B01">
        <w:rPr>
          <w:rFonts w:eastAsia="Arial"/>
        </w:rPr>
        <w:t>, sendo possível criar uma RNA (</w:t>
      </w:r>
      <w:r w:rsidR="004C61E1">
        <w:rPr>
          <w:rFonts w:eastAsia="Arial"/>
        </w:rPr>
        <w:t xml:space="preserve">configurar a </w:t>
      </w:r>
      <w:r w:rsidR="00B26B01" w:rsidRPr="00B26B01">
        <w:rPr>
          <w:rFonts w:eastAsia="Arial"/>
        </w:rPr>
        <w:t xml:space="preserve">topologia, qual ação </w:t>
      </w:r>
      <w:r w:rsidR="00503707">
        <w:rPr>
          <w:rFonts w:eastAsia="Arial"/>
        </w:rPr>
        <w:t>será</w:t>
      </w:r>
      <w:r w:rsidR="004C61E1">
        <w:rPr>
          <w:rFonts w:eastAsia="Arial"/>
        </w:rPr>
        <w:t xml:space="preserve"> prevista, quantos </w:t>
      </w:r>
      <w:r w:rsidR="004C61E1">
        <w:rPr>
          <w:rFonts w:eastAsia="Arial"/>
        </w:rPr>
        <w:lastRenderedPageBreak/>
        <w:t xml:space="preserve">dias precisa para prever o </w:t>
      </w:r>
      <w:r w:rsidR="00503707">
        <w:rPr>
          <w:rFonts w:eastAsia="Arial"/>
        </w:rPr>
        <w:t>próximo</w:t>
      </w:r>
      <w:r w:rsidR="004C61E1">
        <w:rPr>
          <w:rFonts w:eastAsia="Arial"/>
        </w:rPr>
        <w:t>)</w:t>
      </w:r>
      <w:r w:rsidR="00B26B01" w:rsidRPr="00B26B01">
        <w:rPr>
          <w:rFonts w:eastAsia="Arial"/>
        </w:rPr>
        <w:t xml:space="preserve"> salvar essa rede localmente em um formato definido pelo fr</w:t>
      </w:r>
      <w:r w:rsidR="00C01073">
        <w:rPr>
          <w:rFonts w:eastAsia="Arial"/>
        </w:rPr>
        <w:t xml:space="preserve">amework Encog (.eg) e </w:t>
      </w:r>
      <w:r w:rsidR="007014F2">
        <w:rPr>
          <w:rFonts w:eastAsia="Arial"/>
        </w:rPr>
        <w:t>recuperara-la</w:t>
      </w:r>
      <w:r w:rsidR="00B26B01" w:rsidRPr="00B26B01">
        <w:rPr>
          <w:rFonts w:eastAsia="Arial"/>
        </w:rPr>
        <w:t>.</w:t>
      </w:r>
    </w:p>
    <w:p w14:paraId="6041F2C3" w14:textId="77777777" w:rsidR="00084545" w:rsidRPr="00084545" w:rsidRDefault="00084545" w:rsidP="00084545">
      <w:pPr>
        <w:suppressAutoHyphens w:val="0"/>
        <w:spacing w:after="0"/>
        <w:ind w:left="708" w:firstLine="0"/>
        <w:jc w:val="left"/>
        <w:rPr>
          <w:rFonts w:eastAsia="Calibri" w:cs="Arial"/>
          <w:color w:val="00000A"/>
          <w:lang w:eastAsia="pt-BR"/>
        </w:rPr>
      </w:pPr>
    </w:p>
    <w:p w14:paraId="180D10B4" w14:textId="57197550" w:rsidR="004C61E1" w:rsidRPr="004C61E1" w:rsidRDefault="382A6C4F" w:rsidP="004C61E1">
      <w:pPr>
        <w:suppressAutoHyphens w:val="0"/>
        <w:spacing w:after="0"/>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p w14:paraId="3BFD3B77" w14:textId="0915025D" w:rsidR="00084545" w:rsidRPr="00084545" w:rsidRDefault="382A6C4F" w:rsidP="00B26B01">
      <w:pPr>
        <w:suppressAutoHyphens w:val="0"/>
        <w:spacing w:after="0"/>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ind w:left="708" w:firstLine="0"/>
        <w:jc w:val="left"/>
        <w:rPr>
          <w:rFonts w:eastAsia="Calibri" w:cs="Arial"/>
          <w:color w:val="00000A"/>
          <w:lang w:eastAsia="pt-BR"/>
        </w:rPr>
      </w:pPr>
    </w:p>
    <w:p w14:paraId="1344503C" w14:textId="1A6D54B4" w:rsidR="00084545" w:rsidRPr="00084545" w:rsidRDefault="382A6C4F" w:rsidP="00CA4C5F">
      <w:pPr>
        <w:suppressAutoHyphens w:val="0"/>
        <w:spacing w:after="0"/>
        <w:ind w:left="708" w:firstLine="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[RF004] – Gerar </w:t>
      </w:r>
      <w:r w:rsidR="00747BC4">
        <w:rPr>
          <w:rFonts w:eastAsia="Arial" w:cs="Arial"/>
          <w:b/>
          <w:bCs/>
          <w:color w:val="00000A"/>
          <w:lang w:eastAsia="pt-BR"/>
        </w:rPr>
        <w:t>comparativo entre os dados calculados pela rede e o real</w:t>
      </w:r>
    </w:p>
    <w:p w14:paraId="75279B78" w14:textId="4D0AA323" w:rsidR="00084545" w:rsidRDefault="382A6C4F" w:rsidP="004C61E1">
      <w:pPr>
        <w:suppressAutoHyphens w:val="0"/>
        <w:spacing w:after="0"/>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014F2">
        <w:rPr>
          <w:rFonts w:eastAsia="Arial" w:cs="Arial"/>
          <w:color w:val="00000A"/>
          <w:lang w:eastAsia="pt-BR"/>
        </w:rPr>
        <w:t>deve gerar</w:t>
      </w:r>
      <w:r w:rsidRPr="382A6C4F">
        <w:rPr>
          <w:rFonts w:eastAsia="Arial" w:cs="Arial"/>
          <w:color w:val="00000A"/>
          <w:lang w:eastAsia="pt-BR"/>
        </w:rPr>
        <w:t xml:space="preserve"> </w:t>
      </w:r>
      <w:r w:rsidR="002C6EA4" w:rsidRPr="382A6C4F">
        <w:rPr>
          <w:rFonts w:eastAsia="Arial" w:cs="Arial"/>
          <w:color w:val="00000A"/>
          <w:lang w:eastAsia="pt-BR"/>
        </w:rPr>
        <w:t>gráfico</w:t>
      </w:r>
      <w:r w:rsidRPr="382A6C4F">
        <w:rPr>
          <w:rFonts w:eastAsia="Arial" w:cs="Arial"/>
          <w:color w:val="00000A"/>
          <w:lang w:eastAsia="pt-BR"/>
        </w:rPr>
        <w:t xml:space="preserve"> comparando os preços esperados e o</w:t>
      </w:r>
      <w:r w:rsidR="007014F2">
        <w:rPr>
          <w:rFonts w:eastAsia="Arial" w:cs="Arial"/>
          <w:color w:val="00000A"/>
          <w:lang w:eastAsia="pt-BR"/>
        </w:rPr>
        <w:t>s</w:t>
      </w:r>
      <w:r w:rsidRPr="382A6C4F">
        <w:rPr>
          <w:rFonts w:eastAsia="Arial" w:cs="Arial"/>
          <w:color w:val="00000A"/>
          <w:lang w:eastAsia="pt-BR"/>
        </w:rPr>
        <w:t xml:space="preserve"> calculado</w:t>
      </w:r>
      <w:r w:rsidR="007014F2">
        <w:rPr>
          <w:rFonts w:eastAsia="Arial" w:cs="Arial"/>
          <w:color w:val="00000A"/>
          <w:lang w:eastAsia="pt-BR"/>
        </w:rPr>
        <w:t>s</w:t>
      </w:r>
      <w:r w:rsidR="004C61E1">
        <w:rPr>
          <w:rFonts w:eastAsia="Arial" w:cs="Arial"/>
          <w:color w:val="00000A"/>
          <w:lang w:eastAsia="pt-BR"/>
        </w:rPr>
        <w:t>.</w:t>
      </w:r>
    </w:p>
    <w:p w14:paraId="1CAC0B5F" w14:textId="77777777" w:rsidR="00B26B01" w:rsidRPr="006C1DDD" w:rsidRDefault="00B26B01" w:rsidP="00B26B01">
      <w:pPr>
        <w:suppressAutoHyphens w:val="0"/>
        <w:spacing w:after="0"/>
        <w:ind w:firstLine="720"/>
        <w:rPr>
          <w:rFonts w:eastAsia="Arial" w:cs="Arial"/>
          <w:color w:val="00000A"/>
          <w:lang w:eastAsia="pt-BR"/>
        </w:rPr>
      </w:pPr>
    </w:p>
    <w:p w14:paraId="3C88B8D9" w14:textId="54F9605F" w:rsidR="00084545" w:rsidRPr="00381262" w:rsidRDefault="00084545" w:rsidP="00AD1FC5">
      <w:pPr>
        <w:pStyle w:val="Heading2"/>
      </w:pPr>
      <w:bookmarkStart w:id="261" w:name="__RefHeading___Toc1261_1614258110"/>
      <w:bookmarkStart w:id="262" w:name="_Toc447474823"/>
      <w:bookmarkStart w:id="263" w:name="__RefHeading___Toc1263_1614258110"/>
      <w:bookmarkStart w:id="264" w:name="_Toc447474824"/>
      <w:bookmarkStart w:id="265" w:name="_Toc395474966"/>
      <w:bookmarkStart w:id="266" w:name="_Toc486423156"/>
      <w:bookmarkEnd w:id="261"/>
      <w:bookmarkEnd w:id="262"/>
      <w:bookmarkEnd w:id="263"/>
      <w:r w:rsidRPr="00381262">
        <w:t>Modelagem</w:t>
      </w:r>
      <w:bookmarkEnd w:id="264"/>
      <w:bookmarkEnd w:id="265"/>
      <w:r w:rsidRPr="00381262">
        <w:t xml:space="preserve"> dos requisitos funcionais</w:t>
      </w:r>
      <w:bookmarkEnd w:id="266"/>
    </w:p>
    <w:p w14:paraId="36074F30" w14:textId="77777777" w:rsidR="00084545" w:rsidRPr="00084545" w:rsidRDefault="00084545" w:rsidP="00084545">
      <w:pPr>
        <w:rPr>
          <w:rFonts w:eastAsia="Arial"/>
          <w:lang w:eastAsia="pt-BR"/>
        </w:rPr>
      </w:pPr>
    </w:p>
    <w:p w14:paraId="55AE0501" w14:textId="184E65B9" w:rsidR="00084545" w:rsidRPr="00084545" w:rsidRDefault="007014F2" w:rsidP="004C61E1">
      <w:pPr>
        <w:suppressAutoHyphens w:val="0"/>
        <w:spacing w:after="0"/>
        <w:ind w:firstLine="720"/>
        <w:rPr>
          <w:rFonts w:ascii="Verdana" w:hAnsi="Verdana"/>
          <w:color w:val="000000"/>
          <w:lang w:eastAsia="pt-BR"/>
        </w:rPr>
      </w:pPr>
      <w:r>
        <w:rPr>
          <w:rFonts w:eastAsia="Arial" w:cs="Arial"/>
          <w:color w:val="00000A"/>
          <w:lang w:eastAsia="pt-BR"/>
        </w:rPr>
        <w:t>Aqui</w:t>
      </w:r>
      <w:r w:rsidR="382A6C4F" w:rsidRPr="382A6C4F">
        <w:rPr>
          <w:rFonts w:eastAsia="Arial" w:cs="Arial"/>
          <w:color w:val="00000A"/>
          <w:lang w:eastAsia="pt-BR"/>
        </w:rPr>
        <w:t xml:space="preserve"> </w:t>
      </w:r>
      <w:r w:rsidR="002C6EA4">
        <w:rPr>
          <w:rFonts w:eastAsia="Arial" w:cs="Arial"/>
          <w:color w:val="00000A"/>
          <w:lang w:eastAsia="pt-BR"/>
        </w:rPr>
        <w:t>se descrevem</w:t>
      </w:r>
      <w:r w:rsidRPr="382A6C4F">
        <w:rPr>
          <w:rFonts w:eastAsia="Arial" w:cs="Arial"/>
          <w:color w:val="00000A"/>
          <w:lang w:eastAsia="pt-BR"/>
        </w:rPr>
        <w:t xml:space="preserve"> </w:t>
      </w:r>
      <w:r w:rsidR="382A6C4F" w:rsidRPr="382A6C4F">
        <w:rPr>
          <w:rFonts w:eastAsia="Arial" w:cs="Arial"/>
          <w:color w:val="00000A"/>
          <w:lang w:eastAsia="pt-BR"/>
        </w:rPr>
        <w:t xml:space="preserve">os requisitos a serem atendidos funcionalmente pelo sistema de uma forma simples, possibilitando a compreensão do comportamento do sistema pela perspectiva do usuário. Devem ser descritos os atores e o diagrama de caso de uso. </w:t>
      </w:r>
    </w:p>
    <w:p w14:paraId="1002E031" w14:textId="1C8076F7" w:rsidR="00084545" w:rsidRPr="00084545" w:rsidRDefault="00084545" w:rsidP="00AD1FC5">
      <w:pPr>
        <w:pStyle w:val="Heading3"/>
      </w:pPr>
      <w:bookmarkStart w:id="267" w:name="__RefHeading___Toc1265_1614258110"/>
      <w:bookmarkStart w:id="268" w:name="_Toc447474825"/>
      <w:bookmarkStart w:id="269" w:name="_Toc486423157"/>
      <w:bookmarkEnd w:id="267"/>
      <w:bookmarkEnd w:id="268"/>
      <w:r w:rsidRPr="00084545">
        <w:t>Atores</w:t>
      </w:r>
      <w:bookmarkEnd w:id="269"/>
    </w:p>
    <w:p w14:paraId="4B269A2B" w14:textId="7E4BA1F2" w:rsidR="00084545" w:rsidRPr="00084545" w:rsidRDefault="005856B2" w:rsidP="382A6C4F">
      <w:pPr>
        <w:suppressAutoHyphens w:val="0"/>
        <w:spacing w:after="0"/>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USUARIO</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68818256" w:rsidR="00084545" w:rsidRDefault="005856B2" w:rsidP="382A6C4F">
      <w:pPr>
        <w:suppressAutoHyphens w:val="0"/>
        <w:spacing w:after="0"/>
        <w:ind w:left="708" w:firstLine="0"/>
        <w:rPr>
          <w:rFonts w:eastAsia="Arial" w:cs="Arial"/>
          <w:color w:val="00000A"/>
          <w:lang w:eastAsia="pt-BR"/>
        </w:rPr>
      </w:pPr>
      <w:r>
        <w:rPr>
          <w:rFonts w:eastAsia="Arial" w:cs="Arial"/>
          <w:b/>
          <w:bCs/>
          <w:color w:val="00000A"/>
          <w:lang w:eastAsia="pt-BR"/>
        </w:rPr>
        <w:t xml:space="preserve">SISTEMA </w:t>
      </w:r>
      <w:r w:rsidR="382A6C4F" w:rsidRPr="382A6C4F">
        <w:rPr>
          <w:rFonts w:eastAsia="Arial" w:cs="Arial"/>
          <w:b/>
          <w:bCs/>
          <w:color w:val="00000A"/>
          <w:lang w:eastAsia="pt-BR"/>
        </w:rPr>
        <w:t xml:space="preserve">BMF: </w:t>
      </w:r>
      <w:r w:rsidR="382A6C4F"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ind w:left="708" w:firstLine="0"/>
        <w:rPr>
          <w:rFonts w:eastAsia="Arial" w:cs="Arial"/>
          <w:color w:val="00000A"/>
          <w:lang w:eastAsia="pt-BR"/>
        </w:rPr>
      </w:pPr>
    </w:p>
    <w:p w14:paraId="2BA03132" w14:textId="2B398948" w:rsidR="00084545" w:rsidRPr="00084545" w:rsidRDefault="00084545" w:rsidP="00AD1FC5">
      <w:pPr>
        <w:pStyle w:val="Heading3"/>
        <w:rPr>
          <w:rFonts w:ascii="Times New Roman,Calibri" w:eastAsia="Times New Roman,Calibri" w:hAnsi="Times New Roman,Calibri" w:cs="Times New Roman,Calibri"/>
          <w:color w:val="00000A"/>
        </w:rPr>
      </w:pPr>
      <w:bookmarkStart w:id="270" w:name="_Toc486423158"/>
      <w:r>
        <w:t xml:space="preserve">Diagrama de </w:t>
      </w:r>
      <w:r w:rsidR="002A209B">
        <w:t xml:space="preserve">caso </w:t>
      </w:r>
      <w:r>
        <w:t>de uso</w:t>
      </w:r>
      <w:bookmarkEnd w:id="270"/>
    </w:p>
    <w:p w14:paraId="4AFB21E4" w14:textId="244E88E6" w:rsidR="00D003CB" w:rsidRDefault="00D003CB">
      <w:pPr>
        <w:suppressAutoHyphens w:val="0"/>
        <w:spacing w:after="0" w:line="240" w:lineRule="auto"/>
        <w:ind w:firstLine="0"/>
        <w:jc w:val="left"/>
        <w:rPr>
          <w:rFonts w:eastAsia="Calibri"/>
        </w:rPr>
      </w:pPr>
      <w:r>
        <w:rPr>
          <w:rFonts w:eastAsia="Calibri"/>
        </w:rPr>
        <w:br w:type="page"/>
      </w:r>
    </w:p>
    <w:p w14:paraId="73E69E87" w14:textId="77777777" w:rsidR="0053431D" w:rsidRPr="00084545" w:rsidRDefault="0053431D" w:rsidP="0053431D">
      <w:pPr>
        <w:ind w:firstLine="0"/>
        <w:jc w:val="center"/>
        <w:rPr>
          <w:rFonts w:eastAsia="Calibri"/>
        </w:rPr>
      </w:pPr>
    </w:p>
    <w:p w14:paraId="1F4FFBE7" w14:textId="20502BD2" w:rsidR="0053431D" w:rsidRDefault="0053431D" w:rsidP="0053431D">
      <w:pPr>
        <w:pStyle w:val="Caption"/>
      </w:pPr>
      <w:bookmarkStart w:id="271" w:name="_Toc486423011"/>
      <w:r>
        <w:t xml:space="preserve">Figura </w:t>
      </w:r>
      <w:fldSimple w:instr=" SEQ Figura \* ARABIC ">
        <w:r w:rsidR="00D003CB">
          <w:rPr>
            <w:noProof/>
          </w:rPr>
          <w:t>10</w:t>
        </w:r>
      </w:fldSimple>
      <w:r>
        <w:t xml:space="preserve">. </w:t>
      </w:r>
      <w:r w:rsidR="004C61E1">
        <w:t>Diagrama de caso de uso</w:t>
      </w:r>
      <w:bookmarkEnd w:id="271"/>
    </w:p>
    <w:p w14:paraId="1DE2A391" w14:textId="03530A24" w:rsidR="00084545" w:rsidRDefault="00BA564B" w:rsidP="002F168E">
      <w:pPr>
        <w:pStyle w:val="Image"/>
      </w:pPr>
      <w:r w:rsidRPr="00BA564B">
        <w:rPr>
          <w:lang w:val="en-US" w:eastAsia="en-US"/>
        </w:rPr>
        <w:drawing>
          <wp:inline distT="0" distB="0" distL="0" distR="0" wp14:anchorId="23B8BAEE" wp14:editId="00E80A9E">
            <wp:extent cx="5610225" cy="36576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0225" cy="3657600"/>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0F549947" w:rsidR="00CC454B" w:rsidRDefault="00CC454B">
      <w:pPr>
        <w:suppressAutoHyphens w:val="0"/>
        <w:spacing w:after="0"/>
        <w:ind w:firstLine="0"/>
        <w:jc w:val="left"/>
      </w:pPr>
    </w:p>
    <w:p w14:paraId="73A11C06" w14:textId="1DEC5868" w:rsidR="00084545" w:rsidRDefault="00084545" w:rsidP="00AD1FC5">
      <w:pPr>
        <w:pStyle w:val="Heading3"/>
      </w:pPr>
      <w:bookmarkStart w:id="272" w:name="_Toc486423159"/>
      <w:r>
        <w:t>Especificação do</w:t>
      </w:r>
      <w:r w:rsidR="00191C81">
        <w:t>s</w:t>
      </w:r>
      <w:r>
        <w:t xml:space="preserve"> Caso</w:t>
      </w:r>
      <w:r w:rsidR="00191C81">
        <w:t>s</w:t>
      </w:r>
      <w:r>
        <w:t xml:space="preserve"> de Uso</w:t>
      </w:r>
      <w:bookmarkEnd w:id="272"/>
    </w:p>
    <w:p w14:paraId="1199C9BB" w14:textId="70B92D70" w:rsidR="00CD473C" w:rsidRDefault="00CD473C" w:rsidP="00E0085F">
      <w:pPr>
        <w:pStyle w:val="BodyText"/>
        <w:rPr>
          <w:lang w:eastAsia="pt-BR"/>
        </w:rPr>
      </w:pPr>
      <w:r>
        <w:rPr>
          <w:lang w:eastAsia="pt-BR"/>
        </w:rPr>
        <w:t xml:space="preserve">Nesta </w:t>
      </w:r>
      <w:r w:rsidR="00503707">
        <w:rPr>
          <w:lang w:eastAsia="pt-BR"/>
        </w:rPr>
        <w:t>seção</w:t>
      </w:r>
      <w:r>
        <w:rPr>
          <w:lang w:eastAsia="pt-BR"/>
        </w:rPr>
        <w:t xml:space="preserve"> </w:t>
      </w:r>
      <w:r w:rsidR="00EF45D2">
        <w:rPr>
          <w:lang w:eastAsia="pt-BR"/>
        </w:rPr>
        <w:t>são</w:t>
      </w:r>
      <w:r>
        <w:rPr>
          <w:lang w:eastAsia="pt-BR"/>
        </w:rPr>
        <w:t xml:space="preserve"> </w:t>
      </w:r>
      <w:r w:rsidR="00EF45D2">
        <w:rPr>
          <w:lang w:eastAsia="pt-BR"/>
        </w:rPr>
        <w:t>apresentadas</w:t>
      </w:r>
      <w:r>
        <w:rPr>
          <w:lang w:eastAsia="pt-BR"/>
        </w:rPr>
        <w:t xml:space="preserve"> as </w:t>
      </w:r>
      <w:r w:rsidR="00503707">
        <w:rPr>
          <w:lang w:eastAsia="pt-BR"/>
        </w:rPr>
        <w:t>especificações</w:t>
      </w:r>
      <w:r>
        <w:rPr>
          <w:lang w:eastAsia="pt-BR"/>
        </w:rPr>
        <w:t xml:space="preserve"> dos</w:t>
      </w:r>
      <w:r w:rsidR="00E0085F">
        <w:rPr>
          <w:lang w:eastAsia="pt-BR"/>
        </w:rPr>
        <w:t xml:space="preserve"> casos de uso. A </w:t>
      </w:r>
      <w:r w:rsidR="00503707">
        <w:rPr>
          <w:lang w:eastAsia="pt-BR"/>
        </w:rPr>
        <w:t>especificação</w:t>
      </w:r>
      <w:r w:rsidR="00E0085F">
        <w:rPr>
          <w:lang w:eastAsia="pt-BR"/>
        </w:rPr>
        <w:t xml:space="preserve"> dos casos de uso e uma </w:t>
      </w:r>
      <w:r w:rsidR="00503707">
        <w:rPr>
          <w:lang w:eastAsia="pt-BR"/>
        </w:rPr>
        <w:t>descrição</w:t>
      </w:r>
      <w:r w:rsidR="00E0085F">
        <w:rPr>
          <w:lang w:eastAsia="pt-BR"/>
        </w:rPr>
        <w:t xml:space="preserve"> textual que identifica uma </w:t>
      </w:r>
      <w:r w:rsidR="00503707">
        <w:rPr>
          <w:lang w:eastAsia="pt-BR"/>
        </w:rPr>
        <w:t>interação</w:t>
      </w:r>
      <w:r w:rsidR="00E0085F">
        <w:rPr>
          <w:lang w:eastAsia="pt-BR"/>
        </w:rPr>
        <w:t xml:space="preserve"> entre os </w:t>
      </w:r>
      <w:r w:rsidR="00503707">
        <w:rPr>
          <w:lang w:eastAsia="pt-BR"/>
        </w:rPr>
        <w:t>usuários</w:t>
      </w:r>
      <w:r w:rsidR="00E0085F">
        <w:rPr>
          <w:lang w:eastAsia="pt-BR"/>
        </w:rPr>
        <w:t xml:space="preserve"> e </w:t>
      </w:r>
      <w:r w:rsidR="00D003CB">
        <w:rPr>
          <w:lang w:eastAsia="pt-BR"/>
        </w:rPr>
        <w:t>o sistema</w:t>
      </w:r>
      <w:r w:rsidR="00E0085F">
        <w:rPr>
          <w:lang w:eastAsia="pt-BR"/>
        </w:rPr>
        <w:t xml:space="preserve"> que complementam o caso de uso. </w:t>
      </w:r>
      <w:sdt>
        <w:sdtPr>
          <w:rPr>
            <w:lang w:eastAsia="pt-BR"/>
          </w:rPr>
          <w:id w:val="-1257594085"/>
          <w:citation/>
        </w:sdtPr>
        <w:sdtContent>
          <w:r w:rsidR="00E0085F">
            <w:rPr>
              <w:lang w:eastAsia="pt-BR"/>
            </w:rPr>
            <w:fldChar w:fldCharType="begin"/>
          </w:r>
          <w:r w:rsidR="00E0085F" w:rsidRPr="00025F06">
            <w:rPr>
              <w:lang w:eastAsia="pt-BR"/>
            </w:rPr>
            <w:instrText xml:space="preserve"> CITATION Ian10 \l 1033 </w:instrText>
          </w:r>
          <w:r w:rsidR="00E0085F">
            <w:rPr>
              <w:lang w:eastAsia="pt-BR"/>
            </w:rPr>
            <w:fldChar w:fldCharType="separate"/>
          </w:r>
          <w:r w:rsidR="007C43C0">
            <w:rPr>
              <w:noProof/>
              <w:lang w:eastAsia="pt-BR"/>
            </w:rPr>
            <w:t>(SOMMERVILLE, 2010)</w:t>
          </w:r>
          <w:r w:rsidR="00E0085F">
            <w:rPr>
              <w:lang w:eastAsia="pt-BR"/>
            </w:rPr>
            <w:fldChar w:fldCharType="end"/>
          </w:r>
        </w:sdtContent>
      </w:sdt>
      <w:r w:rsidR="00E0085F">
        <w:rPr>
          <w:lang w:eastAsia="pt-BR"/>
        </w:rPr>
        <w:t xml:space="preserve"> </w:t>
      </w:r>
    </w:p>
    <w:p w14:paraId="74C994AC" w14:textId="77777777" w:rsidR="00CD473C" w:rsidRDefault="00CD473C" w:rsidP="00CD473C">
      <w:pPr>
        <w:pStyle w:val="BodyText"/>
        <w:rPr>
          <w:lang w:eastAsia="pt-BR"/>
        </w:rPr>
      </w:pPr>
    </w:p>
    <w:p w14:paraId="0B110AAA" w14:textId="77777777" w:rsidR="00D003CB" w:rsidRDefault="00D003CB" w:rsidP="00CD473C">
      <w:pPr>
        <w:pStyle w:val="BodyText"/>
        <w:rPr>
          <w:lang w:eastAsia="pt-BR"/>
        </w:rPr>
      </w:pPr>
    </w:p>
    <w:p w14:paraId="27D2E1AB" w14:textId="77777777" w:rsidR="00D003CB" w:rsidRDefault="00D003CB" w:rsidP="00CD473C">
      <w:pPr>
        <w:pStyle w:val="BodyText"/>
        <w:rPr>
          <w:lang w:eastAsia="pt-BR"/>
        </w:rPr>
      </w:pPr>
    </w:p>
    <w:p w14:paraId="602822A7" w14:textId="77777777" w:rsidR="00D003CB" w:rsidRPr="00CD473C" w:rsidRDefault="00D003CB" w:rsidP="00CD473C">
      <w:pPr>
        <w:pStyle w:val="BodyTex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CSU001 – Importar Dados da BMF</w:t>
            </w:r>
          </w:p>
        </w:tc>
      </w:tr>
      <w:tr w:rsidR="00084545" w:rsidRPr="00084545" w14:paraId="2F070DBF"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E0085F">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5945FA6" w14:textId="77777777" w:rsidR="00084545" w:rsidRDefault="382A6C4F" w:rsidP="0043094C">
            <w:pPr>
              <w:suppressAutoHyphens w:val="0"/>
              <w:spacing w:after="0" w:line="48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 xml:space="preserve">Pré-condição: </w:t>
            </w:r>
          </w:p>
          <w:p w14:paraId="50307CA1" w14:textId="668BCE8F" w:rsidR="0043094C" w:rsidRPr="0043094C" w:rsidRDefault="0043094C" w:rsidP="00152728">
            <w:pPr>
              <w:pStyle w:val="ListParagraph"/>
              <w:numPr>
                <w:ilvl w:val="0"/>
                <w:numId w:val="27"/>
              </w:numPr>
              <w:suppressAutoHyphens w:val="0"/>
              <w:spacing w:after="0" w:line="480" w:lineRule="auto"/>
              <w:jc w:val="left"/>
              <w:rPr>
                <w:rFonts w:ascii="Times New Roman,Calibri" w:eastAsia="Times New Roman,Calibri" w:hAnsi="Times New Roman,Calibri" w:cs="Times New Roman,Calibri"/>
                <w:color w:val="00000A"/>
                <w:lang w:eastAsia="pt-BR"/>
              </w:rPr>
            </w:pPr>
            <w:r w:rsidRPr="00460EC9">
              <w:rPr>
                <w:rFonts w:eastAsia="Arial" w:cs="Arial"/>
                <w:color w:val="00000A"/>
                <w:sz w:val="20"/>
                <w:szCs w:val="20"/>
                <w:lang w:eastAsia="pt-BR"/>
              </w:rPr>
              <w:t>Conexão com a internet</w:t>
            </w:r>
          </w:p>
        </w:tc>
      </w:tr>
      <w:tr w:rsidR="00084545" w:rsidRPr="00084545" w14:paraId="1C94475E"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611DFF65" w:rsidR="00084545" w:rsidRPr="002048FB" w:rsidRDefault="00957937"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Pr>
                <w:rFonts w:eastAsia="Arial" w:cs="Arial"/>
                <w:color w:val="00000A"/>
                <w:sz w:val="20"/>
                <w:szCs w:val="20"/>
                <w:lang w:eastAsia="pt-BR"/>
              </w:rPr>
              <w:t>O caso de uso inicia quando o s</w:t>
            </w:r>
            <w:r w:rsidR="382A6C4F" w:rsidRPr="002048FB">
              <w:rPr>
                <w:rFonts w:eastAsia="Arial" w:cs="Arial"/>
                <w:color w:val="00000A"/>
                <w:sz w:val="20"/>
                <w:szCs w:val="20"/>
                <w:lang w:eastAsia="pt-BR"/>
              </w:rPr>
              <w:t>istema necessita das informações</w:t>
            </w:r>
            <w:r w:rsidR="00C0680F" w:rsidRPr="002048FB">
              <w:rPr>
                <w:rFonts w:eastAsia="Arial" w:cs="Arial"/>
                <w:color w:val="00000A"/>
                <w:sz w:val="20"/>
                <w:szCs w:val="20"/>
                <w:lang w:eastAsia="pt-BR"/>
              </w:rPr>
              <w:t xml:space="preserve"> da BMF</w:t>
            </w:r>
            <w:r w:rsidR="382A6C4F" w:rsidRPr="002048FB">
              <w:rPr>
                <w:rFonts w:eastAsia="Arial" w:cs="Arial"/>
                <w:color w:val="00000A"/>
                <w:sz w:val="20"/>
                <w:szCs w:val="20"/>
                <w:lang w:eastAsia="pt-BR"/>
              </w:rPr>
              <w:t>.</w:t>
            </w:r>
          </w:p>
          <w:p w14:paraId="0AB16581" w14:textId="37FBDE2D" w:rsidR="002048FB" w:rsidRPr="00FA531B" w:rsidRDefault="002048F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152728">
            <w:pPr>
              <w:pStyle w:val="ListParagraph"/>
              <w:numPr>
                <w:ilvl w:val="0"/>
                <w:numId w:val="18"/>
              </w:numPr>
              <w:suppressAutoHyphens w:val="0"/>
              <w:spacing w:after="0" w:line="48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152728">
            <w:pPr>
              <w:pStyle w:val="ListParagraph"/>
              <w:numPr>
                <w:ilvl w:val="0"/>
                <w:numId w:val="18"/>
              </w:numPr>
              <w:suppressAutoHyphens w:val="0"/>
              <w:spacing w:after="0" w:line="48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FB1C2CE" w14:textId="77777777" w:rsidR="00957937" w:rsidRDefault="00957937"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Sem conexão com a internet</w:t>
            </w:r>
          </w:p>
          <w:p w14:paraId="218B2989" w14:textId="063C044F" w:rsidR="00957937" w:rsidRPr="00957937" w:rsidRDefault="00351424" w:rsidP="00152728">
            <w:pPr>
              <w:pStyle w:val="ListParagraph"/>
              <w:numPr>
                <w:ilvl w:val="0"/>
                <w:numId w:val="20"/>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00957937" w:rsidRPr="00957937">
              <w:rPr>
                <w:rFonts w:eastAsia="Calibri" w:cs="Arial"/>
                <w:color w:val="00000A"/>
                <w:sz w:val="20"/>
                <w:szCs w:val="20"/>
                <w:lang w:eastAsia="pt-BR"/>
              </w:rPr>
              <w:t>i</w:t>
            </w:r>
            <w:r>
              <w:rPr>
                <w:rFonts w:eastAsia="Calibri" w:cs="Arial"/>
                <w:color w:val="00000A"/>
                <w:sz w:val="20"/>
                <w:szCs w:val="20"/>
                <w:lang w:eastAsia="pt-BR"/>
              </w:rPr>
              <w:t>s</w:t>
            </w:r>
            <w:r w:rsidR="00957937" w:rsidRPr="00957937">
              <w:rPr>
                <w:rFonts w:eastAsia="Calibri" w:cs="Arial"/>
                <w:color w:val="00000A"/>
                <w:sz w:val="20"/>
                <w:szCs w:val="20"/>
                <w:lang w:eastAsia="pt-BR"/>
              </w:rPr>
              <w:t>tema informa que o usuário não possui uma conexão com a internet</w:t>
            </w:r>
          </w:p>
          <w:p w14:paraId="7F8299CA" w14:textId="72C5384B" w:rsidR="00957937" w:rsidRPr="00957937" w:rsidRDefault="00957937" w:rsidP="00152728">
            <w:pPr>
              <w:pStyle w:val="ListParagraph"/>
              <w:numPr>
                <w:ilvl w:val="0"/>
                <w:numId w:val="20"/>
              </w:numPr>
              <w:suppressAutoHyphens w:val="0"/>
              <w:spacing w:after="0" w:line="480" w:lineRule="auto"/>
              <w:jc w:val="left"/>
              <w:rPr>
                <w:rFonts w:eastAsia="Calibri" w:cs="Arial"/>
                <w:b/>
                <w:color w:val="00000A"/>
                <w:sz w:val="20"/>
                <w:szCs w:val="20"/>
                <w:lang w:eastAsia="pt-BR"/>
              </w:rPr>
            </w:pPr>
            <w:r w:rsidRPr="00957937">
              <w:rPr>
                <w:rFonts w:eastAsia="Calibri" w:cs="Arial"/>
                <w:color w:val="00000A"/>
                <w:sz w:val="20"/>
                <w:szCs w:val="20"/>
                <w:lang w:eastAsia="pt-BR"/>
              </w:rPr>
              <w:t>O caso de uso termina.</w:t>
            </w:r>
          </w:p>
        </w:tc>
      </w:tr>
      <w:tr w:rsidR="00351424" w:rsidRPr="00084545" w14:paraId="0E008233"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B6136BD" w14:textId="4F337FF1" w:rsidR="00351424" w:rsidRDefault="00351424" w:rsidP="0043094C">
            <w:pPr>
              <w:suppressAutoHyphens w:val="0"/>
              <w:spacing w:after="0" w:line="480" w:lineRule="auto"/>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BMF não possui dados</w:t>
            </w:r>
          </w:p>
          <w:p w14:paraId="0B7DF36A" w14:textId="1C4DEF92" w:rsidR="00351424" w:rsidRPr="00957937" w:rsidRDefault="00351424" w:rsidP="00152728">
            <w:pPr>
              <w:pStyle w:val="ListParagraph"/>
              <w:numPr>
                <w:ilvl w:val="0"/>
                <w:numId w:val="21"/>
              </w:numPr>
              <w:suppressAutoHyphens w:val="0"/>
              <w:spacing w:after="0" w:line="480" w:lineRule="auto"/>
              <w:jc w:val="left"/>
              <w:rPr>
                <w:rFonts w:eastAsia="Calibri" w:cs="Arial"/>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 BMF ainda não possui os dados</w:t>
            </w:r>
          </w:p>
          <w:p w14:paraId="4EB84373" w14:textId="31F933BB" w:rsidR="00351424" w:rsidRPr="00351424" w:rsidRDefault="00351424" w:rsidP="00152728">
            <w:pPr>
              <w:pStyle w:val="ListParagraph"/>
              <w:numPr>
                <w:ilvl w:val="0"/>
                <w:numId w:val="21"/>
              </w:numPr>
              <w:suppressAutoHyphens w:val="0"/>
              <w:spacing w:after="0" w:line="480" w:lineRule="auto"/>
              <w:jc w:val="left"/>
              <w:rPr>
                <w:rFonts w:eastAsia="Calibri" w:cs="Arial"/>
                <w:b/>
                <w:color w:val="00000A"/>
                <w:sz w:val="20"/>
                <w:szCs w:val="20"/>
                <w:lang w:eastAsia="pt-BR"/>
              </w:rPr>
            </w:pPr>
            <w:r w:rsidRPr="00351424">
              <w:rPr>
                <w:rFonts w:eastAsia="Calibri" w:cs="Arial"/>
                <w:color w:val="00000A"/>
                <w:sz w:val="20"/>
                <w:szCs w:val="20"/>
                <w:lang w:eastAsia="pt-BR"/>
              </w:rPr>
              <w:t>O caso de uso termina.</w:t>
            </w:r>
          </w:p>
        </w:tc>
      </w:tr>
      <w:tr w:rsidR="00084545" w:rsidRPr="00084545" w14:paraId="5F5C7BAC"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00F846AC">
            <w:pPr>
              <w:suppressAutoHyphens w:val="0"/>
              <w:spacing w:after="0" w:line="480" w:lineRule="auto"/>
              <w:ind w:left="351"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E0085F">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bl>
    <w:p w14:paraId="62297CEE" w14:textId="77777777" w:rsidR="002048FB" w:rsidRDefault="002048FB">
      <w:pPr>
        <w:suppressAutoHyphens w:val="0"/>
        <w:spacing w:after="0"/>
        <w:ind w:firstLine="0"/>
        <w:jc w:val="left"/>
        <w:rPr>
          <w:noProof/>
          <w:lang w:eastAsia="pt-BR"/>
        </w:rPr>
      </w:pPr>
    </w:p>
    <w:p w14:paraId="72A07A16" w14:textId="28C92BA7" w:rsidR="00E0085F" w:rsidRDefault="00E0085F">
      <w:pPr>
        <w:suppressAutoHyphens w:val="0"/>
        <w:spacing w:after="0"/>
        <w:ind w:firstLine="0"/>
        <w:jc w:val="left"/>
        <w:rPr>
          <w:noProof/>
          <w:lang w:eastAsia="pt-BR"/>
        </w:rPr>
      </w:pPr>
      <w:r>
        <w:rPr>
          <w:noProof/>
          <w:lang w:eastAsia="pt-BR"/>
        </w:rPr>
        <w:br w:type="page"/>
      </w:r>
    </w:p>
    <w:p w14:paraId="489C79AA" w14:textId="77777777" w:rsidR="00084545" w:rsidRDefault="00084545" w:rsidP="002048FB">
      <w:pPr>
        <w:suppressAutoHyphens w:val="0"/>
        <w:spacing w:after="0"/>
        <w:ind w:firstLine="0"/>
        <w:jc w:val="left"/>
        <w:rPr>
          <w:lang w:eastAsia="pt-BR"/>
        </w:rPr>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0043094C">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0043094C">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0043094C">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38D15F65" w:rsidR="00084545" w:rsidRPr="00AB4843"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DA40B7">
              <w:rPr>
                <w:rFonts w:eastAsia="Arial" w:cs="Arial"/>
                <w:color w:val="00000A"/>
                <w:sz w:val="20"/>
                <w:szCs w:val="20"/>
                <w:lang w:eastAsia="pt-BR"/>
              </w:rPr>
              <w:t xml:space="preserve"> da camada, ação que a rede sabe prever</w:t>
            </w:r>
            <w:r w:rsidR="00EB4B83" w:rsidRPr="00AB4843">
              <w:rPr>
                <w:rFonts w:eastAsia="Arial" w:cs="Arial"/>
                <w:color w:val="00000A"/>
                <w:sz w:val="20"/>
                <w:szCs w:val="20"/>
                <w:lang w:eastAsia="pt-BR"/>
              </w:rPr>
              <w:t>, a quantidade de data necessária para gerar o próximo dado</w:t>
            </w:r>
            <w:r w:rsidR="00DA40B7">
              <w:rPr>
                <w:rFonts w:eastAsia="Arial" w:cs="Arial"/>
                <w:color w:val="00000A"/>
                <w:sz w:val="20"/>
                <w:szCs w:val="20"/>
                <w:lang w:eastAsia="pt-BR"/>
              </w:rPr>
              <w:t xml:space="preserve"> e  o nome da rede.</w:t>
            </w:r>
          </w:p>
          <w:p w14:paraId="33152BD6" w14:textId="2779D159" w:rsidR="00084545" w:rsidRDefault="382A6C4F" w:rsidP="00152728">
            <w:pPr>
              <w:numPr>
                <w:ilvl w:val="0"/>
                <w:numId w:val="10"/>
              </w:numPr>
              <w:suppressAutoHyphens w:val="0"/>
              <w:spacing w:after="0"/>
              <w:ind w:left="9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0F0EC134" w14:textId="4416A64E" w:rsidR="00B036F4" w:rsidRPr="00AB4843" w:rsidRDefault="00B036F4" w:rsidP="00152728">
            <w:pPr>
              <w:numPr>
                <w:ilvl w:val="0"/>
                <w:numId w:val="10"/>
              </w:numPr>
              <w:suppressAutoHyphens w:val="0"/>
              <w:spacing w:after="0"/>
              <w:ind w:left="918"/>
              <w:contextualSpacing/>
              <w:jc w:val="left"/>
              <w:rPr>
                <w:rFonts w:eastAsia="Arial" w:cs="Arial"/>
                <w:color w:val="00000A"/>
                <w:sz w:val="20"/>
                <w:szCs w:val="20"/>
                <w:lang w:eastAsia="pt-BR"/>
              </w:rPr>
            </w:pPr>
            <w:r>
              <w:rPr>
                <w:rFonts w:eastAsia="Arial" w:cs="Arial"/>
                <w:color w:val="00000A"/>
                <w:sz w:val="20"/>
                <w:szCs w:val="20"/>
                <w:lang w:eastAsia="pt-BR"/>
              </w:rPr>
              <w:t>O sistema avisa que a RNA foi criada com sucesso.</w:t>
            </w:r>
          </w:p>
          <w:p w14:paraId="4E3F8350" w14:textId="77777777" w:rsidR="00084545" w:rsidRPr="00084545" w:rsidRDefault="382A6C4F" w:rsidP="00152728">
            <w:pPr>
              <w:numPr>
                <w:ilvl w:val="0"/>
                <w:numId w:val="10"/>
              </w:numPr>
              <w:suppressAutoHyphens w:val="0"/>
              <w:spacing w:after="0"/>
              <w:ind w:left="9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DA40B7" w:rsidRPr="00084545" w14:paraId="68E98FD9"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7DEF26" w14:textId="31243A54" w:rsidR="00DA40B7" w:rsidRDefault="00DA40B7"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alternativo (3) – </w:t>
            </w:r>
            <w:r w:rsidR="004F2ED6">
              <w:rPr>
                <w:rFonts w:eastAsia="Arial" w:cs="Arial"/>
                <w:b/>
                <w:bCs/>
                <w:color w:val="00000A"/>
                <w:sz w:val="20"/>
                <w:szCs w:val="20"/>
                <w:lang w:eastAsia="pt-BR"/>
              </w:rPr>
              <w:t>RNA</w:t>
            </w:r>
            <w:r>
              <w:rPr>
                <w:rFonts w:eastAsia="Arial" w:cs="Arial"/>
                <w:b/>
                <w:bCs/>
                <w:color w:val="00000A"/>
                <w:sz w:val="20"/>
                <w:szCs w:val="20"/>
                <w:lang w:eastAsia="pt-BR"/>
              </w:rPr>
              <w:t xml:space="preserve"> já existe</w:t>
            </w:r>
          </w:p>
          <w:p w14:paraId="21295E91" w14:textId="78C98E7E" w:rsidR="00DA40B7"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informa que já existe uma rede com o nome digitado e pergunta se o usuário quer sobrescrever.</w:t>
            </w:r>
          </w:p>
          <w:p w14:paraId="46973291" w14:textId="46CABF97" w:rsidR="0043094C" w:rsidRPr="0043094C" w:rsidRDefault="00DA40B7" w:rsidP="00152728">
            <w:pPr>
              <w:pStyle w:val="ListParagraph"/>
              <w:numPr>
                <w:ilvl w:val="0"/>
                <w:numId w:val="25"/>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 xml:space="preserve"> O usuário informa se quer sobrescrever.</w:t>
            </w:r>
          </w:p>
          <w:p w14:paraId="3FCE5040" w14:textId="317BBA78" w:rsidR="00DA40B7" w:rsidRPr="382A6C4F" w:rsidRDefault="0043094C" w:rsidP="0043094C">
            <w:pPr>
              <w:suppressAutoHyphens w:val="0"/>
              <w:spacing w:after="0"/>
              <w:ind w:left="634" w:firstLine="0"/>
              <w:rPr>
                <w:rFonts w:eastAsia="Arial" w:cs="Arial"/>
                <w:b/>
                <w:bCs/>
                <w:color w:val="00000A"/>
                <w:sz w:val="20"/>
                <w:szCs w:val="20"/>
                <w:lang w:eastAsia="pt-BR"/>
              </w:rPr>
            </w:pPr>
            <w:r w:rsidRPr="382A6C4F">
              <w:rPr>
                <w:rFonts w:eastAsia="Arial" w:cs="Arial"/>
                <w:b/>
                <w:bCs/>
                <w:color w:val="00000A"/>
                <w:sz w:val="20"/>
                <w:szCs w:val="20"/>
                <w:lang w:eastAsia="pt-BR"/>
              </w:rPr>
              <w:t xml:space="preserve"> </w:t>
            </w:r>
          </w:p>
        </w:tc>
      </w:tr>
      <w:tr w:rsidR="0043094C" w:rsidRPr="00084545" w14:paraId="7F22294D"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F9AEC" w14:textId="7D716699"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(3.1) – Usuário quer sobrescrever</w:t>
            </w:r>
          </w:p>
          <w:p w14:paraId="0DB3A78A" w14:textId="5ABD80FE"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quer sobrescrever</w:t>
            </w:r>
          </w:p>
          <w:p w14:paraId="330A6984" w14:textId="77777777" w:rsidR="0043094C" w:rsidRPr="0043094C" w:rsidRDefault="0043094C" w:rsidP="00152728">
            <w:pPr>
              <w:pStyle w:val="ListParagraph"/>
              <w:numPr>
                <w:ilvl w:val="0"/>
                <w:numId w:val="23"/>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sobrescreve a RNA existente</w:t>
            </w:r>
          </w:p>
          <w:p w14:paraId="0146406C" w14:textId="7A0CBE08" w:rsidR="0043094C" w:rsidRPr="0043094C" w:rsidRDefault="0043094C" w:rsidP="00152728">
            <w:pPr>
              <w:pStyle w:val="ListParagraph"/>
              <w:numPr>
                <w:ilvl w:val="0"/>
                <w:numId w:val="23"/>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43094C" w:rsidRPr="00084545" w14:paraId="7550AA26"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BAE53B6" w14:textId="7163EFB5" w:rsidR="0043094C" w:rsidRDefault="0043094C" w:rsidP="0043094C">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Fluxo alternativo (3.2) – Usuário não quer sobrescrever</w:t>
            </w:r>
          </w:p>
          <w:p w14:paraId="2C34B63F" w14:textId="77777777"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usuário informa que não quer sobrescrever a RNA existente</w:t>
            </w:r>
          </w:p>
          <w:p w14:paraId="5949703E" w14:textId="30FF9533" w:rsidR="0043094C" w:rsidRPr="0043094C" w:rsidRDefault="0043094C" w:rsidP="00152728">
            <w:pPr>
              <w:pStyle w:val="ListParagraph"/>
              <w:numPr>
                <w:ilvl w:val="0"/>
                <w:numId w:val="24"/>
              </w:numPr>
              <w:suppressAutoHyphens w:val="0"/>
              <w:spacing w:after="0"/>
              <w:ind w:left="918"/>
              <w:rPr>
                <w:rFonts w:eastAsia="Arial" w:cs="Arial"/>
                <w:bCs/>
                <w:color w:val="00000A"/>
                <w:sz w:val="20"/>
                <w:szCs w:val="20"/>
                <w:lang w:eastAsia="pt-BR"/>
              </w:rPr>
            </w:pPr>
            <w:r w:rsidRPr="0043094C">
              <w:rPr>
                <w:rFonts w:eastAsia="Arial" w:cs="Arial"/>
                <w:bCs/>
                <w:color w:val="00000A"/>
                <w:sz w:val="20"/>
                <w:szCs w:val="20"/>
                <w:lang w:eastAsia="pt-BR"/>
              </w:rPr>
              <w:t>O sistema exibe uma mensagem confirmando a opção do usuário, sem alterar a RNA existente.</w:t>
            </w:r>
          </w:p>
          <w:p w14:paraId="1B8C6D7A" w14:textId="41AEC2CA" w:rsidR="0043094C" w:rsidRPr="0043094C" w:rsidRDefault="0043094C" w:rsidP="00152728">
            <w:pPr>
              <w:pStyle w:val="ListParagraph"/>
              <w:numPr>
                <w:ilvl w:val="0"/>
                <w:numId w:val="24"/>
              </w:numPr>
              <w:suppressAutoHyphens w:val="0"/>
              <w:spacing w:after="0"/>
              <w:ind w:left="918"/>
              <w:rPr>
                <w:rFonts w:eastAsia="Arial" w:cs="Arial"/>
                <w:b/>
                <w:bCs/>
                <w:color w:val="00000A"/>
                <w:sz w:val="20"/>
                <w:szCs w:val="20"/>
                <w:lang w:eastAsia="pt-BR"/>
              </w:rPr>
            </w:pPr>
            <w:r w:rsidRPr="0043094C">
              <w:rPr>
                <w:rFonts w:eastAsia="Arial" w:cs="Arial"/>
                <w:bCs/>
                <w:color w:val="00000A"/>
                <w:sz w:val="20"/>
                <w:szCs w:val="20"/>
                <w:lang w:eastAsia="pt-BR"/>
              </w:rPr>
              <w:t>O caso de uso termina</w:t>
            </w:r>
          </w:p>
        </w:tc>
      </w:tr>
      <w:tr w:rsidR="00DA40B7" w:rsidRPr="00084545" w14:paraId="0BCEF27A"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6EF531" w14:textId="566D2FDF" w:rsidR="00DA40B7" w:rsidRDefault="00DA40B7" w:rsidP="0043094C">
            <w:pPr>
              <w:suppressAutoHyphens w:val="0"/>
              <w:spacing w:after="0"/>
              <w:ind w:firstLine="0"/>
              <w:jc w:val="left"/>
              <w:rPr>
                <w:rFonts w:eastAsia="Calibri" w:cs="Arial"/>
                <w:b/>
                <w:color w:val="00000A"/>
                <w:sz w:val="20"/>
                <w:szCs w:val="20"/>
                <w:lang w:eastAsia="pt-BR"/>
              </w:rPr>
            </w:pPr>
            <w:r>
              <w:rPr>
                <w:rFonts w:eastAsia="Calibri" w:cs="Arial"/>
                <w:b/>
                <w:color w:val="00000A"/>
                <w:sz w:val="20"/>
                <w:szCs w:val="20"/>
                <w:lang w:eastAsia="pt-BR"/>
              </w:rPr>
              <w:t>Fluxo de Exceção (3) – Informações incorretas</w:t>
            </w:r>
          </w:p>
          <w:p w14:paraId="3312156A" w14:textId="77777777" w:rsidR="00DA40B7" w:rsidRPr="00DA40B7"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s</w:t>
            </w:r>
            <w:r w:rsidRPr="00957937">
              <w:rPr>
                <w:rFonts w:eastAsia="Calibri" w:cs="Arial"/>
                <w:color w:val="00000A"/>
                <w:sz w:val="20"/>
                <w:szCs w:val="20"/>
                <w:lang w:eastAsia="pt-BR"/>
              </w:rPr>
              <w:t>i</w:t>
            </w:r>
            <w:r>
              <w:rPr>
                <w:rFonts w:eastAsia="Calibri" w:cs="Arial"/>
                <w:color w:val="00000A"/>
                <w:sz w:val="20"/>
                <w:szCs w:val="20"/>
                <w:lang w:eastAsia="pt-BR"/>
              </w:rPr>
              <w:t>s</w:t>
            </w:r>
            <w:r w:rsidRPr="00957937">
              <w:rPr>
                <w:rFonts w:eastAsia="Calibri" w:cs="Arial"/>
                <w:color w:val="00000A"/>
                <w:sz w:val="20"/>
                <w:szCs w:val="20"/>
                <w:lang w:eastAsia="pt-BR"/>
              </w:rPr>
              <w:t xml:space="preserve">tema informa </w:t>
            </w:r>
            <w:r>
              <w:rPr>
                <w:rFonts w:eastAsia="Calibri" w:cs="Arial"/>
                <w:color w:val="00000A"/>
                <w:sz w:val="20"/>
                <w:szCs w:val="20"/>
                <w:lang w:eastAsia="pt-BR"/>
              </w:rPr>
              <w:t>que as informações preenchidas estão incorretas</w:t>
            </w:r>
          </w:p>
          <w:p w14:paraId="5C001FC0" w14:textId="57CC5AF3" w:rsidR="00DA40B7" w:rsidRPr="382A6C4F" w:rsidRDefault="00DA40B7" w:rsidP="00152728">
            <w:pPr>
              <w:pStyle w:val="ListParagraph"/>
              <w:numPr>
                <w:ilvl w:val="0"/>
                <w:numId w:val="22"/>
              </w:numPr>
              <w:suppressAutoHyphens w:val="0"/>
              <w:spacing w:after="0"/>
              <w:ind w:left="1059"/>
              <w:jc w:val="left"/>
              <w:rPr>
                <w:rFonts w:eastAsia="Arial" w:cs="Arial"/>
                <w:b/>
                <w:bCs/>
                <w:color w:val="00000A"/>
                <w:sz w:val="20"/>
                <w:szCs w:val="20"/>
                <w:lang w:eastAsia="pt-BR"/>
              </w:rPr>
            </w:pPr>
            <w:r>
              <w:rPr>
                <w:rFonts w:eastAsia="Calibri"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0043094C">
            <w:pPr>
              <w:suppressAutoHyphens w:val="0"/>
              <w:spacing w:after="0"/>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0043094C">
            <w:pPr>
              <w:suppressAutoHyphens w:val="0"/>
              <w:spacing w:after="0"/>
              <w:ind w:left="634" w:firstLine="0"/>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0043094C">
            <w:pPr>
              <w:suppressAutoHyphens w:val="0"/>
              <w:spacing w:after="0"/>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bl>
    <w:p w14:paraId="78A1BFB3" w14:textId="7EC65015" w:rsidR="00E0085F" w:rsidRDefault="00E0085F">
      <w:pPr>
        <w:suppressAutoHyphens w:val="0"/>
        <w:spacing w:after="0"/>
        <w:ind w:firstLine="0"/>
        <w:jc w:val="left"/>
        <w:rPr>
          <w:b/>
          <w:bCs/>
          <w:sz w:val="20"/>
          <w:szCs w:val="20"/>
          <w:lang w:eastAsia="pt-BR"/>
        </w:rPr>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0043094C">
            <w:pPr>
              <w:pageBreakBefore/>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0043094C">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43094C">
            <w:pPr>
              <w:suppressAutoHyphens w:val="0"/>
              <w:spacing w:after="0" w:line="480" w:lineRule="auto"/>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0043094C">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50AEEDA2" w:rsidR="007759A3" w:rsidRPr="007759A3" w:rsidRDefault="382A6C4F" w:rsidP="00F846AC">
            <w:pPr>
              <w:suppressAutoHyphens w:val="0"/>
              <w:spacing w:after="0" w:line="480" w:lineRule="auto"/>
              <w:ind w:firstLine="494"/>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C53927">
              <w:rPr>
                <w:rFonts w:eastAsia="Arial" w:cs="Arial"/>
                <w:color w:val="00000A"/>
                <w:sz w:val="20"/>
                <w:szCs w:val="20"/>
                <w:lang w:eastAsia="pt-BR"/>
              </w:rPr>
              <w:t>A RNA deverá ter sido criada anteriormente.</w:t>
            </w:r>
            <w:r w:rsidR="0043094C">
              <w:rPr>
                <w:rFonts w:eastAsia="Arial" w:cs="Arial"/>
                <w:color w:val="00000A"/>
                <w:sz w:val="20"/>
                <w:szCs w:val="20"/>
                <w:lang w:eastAsia="pt-BR"/>
              </w:rPr>
              <w:t xml:space="preserve"> (CSU002)</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0043094C">
            <w:pPr>
              <w:suppressAutoHyphens w:val="0"/>
              <w:spacing w:after="0" w:line="480" w:lineRule="auto"/>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151EB6CD" w14:textId="4890D5E5" w:rsidR="0023015B" w:rsidRDefault="00AB4843" w:rsidP="00F846AC">
            <w:pPr>
              <w:numPr>
                <w:ilvl w:val="0"/>
                <w:numId w:val="11"/>
              </w:numPr>
              <w:suppressAutoHyphens w:val="0"/>
              <w:spacing w:after="0" w:line="480" w:lineRule="auto"/>
              <w:ind w:left="318" w:firstLine="176"/>
              <w:contextualSpacing/>
              <w:jc w:val="left"/>
              <w:rPr>
                <w:rFonts w:eastAsia="Arial" w:cs="Arial"/>
                <w:color w:val="00000A"/>
                <w:lang w:eastAsia="pt-BR"/>
              </w:rPr>
            </w:pPr>
            <w:r>
              <w:rPr>
                <w:rFonts w:eastAsia="Arial" w:cs="Arial"/>
                <w:color w:val="00000A"/>
                <w:sz w:val="20"/>
                <w:szCs w:val="20"/>
                <w:lang w:eastAsia="pt-BR"/>
              </w:rPr>
              <w:t xml:space="preserve">O Usuário </w:t>
            </w:r>
            <w:r w:rsidR="0043094C">
              <w:rPr>
                <w:rFonts w:eastAsia="Arial" w:cs="Arial"/>
                <w:color w:val="00000A"/>
                <w:sz w:val="20"/>
                <w:szCs w:val="20"/>
                <w:lang w:eastAsia="pt-BR"/>
              </w:rPr>
              <w:t>informa o nome da RNA</w:t>
            </w:r>
            <w:r>
              <w:rPr>
                <w:rFonts w:eastAsia="Arial" w:cs="Arial"/>
                <w:color w:val="00000A"/>
                <w:sz w:val="20"/>
                <w:szCs w:val="20"/>
                <w:lang w:eastAsia="pt-BR"/>
              </w:rPr>
              <w:t>.</w:t>
            </w:r>
          </w:p>
          <w:p w14:paraId="776A8236" w14:textId="03360D12" w:rsidR="0043094C" w:rsidRDefault="0043094C"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sidRPr="0043094C">
              <w:rPr>
                <w:rFonts w:eastAsia="Arial" w:cs="Arial"/>
                <w:color w:val="00000A"/>
                <w:sz w:val="20"/>
                <w:lang w:eastAsia="pt-BR"/>
              </w:rPr>
              <w:t>O sistema pega as informações da RNA</w:t>
            </w:r>
          </w:p>
          <w:p w14:paraId="373A9340" w14:textId="5D2FD517" w:rsidR="00B036F4" w:rsidRPr="0043094C" w:rsidRDefault="00B036F4" w:rsidP="00F846AC">
            <w:pPr>
              <w:numPr>
                <w:ilvl w:val="0"/>
                <w:numId w:val="11"/>
              </w:numPr>
              <w:suppressAutoHyphens w:val="0"/>
              <w:spacing w:after="0" w:line="480" w:lineRule="auto"/>
              <w:ind w:left="318" w:firstLine="176"/>
              <w:contextualSpacing/>
              <w:jc w:val="left"/>
              <w:rPr>
                <w:rFonts w:eastAsia="Arial" w:cs="Arial"/>
                <w:color w:val="00000A"/>
                <w:sz w:val="20"/>
                <w:lang w:eastAsia="pt-BR"/>
              </w:rPr>
            </w:pPr>
            <w:r>
              <w:rPr>
                <w:rFonts w:eastAsia="Arial" w:cs="Arial"/>
                <w:color w:val="00000A"/>
                <w:sz w:val="20"/>
                <w:lang w:eastAsia="pt-BR"/>
              </w:rPr>
              <w:t>O sistema exibe uma mensagem informando que a RNA foi carregada com sucesso.</w:t>
            </w:r>
          </w:p>
          <w:p w14:paraId="746EF6DC" w14:textId="77777777" w:rsidR="007759A3" w:rsidRPr="007759A3" w:rsidRDefault="382A6C4F" w:rsidP="00F846AC">
            <w:pPr>
              <w:numPr>
                <w:ilvl w:val="0"/>
                <w:numId w:val="11"/>
              </w:numPr>
              <w:suppressAutoHyphens w:val="0"/>
              <w:spacing w:after="0" w:line="480" w:lineRule="auto"/>
              <w:ind w:left="318" w:firstLine="176"/>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43094C" w:rsidRPr="007759A3" w14:paraId="122BCF2B"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667A5E" w14:textId="1565305C" w:rsidR="0043094C" w:rsidRDefault="0043094C" w:rsidP="0043094C">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Fluxo de exceção (4): Rede não encontrada</w:t>
            </w:r>
          </w:p>
          <w:p w14:paraId="034F5464" w14:textId="77777777"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sistema informa que não encontrou nenhuma RNA com o nome digitado</w:t>
            </w:r>
          </w:p>
          <w:p w14:paraId="563D8BDF" w14:textId="65FCFD75" w:rsidR="0043094C" w:rsidRPr="0043094C" w:rsidRDefault="0043094C" w:rsidP="00F846AC">
            <w:pPr>
              <w:pStyle w:val="ListParagraph"/>
              <w:numPr>
                <w:ilvl w:val="0"/>
                <w:numId w:val="26"/>
              </w:numPr>
              <w:suppressAutoHyphens w:val="0"/>
              <w:spacing w:after="0" w:line="480" w:lineRule="auto"/>
              <w:ind w:hanging="226"/>
              <w:rPr>
                <w:rFonts w:eastAsia="Arial" w:cs="Arial"/>
                <w:b/>
                <w:bCs/>
                <w:color w:val="00000A"/>
                <w:sz w:val="20"/>
                <w:szCs w:val="20"/>
                <w:lang w:eastAsia="pt-BR"/>
              </w:rPr>
            </w:pPr>
            <w:r>
              <w:rPr>
                <w:rFonts w:eastAsia="Arial" w:cs="Arial"/>
                <w:bCs/>
                <w:color w:val="00000A"/>
                <w:sz w:val="20"/>
                <w:szCs w:val="20"/>
                <w:lang w:eastAsia="pt-BR"/>
              </w:rPr>
              <w:t>O caso de uso termina</w:t>
            </w:r>
            <w:r w:rsidRPr="0043094C">
              <w:rPr>
                <w:rFonts w:eastAsia="Arial" w:cs="Arial"/>
                <w:b/>
                <w:bCs/>
                <w:color w:val="00000A"/>
                <w:sz w:val="20"/>
                <w:szCs w:val="20"/>
                <w:lang w:eastAsia="pt-BR"/>
              </w:rPr>
              <w:t xml:space="preserve"> </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0043094C">
            <w:pPr>
              <w:suppressAutoHyphens w:val="0"/>
              <w:spacing w:after="0" w:line="48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F846AC">
            <w:pPr>
              <w:suppressAutoHyphens w:val="0"/>
              <w:spacing w:after="0" w:line="480" w:lineRule="auto"/>
              <w:ind w:firstLine="494"/>
              <w:contextualSpacing/>
              <w:jc w:val="left"/>
              <w:rPr>
                <w:rFonts w:eastAsia="Arial" w:cs="Arial"/>
                <w:color w:val="00000A"/>
                <w:lang w:eastAsia="pt-BR"/>
              </w:rPr>
            </w:pPr>
            <w:r w:rsidRPr="00F846AC">
              <w:rPr>
                <w:rFonts w:eastAsia="Arial" w:cs="Arial"/>
                <w:bCs/>
                <w:color w:val="00000A"/>
                <w:sz w:val="20"/>
                <w:szCs w:val="20"/>
                <w:lang w:eastAsia="pt-BR"/>
              </w:rPr>
              <w:t>a</w:t>
            </w:r>
            <w:r w:rsidRPr="00AB4843">
              <w:rPr>
                <w:rFonts w:eastAsia="Arial" w:cs="Arial"/>
                <w:b/>
                <w:bCs/>
                <w:color w:val="00000A"/>
                <w:sz w:val="20"/>
                <w:szCs w:val="20"/>
                <w:lang w:eastAsia="pt-BR"/>
              </w:rPr>
              <w:t>.</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0043094C">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bl>
    <w:p w14:paraId="108F1D96" w14:textId="4C12953F" w:rsidR="00E0085F" w:rsidRDefault="00E0085F">
      <w:pPr>
        <w:suppressAutoHyphens w:val="0"/>
        <w:spacing w:after="0"/>
        <w:ind w:firstLine="0"/>
        <w:jc w:val="left"/>
        <w:rPr>
          <w:b/>
          <w:bCs/>
          <w:sz w:val="20"/>
          <w:szCs w:val="20"/>
        </w:rPr>
      </w:pPr>
    </w:p>
    <w:p w14:paraId="7FF46DD2" w14:textId="77777777" w:rsidR="00E0085F" w:rsidRDefault="00E0085F">
      <w:pPr>
        <w:suppressAutoHyphens w:val="0"/>
        <w:spacing w:after="0"/>
        <w:ind w:firstLine="0"/>
        <w:jc w:val="left"/>
        <w:rPr>
          <w:b/>
          <w:bCs/>
          <w:sz w:val="20"/>
          <w:szCs w:val="20"/>
        </w:rPr>
      </w:pPr>
      <w:r>
        <w:rPr>
          <w:b/>
          <w:bCs/>
          <w:sz w:val="20"/>
          <w:szCs w:val="20"/>
        </w:rPr>
        <w:br w:type="page"/>
      </w:r>
    </w:p>
    <w:p w14:paraId="79F5217C" w14:textId="77777777" w:rsidR="00CF289B" w:rsidRDefault="00CF289B">
      <w:pPr>
        <w:suppressAutoHyphens w:val="0"/>
        <w:spacing w:after="0"/>
        <w:ind w:firstLine="0"/>
        <w:jc w:val="left"/>
        <w:rPr>
          <w:b/>
          <w:bCs/>
          <w:sz w:val="20"/>
          <w:szCs w:val="20"/>
        </w:rPr>
      </w:pPr>
    </w:p>
    <w:p w14:paraId="74764BF0" w14:textId="77777777" w:rsidR="00E0085F" w:rsidRDefault="00E0085F">
      <w:pPr>
        <w:suppressAutoHyphens w:val="0"/>
        <w:spacing w:after="0"/>
        <w:ind w:firstLine="0"/>
        <w:jc w:val="left"/>
      </w:pP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B036F4">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7DA30C5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3094C">
              <w:rPr>
                <w:rFonts w:eastAsia="Arial" w:cs="Arial"/>
                <w:color w:val="00000A"/>
                <w:sz w:val="20"/>
                <w:szCs w:val="20"/>
                <w:lang w:eastAsia="pt-BR"/>
              </w:rPr>
              <w:t>CSU001, CSU003</w:t>
            </w:r>
            <w:r w:rsidRPr="382A6C4F">
              <w:rPr>
                <w:rFonts w:eastAsia="Arial" w:cs="Arial"/>
                <w:color w:val="00000A"/>
                <w:sz w:val="20"/>
                <w:szCs w:val="20"/>
                <w:lang w:eastAsia="pt-BR"/>
              </w:rPr>
              <w:t>.</w:t>
            </w:r>
          </w:p>
        </w:tc>
      </w:tr>
      <w:tr w:rsidR="00CF289B" w:rsidRPr="007759A3" w14:paraId="5FD40480"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299EE5C3" w14:textId="77777777" w:rsidR="0023015B" w:rsidRPr="00B036F4" w:rsidRDefault="00CF289B" w:rsidP="00152728">
            <w:pPr>
              <w:numPr>
                <w:ilvl w:val="0"/>
                <w:numId w:val="12"/>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w:t>
            </w:r>
            <w:r w:rsidR="0043094C">
              <w:rPr>
                <w:rFonts w:eastAsia="Arial" w:cs="Arial"/>
                <w:color w:val="00000A"/>
                <w:sz w:val="20"/>
                <w:szCs w:val="20"/>
                <w:lang w:eastAsia="pt-BR"/>
              </w:rPr>
              <w:t>3</w:t>
            </w:r>
            <w:r w:rsidRPr="382A6C4F">
              <w:rPr>
                <w:rFonts w:eastAsia="Arial" w:cs="Arial"/>
                <w:color w:val="00000A"/>
                <w:sz w:val="20"/>
                <w:szCs w:val="20"/>
                <w:lang w:eastAsia="pt-BR"/>
              </w:rPr>
              <w:t>)</w:t>
            </w:r>
          </w:p>
          <w:p w14:paraId="04D44E7F" w14:textId="0D5BF980" w:rsidR="00B036F4" w:rsidRPr="007759A3" w:rsidRDefault="00B036F4" w:rsidP="00152728">
            <w:pPr>
              <w:numPr>
                <w:ilvl w:val="0"/>
                <w:numId w:val="12"/>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B2E929A" w:rsidR="0023015B" w:rsidRPr="00B036F4" w:rsidRDefault="0023015B"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43094C">
              <w:rPr>
                <w:rFonts w:eastAsia="Arial" w:cs="Arial"/>
                <w:color w:val="00000A"/>
                <w:sz w:val="20"/>
                <w:szCs w:val="20"/>
                <w:lang w:eastAsia="pt-BR"/>
              </w:rPr>
              <w:t xml:space="preserve"> (CSU001)</w:t>
            </w:r>
          </w:p>
          <w:p w14:paraId="5C45AD2B" w14:textId="7B7D2CC1" w:rsidR="00B036F4" w:rsidRPr="00B036F4"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elabora um gráfico da quantidade de iterações versus o erro</w:t>
            </w:r>
          </w:p>
          <w:p w14:paraId="0C2AD97C" w14:textId="62E616C7" w:rsidR="00B036F4" w:rsidRPr="0023015B" w:rsidRDefault="00B036F4" w:rsidP="00152728">
            <w:pPr>
              <w:numPr>
                <w:ilvl w:val="0"/>
                <w:numId w:val="13"/>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exibe uma mensagem avisando que a RNA foi treinada</w:t>
            </w:r>
          </w:p>
          <w:p w14:paraId="63807670" w14:textId="181750D5" w:rsidR="00CF289B" w:rsidRPr="007759A3" w:rsidRDefault="0023015B" w:rsidP="00152728">
            <w:pPr>
              <w:numPr>
                <w:ilvl w:val="0"/>
                <w:numId w:val="13"/>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567C5D1C" w:rsidR="0023015B" w:rsidRDefault="0023015B"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7B6BA6DA" w14:textId="58D054FC" w:rsid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que </w:t>
            </w:r>
            <w:r w:rsidR="00B036F4">
              <w:rPr>
                <w:rFonts w:eastAsia="Arial" w:cs="Arial"/>
                <w:bCs/>
                <w:color w:val="00000A"/>
                <w:sz w:val="20"/>
                <w:szCs w:val="20"/>
                <w:lang w:eastAsia="pt-BR"/>
              </w:rPr>
              <w:t>as datas escolhidas são inválidas</w:t>
            </w:r>
          </w:p>
          <w:p w14:paraId="211730B6" w14:textId="16687D1A" w:rsidR="0023015B" w:rsidRPr="0023015B" w:rsidRDefault="0023015B" w:rsidP="00152728">
            <w:pPr>
              <w:pStyle w:val="ListParagraph"/>
              <w:numPr>
                <w:ilvl w:val="0"/>
                <w:numId w:val="14"/>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B036F4">
            <w:pPr>
              <w:suppressAutoHyphens w:val="0"/>
              <w:spacing w:after="0" w:line="480" w:lineRule="auto"/>
              <w:ind w:firstLine="0"/>
              <w:rPr>
                <w:rFonts w:eastAsia="Arial" w:cs="Arial"/>
                <w:b/>
                <w:bCs/>
                <w:color w:val="00000A"/>
                <w:sz w:val="20"/>
                <w:szCs w:val="20"/>
                <w:lang w:eastAsia="pt-BR"/>
              </w:rPr>
            </w:pPr>
          </w:p>
        </w:tc>
      </w:tr>
      <w:tr w:rsidR="00CF289B" w:rsidRPr="007759A3" w14:paraId="496BB998"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B6906E6" w:rsidR="00CF289B" w:rsidRPr="007759A3" w:rsidRDefault="00CF289B" w:rsidP="00F846AC">
            <w:pPr>
              <w:suppressAutoHyphens w:val="0"/>
              <w:spacing w:after="0" w:line="480" w:lineRule="auto"/>
              <w:ind w:left="494" w:hanging="141"/>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00B036F4">
              <w:rPr>
                <w:rFonts w:eastAsia="Arial" w:cs="Arial"/>
                <w:color w:val="00000A"/>
                <w:sz w:val="20"/>
                <w:szCs w:val="20"/>
                <w:lang w:eastAsia="pt-BR"/>
              </w:rPr>
              <w:t xml:space="preserve">A </w:t>
            </w:r>
            <w:r w:rsidR="0023015B">
              <w:rPr>
                <w:rFonts w:eastAsia="Arial" w:cs="Arial"/>
                <w:color w:val="00000A"/>
                <w:sz w:val="20"/>
                <w:szCs w:val="20"/>
                <w:lang w:eastAsia="pt-BR"/>
              </w:rPr>
              <w:t>RNA</w:t>
            </w:r>
            <w:r w:rsidR="00B036F4">
              <w:rPr>
                <w:rFonts w:eastAsia="Arial" w:cs="Arial"/>
                <w:color w:val="00000A"/>
                <w:sz w:val="20"/>
                <w:szCs w:val="20"/>
                <w:lang w:eastAsia="pt-BR"/>
              </w:rPr>
              <w:t xml:space="preserve"> é treinada</w:t>
            </w:r>
            <w:r w:rsidRPr="382A6C4F">
              <w:rPr>
                <w:rFonts w:eastAsia="Arial" w:cs="Arial"/>
                <w:color w:val="00000A"/>
                <w:sz w:val="20"/>
                <w:szCs w:val="20"/>
                <w:lang w:eastAsia="pt-BR"/>
              </w:rPr>
              <w:t xml:space="preserve">. </w:t>
            </w:r>
          </w:p>
        </w:tc>
      </w:tr>
      <w:tr w:rsidR="00CF289B" w:rsidRPr="007759A3" w14:paraId="73102623" w14:textId="77777777" w:rsidTr="00B036F4">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bl>
    <w:p w14:paraId="66E3BB21" w14:textId="00501F73" w:rsidR="00AB4843" w:rsidRDefault="00AB4843">
      <w:pPr>
        <w:suppressAutoHyphens w:val="0"/>
        <w:spacing w:after="0"/>
        <w:ind w:firstLine="0"/>
        <w:jc w:val="left"/>
      </w:pPr>
    </w:p>
    <w:p w14:paraId="383439C2" w14:textId="54F1B179" w:rsidR="00E0085F" w:rsidRDefault="00E0085F">
      <w:pPr>
        <w:suppressAutoHyphens w:val="0"/>
        <w:spacing w:after="0"/>
        <w:ind w:firstLine="0"/>
        <w:jc w:val="left"/>
        <w:rPr>
          <w:b/>
          <w:bCs/>
          <w:sz w:val="20"/>
          <w:szCs w:val="20"/>
        </w:rPr>
      </w:pPr>
      <w:r>
        <w:br w:type="page"/>
      </w:r>
    </w:p>
    <w:p w14:paraId="57324FB0" w14:textId="77777777" w:rsidR="00AB4843" w:rsidRDefault="00AB4843" w:rsidP="00B26B01">
      <w:pPr>
        <w:pStyle w:val="Caption"/>
      </w:pP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34E26E5F" w:rsidR="007759A3" w:rsidRPr="007759A3" w:rsidRDefault="0023015B"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calculado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pela RNA e o</w:t>
            </w:r>
            <w:r w:rsidR="00561F0E">
              <w:rPr>
                <w:rFonts w:eastAsia="Arial" w:cs="Arial"/>
                <w:b/>
                <w:bCs/>
                <w:color w:val="00000A"/>
                <w:sz w:val="20"/>
                <w:szCs w:val="20"/>
                <w:lang w:eastAsia="pt-BR"/>
              </w:rPr>
              <w:t>s</w:t>
            </w:r>
            <w:r w:rsidR="00567BA1">
              <w:rPr>
                <w:rFonts w:eastAsia="Arial" w:cs="Arial"/>
                <w:b/>
                <w:bCs/>
                <w:color w:val="00000A"/>
                <w:sz w:val="20"/>
                <w:szCs w:val="20"/>
                <w:lang w:eastAsia="pt-BR"/>
              </w:rPr>
              <w:t xml:space="preserve"> </w:t>
            </w:r>
            <w:r w:rsidR="00561F0E">
              <w:rPr>
                <w:rFonts w:eastAsia="Arial" w:cs="Arial"/>
                <w:b/>
                <w:bCs/>
                <w:color w:val="00000A"/>
                <w:sz w:val="20"/>
                <w:szCs w:val="20"/>
                <w:lang w:eastAsia="pt-BR"/>
              </w:rPr>
              <w:t>reais</w:t>
            </w:r>
          </w:p>
        </w:tc>
      </w:tr>
      <w:tr w:rsidR="007759A3" w:rsidRPr="007759A3" w14:paraId="6104090A"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00B036F4">
            <w:pPr>
              <w:suppressAutoHyphens w:val="0"/>
              <w:spacing w:after="0" w:line="480" w:lineRule="auto"/>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B036F4">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00B036F4">
            <w:pPr>
              <w:suppressAutoHyphens w:val="0"/>
              <w:spacing w:after="0" w:line="480" w:lineRule="auto"/>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21755153"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CSU00</w:t>
            </w:r>
            <w:r w:rsidR="00B036F4">
              <w:rPr>
                <w:rFonts w:eastAsia="Arial" w:cs="Arial"/>
                <w:color w:val="00000A"/>
                <w:sz w:val="20"/>
                <w:szCs w:val="20"/>
                <w:lang w:eastAsia="pt-BR"/>
              </w:rPr>
              <w:t>1</w:t>
            </w:r>
            <w:r w:rsidRPr="382A6C4F">
              <w:rPr>
                <w:rFonts w:eastAsia="Arial" w:cs="Arial"/>
                <w:color w:val="00000A"/>
                <w:sz w:val="20"/>
                <w:szCs w:val="20"/>
                <w:lang w:eastAsia="pt-BR"/>
              </w:rPr>
              <w:t xml:space="preserve">, </w:t>
            </w:r>
            <w:r w:rsidR="00D16F15" w:rsidRPr="382A6C4F">
              <w:rPr>
                <w:rFonts w:eastAsia="Arial" w:cs="Arial"/>
                <w:color w:val="00000A"/>
                <w:sz w:val="20"/>
                <w:szCs w:val="20"/>
                <w:lang w:eastAsia="pt-BR"/>
              </w:rPr>
              <w:t>CSU003.</w:t>
            </w:r>
          </w:p>
        </w:tc>
      </w:tr>
      <w:tr w:rsidR="007759A3" w:rsidRPr="007759A3" w14:paraId="7443F562"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08D334D8" w:rsidR="007759A3" w:rsidRPr="00401DAA" w:rsidRDefault="00B036F4" w:rsidP="00152728">
            <w:pPr>
              <w:numPr>
                <w:ilvl w:val="0"/>
                <w:numId w:val="15"/>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0043094C">
              <w:rPr>
                <w:rFonts w:eastAsia="Arial" w:cs="Arial"/>
                <w:color w:val="00000A"/>
                <w:sz w:val="20"/>
                <w:szCs w:val="20"/>
                <w:lang w:eastAsia="pt-BR"/>
              </w:rPr>
              <w:t>. (CSU003</w:t>
            </w:r>
            <w:r w:rsidR="382A6C4F" w:rsidRPr="382A6C4F">
              <w:rPr>
                <w:rFonts w:eastAsia="Arial" w:cs="Arial"/>
                <w:color w:val="00000A"/>
                <w:sz w:val="20"/>
                <w:szCs w:val="20"/>
                <w:lang w:eastAsia="pt-BR"/>
              </w:rPr>
              <w:t>)</w:t>
            </w:r>
          </w:p>
          <w:p w14:paraId="1175EE4F" w14:textId="18914220" w:rsidR="00401DAA" w:rsidRPr="00401DAA" w:rsidRDefault="00401DAA" w:rsidP="00152728">
            <w:pPr>
              <w:numPr>
                <w:ilvl w:val="0"/>
                <w:numId w:val="15"/>
              </w:numPr>
              <w:suppressAutoHyphens w:val="0"/>
              <w:spacing w:after="0" w:line="48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00B036F4">
            <w:pPr>
              <w:suppressAutoHyphens w:val="0"/>
              <w:spacing w:after="0" w:line="480" w:lineRule="auto"/>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43360874" w:rsidR="00401DAA" w:rsidRPr="00401DAA"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r w:rsidR="00B036F4">
              <w:rPr>
                <w:rFonts w:eastAsia="Arial" w:cs="Arial"/>
                <w:color w:val="00000A"/>
                <w:sz w:val="20"/>
                <w:szCs w:val="20"/>
                <w:lang w:eastAsia="pt-BR"/>
              </w:rPr>
              <w:t xml:space="preserve"> e as informações de normalização (limite inferior e superior, e a margem)</w:t>
            </w:r>
          </w:p>
          <w:p w14:paraId="166DFFD0" w14:textId="723F0D41" w:rsidR="00401DAA" w:rsidRPr="0023015B"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135E2A4D" w14:textId="77777777" w:rsidR="00B036F4" w:rsidRPr="00B036F4" w:rsidRDefault="00401DAA" w:rsidP="00152728">
            <w:pPr>
              <w:numPr>
                <w:ilvl w:val="0"/>
                <w:numId w:val="16"/>
              </w:numPr>
              <w:suppressAutoHyphens w:val="0"/>
              <w:spacing w:after="0" w:line="48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r w:rsidR="00B036F4">
              <w:rPr>
                <w:rFonts w:eastAsia="Arial" w:cs="Arial"/>
                <w:color w:val="00000A"/>
                <w:sz w:val="20"/>
                <w:szCs w:val="20"/>
                <w:lang w:eastAsia="pt-BR"/>
              </w:rPr>
              <w:t xml:space="preserve"> (CSU001)</w:t>
            </w:r>
          </w:p>
          <w:p w14:paraId="0EDE8558" w14:textId="1E8998DA" w:rsidR="007759A3" w:rsidRPr="007759A3" w:rsidRDefault="00B036F4" w:rsidP="00152728">
            <w:pPr>
              <w:numPr>
                <w:ilvl w:val="0"/>
                <w:numId w:val="16"/>
              </w:numPr>
              <w:suppressAutoHyphens w:val="0"/>
              <w:spacing w:after="0" w:line="48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382A6C4F" w:rsidRPr="382A6C4F">
              <w:rPr>
                <w:rFonts w:eastAsia="Arial" w:cs="Arial"/>
                <w:color w:val="00000A"/>
                <w:sz w:val="20"/>
                <w:szCs w:val="20"/>
                <w:lang w:eastAsia="pt-BR"/>
              </w:rPr>
              <w:t>O caso de uso termina.</w:t>
            </w:r>
          </w:p>
        </w:tc>
      </w:tr>
      <w:tr w:rsidR="00D52DD5" w:rsidRPr="007759A3" w14:paraId="257CA860"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4ED3FFC1" w:rsidR="00D52DD5" w:rsidRDefault="00D52DD5" w:rsidP="00B036F4">
            <w:pPr>
              <w:suppressAutoHyphens w:val="0"/>
              <w:spacing w:after="0" w:line="480" w:lineRule="auto"/>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w:t>
            </w:r>
            <w:r w:rsidR="00B036F4">
              <w:rPr>
                <w:rFonts w:eastAsia="Arial" w:cs="Arial"/>
                <w:b/>
                <w:bCs/>
                <w:color w:val="00000A"/>
                <w:sz w:val="20"/>
                <w:szCs w:val="20"/>
                <w:lang w:eastAsia="pt-BR"/>
              </w:rPr>
              <w:t>2</w:t>
            </w:r>
            <w:r>
              <w:rPr>
                <w:rFonts w:eastAsia="Arial" w:cs="Arial"/>
                <w:b/>
                <w:bCs/>
                <w:color w:val="00000A"/>
                <w:sz w:val="20"/>
                <w:szCs w:val="20"/>
                <w:lang w:eastAsia="pt-BR"/>
              </w:rPr>
              <w:t xml:space="preserve">) – </w:t>
            </w:r>
            <w:r w:rsidR="00B036F4">
              <w:rPr>
                <w:rFonts w:eastAsia="Arial" w:cs="Arial"/>
                <w:b/>
                <w:bCs/>
                <w:color w:val="00000A"/>
                <w:sz w:val="20"/>
                <w:szCs w:val="20"/>
                <w:lang w:eastAsia="pt-BR"/>
              </w:rPr>
              <w:t>Datas inválidas</w:t>
            </w:r>
          </w:p>
          <w:p w14:paraId="3E18B41F" w14:textId="188AA523" w:rsidR="00D52DD5"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 xml:space="preserve">O Sistema informa </w:t>
            </w:r>
            <w:r w:rsidR="00B036F4">
              <w:rPr>
                <w:rFonts w:eastAsia="Arial" w:cs="Arial"/>
                <w:bCs/>
                <w:color w:val="00000A"/>
                <w:sz w:val="20"/>
                <w:szCs w:val="20"/>
                <w:lang w:eastAsia="pt-BR"/>
              </w:rPr>
              <w:t>que as datas escolhidas são inválidas</w:t>
            </w:r>
          </w:p>
          <w:p w14:paraId="54C2E413" w14:textId="77777777" w:rsidR="00D52DD5" w:rsidRPr="0023015B" w:rsidRDefault="00D52DD5" w:rsidP="00152728">
            <w:pPr>
              <w:pStyle w:val="ListParagraph"/>
              <w:numPr>
                <w:ilvl w:val="0"/>
                <w:numId w:val="17"/>
              </w:numPr>
              <w:suppressAutoHyphens w:val="0"/>
              <w:spacing w:after="0" w:line="480" w:lineRule="auto"/>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00B036F4">
            <w:pPr>
              <w:suppressAutoHyphens w:val="0"/>
              <w:spacing w:after="0" w:line="480" w:lineRule="auto"/>
              <w:ind w:firstLine="0"/>
              <w:rPr>
                <w:rFonts w:eastAsia="Arial" w:cs="Arial"/>
                <w:b/>
                <w:bCs/>
                <w:color w:val="00000A"/>
                <w:sz w:val="20"/>
                <w:szCs w:val="20"/>
                <w:lang w:eastAsia="pt-BR"/>
              </w:rPr>
            </w:pPr>
          </w:p>
        </w:tc>
      </w:tr>
      <w:tr w:rsidR="007759A3" w:rsidRPr="007759A3" w14:paraId="4D517C01"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47571E9B" w:rsidR="007759A3" w:rsidRPr="007759A3" w:rsidRDefault="382A6C4F" w:rsidP="00F846AC">
            <w:pPr>
              <w:suppressAutoHyphens w:val="0"/>
              <w:spacing w:after="0" w:line="480" w:lineRule="auto"/>
              <w:ind w:left="720" w:hanging="369"/>
              <w:jc w:val="left"/>
              <w:rPr>
                <w:rFonts w:ascii="Times New Roman,Calibri" w:eastAsia="Times New Roman,Calibri" w:hAnsi="Times New Roman,Calibri" w:cs="Times New Roman,Calibri"/>
                <w:color w:val="00000A"/>
                <w:lang w:eastAsia="pt-BR"/>
              </w:rPr>
            </w:pPr>
            <w:r w:rsidRPr="00F846AC">
              <w:rPr>
                <w:rFonts w:eastAsia="Arial" w:cs="Arial"/>
                <w:bCs/>
                <w:color w:val="00000A"/>
                <w:sz w:val="20"/>
                <w:szCs w:val="20"/>
                <w:lang w:eastAsia="pt-BR"/>
              </w:rPr>
              <w:t>a</w:t>
            </w:r>
            <w:r w:rsidRPr="382A6C4F">
              <w:rPr>
                <w:rFonts w:eastAsia="Arial" w:cs="Arial"/>
                <w:b/>
                <w:bCs/>
                <w:color w:val="00000A"/>
                <w:sz w:val="20"/>
                <w:szCs w:val="20"/>
                <w:lang w:eastAsia="pt-BR"/>
              </w:rPr>
              <w:t xml:space="preserve">. </w:t>
            </w:r>
            <w:r w:rsidRPr="382A6C4F">
              <w:rPr>
                <w:rFonts w:eastAsia="Arial" w:cs="Arial"/>
                <w:color w:val="00000A"/>
                <w:sz w:val="20"/>
                <w:szCs w:val="20"/>
                <w:lang w:eastAsia="pt-BR"/>
              </w:rPr>
              <w:t xml:space="preserve">O Sistema gera o </w:t>
            </w:r>
            <w:r w:rsidR="00B036F4">
              <w:rPr>
                <w:rFonts w:eastAsia="Arial" w:cs="Arial"/>
                <w:color w:val="00000A"/>
                <w:sz w:val="20"/>
                <w:szCs w:val="20"/>
                <w:lang w:eastAsia="pt-BR"/>
              </w:rPr>
              <w:t>gráfico</w:t>
            </w:r>
            <w:r w:rsidRPr="382A6C4F">
              <w:rPr>
                <w:rFonts w:eastAsia="Arial" w:cs="Arial"/>
                <w:color w:val="00000A"/>
                <w:sz w:val="20"/>
                <w:szCs w:val="20"/>
                <w:lang w:eastAsia="pt-BR"/>
              </w:rPr>
              <w:t xml:space="preserve">. </w:t>
            </w:r>
          </w:p>
        </w:tc>
      </w:tr>
      <w:tr w:rsidR="007759A3" w:rsidRPr="007759A3" w14:paraId="3CC46A8A" w14:textId="77777777" w:rsidTr="00B036F4">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00B036F4">
            <w:pPr>
              <w:suppressAutoHyphens w:val="0"/>
              <w:spacing w:after="0" w:line="48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bl>
    <w:p w14:paraId="7B18CAE0" w14:textId="1EE02D2A" w:rsidR="007759A3" w:rsidRDefault="007759A3" w:rsidP="00084545"/>
    <w:p w14:paraId="239B64C6" w14:textId="59905EFC" w:rsidR="00E0085F" w:rsidRDefault="00E0085F" w:rsidP="00E0085F">
      <w:pPr>
        <w:suppressAutoHyphens w:val="0"/>
        <w:spacing w:after="0"/>
        <w:ind w:firstLine="0"/>
        <w:jc w:val="left"/>
      </w:pPr>
      <w:r>
        <w:br w:type="page"/>
      </w:r>
    </w:p>
    <w:p w14:paraId="0A0189C7" w14:textId="1DB4714E" w:rsidR="007759A3" w:rsidRDefault="00322820" w:rsidP="00AD1FC5">
      <w:pPr>
        <w:pStyle w:val="Heading1"/>
      </w:pPr>
      <w:bookmarkStart w:id="273" w:name="_Toc486423160"/>
      <w:r w:rsidRPr="00AD1FC5">
        <w:lastRenderedPageBreak/>
        <w:t>Desenvolvimento</w:t>
      </w:r>
      <w:r>
        <w:t xml:space="preserve"> do projeto</w:t>
      </w:r>
      <w:bookmarkEnd w:id="273"/>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xml:space="preserve">. Além disso, é apresentado o refinamento da proposta de solução geral do sistema, apresentando a solução técnica, incluindo a visão de projeto e </w:t>
      </w:r>
      <w:r w:rsidRPr="005B1AE8">
        <w:t>implementação</w:t>
      </w:r>
      <w:r w:rsidRPr="00D71036">
        <w:t>, a arquitetura e a tecnologia utilizada.</w:t>
      </w:r>
    </w:p>
    <w:p w14:paraId="563707C7" w14:textId="16CF4D39" w:rsidR="00381262" w:rsidRDefault="00381262" w:rsidP="00381262">
      <w:pPr>
        <w:pStyle w:val="BodyTextIndent3"/>
        <w:spacing w:after="0"/>
        <w:ind w:left="0"/>
        <w:rPr>
          <w:rFonts w:cs="Arial"/>
          <w:sz w:val="24"/>
          <w:szCs w:val="24"/>
        </w:rPr>
      </w:pPr>
    </w:p>
    <w:p w14:paraId="29D23FF3" w14:textId="5EB768E6" w:rsidR="00381262" w:rsidRDefault="00381262" w:rsidP="00AD1FC5">
      <w:pPr>
        <w:pStyle w:val="Heading2"/>
      </w:pPr>
      <w:bookmarkStart w:id="274" w:name="_Toc486423161"/>
      <w:r>
        <w:t>Análise</w:t>
      </w:r>
      <w:bookmarkEnd w:id="274"/>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ind w:left="0"/>
        <w:rPr>
          <w:rFonts w:cs="Arial"/>
          <w:sz w:val="24"/>
          <w:szCs w:val="24"/>
        </w:rPr>
      </w:pPr>
    </w:p>
    <w:p w14:paraId="56077522" w14:textId="233BCEBA" w:rsidR="00381262" w:rsidRDefault="00381262" w:rsidP="00AD1FC5">
      <w:pPr>
        <w:pStyle w:val="Heading3"/>
      </w:pPr>
      <w:bookmarkStart w:id="275" w:name="_Toc486423162"/>
      <w:r>
        <w:t>Diagrama de Classes de Análise (Visão de Negócio)</w:t>
      </w:r>
      <w:bookmarkEnd w:id="275"/>
    </w:p>
    <w:p w14:paraId="027D60F0" w14:textId="7164CD5C" w:rsidR="00381262" w:rsidRDefault="00381262" w:rsidP="005B1AE8">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5B1AE8">
        <w:t xml:space="preserve">Figura </w:t>
      </w:r>
      <w:r w:rsidR="005B1AE8">
        <w:rPr>
          <w:noProof/>
        </w:rPr>
        <w:t>11</w:t>
      </w:r>
      <w:r w:rsidR="006C1DDD" w:rsidRPr="006C1DDD">
        <w:fldChar w:fldCharType="end"/>
      </w:r>
      <w:r w:rsidRPr="006C1DDD">
        <w:t xml:space="preserve"> é </w:t>
      </w:r>
      <w:r w:rsidR="009565FD" w:rsidRPr="006C1DDD">
        <w:t>apresentado</w:t>
      </w:r>
      <w:r w:rsidRPr="006C1DDD">
        <w:t xml:space="preserve">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ind w:left="0" w:firstLine="284"/>
        <w:jc w:val="center"/>
      </w:pPr>
    </w:p>
    <w:p w14:paraId="69290C72" w14:textId="77777777" w:rsidR="00025F06" w:rsidRDefault="00025F06">
      <w:pPr>
        <w:suppressAutoHyphens w:val="0"/>
        <w:spacing w:after="0"/>
        <w:ind w:firstLine="0"/>
        <w:jc w:val="left"/>
        <w:rPr>
          <w:b/>
          <w:bCs/>
          <w:sz w:val="20"/>
          <w:szCs w:val="20"/>
        </w:rPr>
      </w:pPr>
      <w:bookmarkStart w:id="276" w:name="_Ref476398108"/>
      <w:r>
        <w:br w:type="page"/>
      </w:r>
    </w:p>
    <w:p w14:paraId="5A861699" w14:textId="7EDFAF51" w:rsidR="00067967" w:rsidRDefault="0053431D" w:rsidP="009E749C">
      <w:pPr>
        <w:pStyle w:val="Caption"/>
      </w:pPr>
      <w:bookmarkStart w:id="277" w:name="_Toc486423012"/>
      <w:r>
        <w:lastRenderedPageBreak/>
        <w:t xml:space="preserve">Figura </w:t>
      </w:r>
      <w:fldSimple w:instr=" SEQ Figura \* ARABIC ">
        <w:r w:rsidR="005B1AE8">
          <w:rPr>
            <w:noProof/>
          </w:rPr>
          <w:t>11</w:t>
        </w:r>
      </w:fldSimple>
      <w:bookmarkEnd w:id="276"/>
      <w:r>
        <w:t>. Diagrama de Classes de negócio</w:t>
      </w:r>
      <w:bookmarkEnd w:id="277"/>
    </w:p>
    <w:p w14:paraId="4BDDD260" w14:textId="157A9B71" w:rsidR="006C1DDD" w:rsidRDefault="006E15D2" w:rsidP="002F168E">
      <w:pPr>
        <w:pStyle w:val="Image"/>
      </w:pPr>
      <w:r>
        <w:rPr>
          <w:lang w:val="en-US" w:eastAsia="en-US"/>
        </w:rPr>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1764B6EC" w:rsidR="00ED5B11" w:rsidRDefault="00A52DED" w:rsidP="00AD1FC5">
      <w:pPr>
        <w:pStyle w:val="Heading2"/>
      </w:pPr>
      <w:bookmarkStart w:id="278" w:name="_Toc486423163"/>
      <w:r w:rsidRPr="00AD1FC5">
        <w:t>Projeto</w:t>
      </w:r>
      <w:bookmarkEnd w:id="278"/>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ind w:left="0"/>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7014DF93" w:rsidR="00A52DED" w:rsidRDefault="00A52DED" w:rsidP="00AD1FC5">
      <w:pPr>
        <w:pStyle w:val="Heading3"/>
      </w:pPr>
      <w:bookmarkStart w:id="279" w:name="_Toc486423164"/>
      <w:r>
        <w:t>Arquitetura do Sistema</w:t>
      </w:r>
      <w:bookmarkEnd w:id="279"/>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3D3B639C" w14:textId="337866B7" w:rsidR="00025F06" w:rsidRDefault="00025F06">
      <w:pPr>
        <w:suppressAutoHyphens w:val="0"/>
        <w:spacing w:after="0"/>
        <w:ind w:firstLine="0"/>
        <w:jc w:val="left"/>
        <w:rPr>
          <w:b/>
          <w:bCs/>
          <w:sz w:val="20"/>
          <w:szCs w:val="20"/>
        </w:rPr>
      </w:pPr>
    </w:p>
    <w:p w14:paraId="45D25CE2" w14:textId="22413D52" w:rsidR="00067967" w:rsidRDefault="0053431D" w:rsidP="009E749C">
      <w:pPr>
        <w:pStyle w:val="Caption"/>
      </w:pPr>
      <w:bookmarkStart w:id="280" w:name="_Toc486423013"/>
      <w:r>
        <w:t xml:space="preserve">Figura </w:t>
      </w:r>
      <w:fldSimple w:instr=" SEQ Figura \* ARABIC ">
        <w:r w:rsidR="000B1BDA">
          <w:rPr>
            <w:noProof/>
          </w:rPr>
          <w:t>12</w:t>
        </w:r>
      </w:fldSimple>
      <w:r>
        <w:t>. Diagrama de implantação</w:t>
      </w:r>
      <w:bookmarkEnd w:id="280"/>
    </w:p>
    <w:p w14:paraId="522E1304" w14:textId="38F652D9" w:rsidR="00A52DED" w:rsidRDefault="006E15D2" w:rsidP="002F168E">
      <w:pPr>
        <w:pStyle w:val="Image"/>
      </w:pPr>
      <w:r>
        <w:rPr>
          <w:lang w:val="en-US" w:eastAsia="en-US"/>
        </w:rPr>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ind w:left="0"/>
      </w:pPr>
    </w:p>
    <w:p w14:paraId="754FD4CE" w14:textId="3512D172" w:rsidR="00ED5B11" w:rsidRDefault="00ED5B11" w:rsidP="00381262">
      <w:pPr>
        <w:pStyle w:val="P2"/>
        <w:spacing w:before="0"/>
        <w:ind w:left="0"/>
      </w:pPr>
    </w:p>
    <w:p w14:paraId="2DF9D12A" w14:textId="0AA516D8" w:rsidR="00ED5B11" w:rsidRDefault="00D4699B" w:rsidP="00AD1FC5">
      <w:pPr>
        <w:pStyle w:val="Heading3"/>
      </w:pPr>
      <w:bookmarkStart w:id="281" w:name="_Toc486423165"/>
      <w:r>
        <w:t>Diagrama de Classes de Projeto por Caso de Uso</w:t>
      </w:r>
      <w:bookmarkEnd w:id="281"/>
    </w:p>
    <w:p w14:paraId="40DE09F0" w14:textId="63E7F662" w:rsidR="0053431D" w:rsidRDefault="00F17C35" w:rsidP="008662A2">
      <w:pPr>
        <w:pStyle w:val="BodyText"/>
        <w:rPr>
          <w:lang w:eastAsia="pt-BR"/>
        </w:rPr>
      </w:pPr>
      <w:r>
        <w:rPr>
          <w:lang w:eastAsia="pt-BR"/>
        </w:rPr>
        <w:t>Nesta sessão</w:t>
      </w:r>
      <w:r w:rsidR="00503707">
        <w:rPr>
          <w:lang w:eastAsia="pt-BR"/>
        </w:rPr>
        <w:t>, serão mo</w:t>
      </w:r>
      <w:r w:rsidR="00C63693">
        <w:rPr>
          <w:lang w:eastAsia="pt-BR"/>
        </w:rPr>
        <w:t>strados todos os diagramas de realização de caso de uso modelados.</w:t>
      </w:r>
    </w:p>
    <w:p w14:paraId="3E3AB32A" w14:textId="77777777" w:rsidR="008662A2" w:rsidRDefault="008662A2" w:rsidP="008662A2">
      <w:pPr>
        <w:pStyle w:val="BodyText"/>
      </w:pPr>
    </w:p>
    <w:p w14:paraId="229C9944" w14:textId="77777777" w:rsidR="00865052" w:rsidRDefault="00865052" w:rsidP="008662A2">
      <w:pPr>
        <w:pStyle w:val="BodyText"/>
      </w:pPr>
    </w:p>
    <w:p w14:paraId="6CB077AE" w14:textId="77777777" w:rsidR="00865052" w:rsidRDefault="00865052" w:rsidP="008662A2">
      <w:pPr>
        <w:pStyle w:val="BodyText"/>
      </w:pPr>
    </w:p>
    <w:p w14:paraId="48EC2DF8" w14:textId="77777777" w:rsidR="00865052" w:rsidRDefault="00865052" w:rsidP="008662A2">
      <w:pPr>
        <w:pStyle w:val="BodyText"/>
      </w:pPr>
    </w:p>
    <w:p w14:paraId="27AC622E" w14:textId="77777777" w:rsidR="00865052" w:rsidRDefault="00865052" w:rsidP="008662A2">
      <w:pPr>
        <w:pStyle w:val="BodyText"/>
      </w:pPr>
    </w:p>
    <w:p w14:paraId="1B3F4572" w14:textId="77777777" w:rsidR="00865052" w:rsidRDefault="00865052" w:rsidP="008662A2">
      <w:pPr>
        <w:pStyle w:val="BodyText"/>
      </w:pPr>
    </w:p>
    <w:p w14:paraId="6557EBDF" w14:textId="77777777" w:rsidR="00865052" w:rsidRDefault="00865052" w:rsidP="008662A2">
      <w:pPr>
        <w:pStyle w:val="BodyText"/>
      </w:pPr>
    </w:p>
    <w:p w14:paraId="7900B275" w14:textId="77777777" w:rsidR="00865052" w:rsidRDefault="00865052" w:rsidP="008662A2">
      <w:pPr>
        <w:pStyle w:val="BodyText"/>
      </w:pPr>
    </w:p>
    <w:p w14:paraId="4956AADB" w14:textId="11B34AD5" w:rsidR="008662A2" w:rsidRPr="008662A2" w:rsidRDefault="0053431D" w:rsidP="008662A2">
      <w:pPr>
        <w:pStyle w:val="Caption"/>
      </w:pPr>
      <w:bookmarkStart w:id="282" w:name="_Toc486423014"/>
      <w:r w:rsidRPr="00ED5B11">
        <w:lastRenderedPageBreak/>
        <w:t xml:space="preserve">Figura </w:t>
      </w:r>
      <w:fldSimple w:instr=" SEQ Figura \* ARABIC ">
        <w:r w:rsidR="00B610E9">
          <w:rPr>
            <w:noProof/>
          </w:rPr>
          <w:t>13</w:t>
        </w:r>
      </w:fldSimple>
      <w:r w:rsidRPr="00ED5B11">
        <w:t xml:space="preserve">. Diagrama de classes de </w:t>
      </w:r>
      <w:r>
        <w:t>projeto</w:t>
      </w:r>
      <w:r w:rsidRPr="00ED5B11">
        <w:t xml:space="preserve"> </w:t>
      </w:r>
      <w:r w:rsidR="006E15D2">
        <w:t>–</w:t>
      </w:r>
      <w:r w:rsidRPr="00ED5B11">
        <w:t xml:space="preserve"> </w:t>
      </w:r>
      <w:r w:rsidR="006E15D2" w:rsidRPr="009565FD">
        <w:rPr>
          <w:i/>
        </w:rPr>
        <w:t>Create NN</w:t>
      </w:r>
      <w:bookmarkEnd w:id="282"/>
    </w:p>
    <w:p w14:paraId="26E0574B" w14:textId="12F9BE5D" w:rsidR="006C1DDD" w:rsidRDefault="006E15D2" w:rsidP="00C924F0">
      <w:pPr>
        <w:pStyle w:val="Image"/>
      </w:pPr>
      <w:r>
        <w:rPr>
          <w:lang w:val="en-US" w:eastAsia="en-US"/>
        </w:rP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53BFDF79" w:rsidR="006E15D2" w:rsidRDefault="006E15D2" w:rsidP="006E15D2">
      <w:pPr>
        <w:pStyle w:val="Caption"/>
      </w:pPr>
      <w:bookmarkStart w:id="283" w:name="_Toc486423015"/>
      <w:r>
        <w:t xml:space="preserve">Figura </w:t>
      </w:r>
      <w:fldSimple w:instr=" SEQ Figura \* ARABIC ">
        <w:r w:rsidR="00B610E9">
          <w:rPr>
            <w:noProof/>
          </w:rPr>
          <w:t>14</w:t>
        </w:r>
      </w:fldSimple>
      <w:r>
        <w:t xml:space="preserve">. Diagrama de </w:t>
      </w:r>
      <w:r w:rsidR="008662A2">
        <w:t>sequência</w:t>
      </w:r>
      <w:r>
        <w:t xml:space="preserve"> - </w:t>
      </w:r>
      <w:r w:rsidRPr="009565FD">
        <w:rPr>
          <w:i/>
        </w:rPr>
        <w:t>Create NN</w:t>
      </w:r>
      <w:bookmarkEnd w:id="283"/>
    </w:p>
    <w:p w14:paraId="066D110D" w14:textId="501346A2" w:rsidR="006E15D2" w:rsidRDefault="006E15D2" w:rsidP="00C924F0">
      <w:pPr>
        <w:pStyle w:val="Image"/>
      </w:pPr>
      <w:r>
        <w:rPr>
          <w:lang w:val="en-US" w:eastAsia="en-US"/>
        </w:rPr>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000FC3DD" w14:textId="77777777" w:rsidR="00B610E9" w:rsidRDefault="00B610E9" w:rsidP="00C924F0"/>
    <w:p w14:paraId="77D99F8B" w14:textId="77777777" w:rsidR="00B610E9" w:rsidRDefault="00B610E9" w:rsidP="00C924F0"/>
    <w:p w14:paraId="72CA826B" w14:textId="77777777" w:rsidR="00B610E9" w:rsidRDefault="00B610E9" w:rsidP="00C924F0"/>
    <w:p w14:paraId="5DFA3223" w14:textId="77777777" w:rsidR="00B610E9" w:rsidRDefault="00B610E9" w:rsidP="00C924F0"/>
    <w:p w14:paraId="62625EE0" w14:textId="77777777" w:rsidR="00B610E9" w:rsidRDefault="00B610E9" w:rsidP="00C924F0"/>
    <w:p w14:paraId="39DBD25F" w14:textId="2596070A" w:rsidR="00C924F0" w:rsidRPr="00C924F0" w:rsidRDefault="00C924F0" w:rsidP="00C924F0">
      <w:pPr>
        <w:pStyle w:val="Caption"/>
      </w:pPr>
      <w:bookmarkStart w:id="284" w:name="_Toc486423016"/>
      <w:r>
        <w:t xml:space="preserve">Figura </w:t>
      </w:r>
      <w:fldSimple w:instr=" SEQ Figura \* ARABIC ">
        <w:r w:rsidR="00B610E9">
          <w:rPr>
            <w:noProof/>
          </w:rPr>
          <w:t>15</w:t>
        </w:r>
      </w:fldSimple>
      <w:r>
        <w:t xml:space="preserve">. Diagrama de classes de projeto - </w:t>
      </w:r>
      <w:r w:rsidRPr="009565FD">
        <w:rPr>
          <w:i/>
        </w:rPr>
        <w:t>Choose NN</w:t>
      </w:r>
      <w:bookmarkEnd w:id="284"/>
    </w:p>
    <w:p w14:paraId="6B9F2ACC" w14:textId="6D0E4DF3" w:rsidR="008662A2" w:rsidRDefault="00C924F0" w:rsidP="00C924F0">
      <w:pPr>
        <w:pStyle w:val="Image"/>
      </w:pPr>
      <w:r>
        <w:rPr>
          <w:lang w:val="en-US" w:eastAsia="en-US"/>
        </w:rP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5947D7DE" w:rsidR="00C924F0" w:rsidRDefault="00C924F0" w:rsidP="00C924F0">
      <w:pPr>
        <w:pStyle w:val="Caption"/>
      </w:pPr>
      <w:bookmarkStart w:id="285" w:name="_Toc486423017"/>
      <w:r>
        <w:t xml:space="preserve">Figura </w:t>
      </w:r>
      <w:fldSimple w:instr=" SEQ Figura \* ARABIC ">
        <w:r w:rsidR="00B610E9">
          <w:rPr>
            <w:noProof/>
          </w:rPr>
          <w:t>16</w:t>
        </w:r>
      </w:fldSimple>
      <w:r>
        <w:t>. Diagrama de sequência - Choose NN</w:t>
      </w:r>
      <w:bookmarkEnd w:id="285"/>
    </w:p>
    <w:p w14:paraId="70E1F6ED" w14:textId="25C9CB46" w:rsidR="00C924F0" w:rsidRDefault="00C924F0" w:rsidP="00C924F0">
      <w:pPr>
        <w:pStyle w:val="Image"/>
      </w:pPr>
      <w:r>
        <w:rPr>
          <w:lang w:val="en-US" w:eastAsia="en-US"/>
        </w:rP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6207FF09" w14:textId="2D94A7FB" w:rsidR="00C924F0" w:rsidRDefault="00B610E9" w:rsidP="00B610E9">
      <w:pPr>
        <w:suppressAutoHyphens w:val="0"/>
        <w:spacing w:after="0" w:line="240" w:lineRule="auto"/>
        <w:ind w:firstLine="0"/>
        <w:jc w:val="left"/>
      </w:pPr>
      <w:r>
        <w:br w:type="page"/>
      </w:r>
    </w:p>
    <w:p w14:paraId="354B1EE0" w14:textId="6C4C8846" w:rsidR="00C924F0" w:rsidRDefault="00C924F0" w:rsidP="00C924F0">
      <w:pPr>
        <w:pStyle w:val="Caption"/>
      </w:pPr>
      <w:bookmarkStart w:id="286" w:name="_Toc486423018"/>
      <w:r>
        <w:lastRenderedPageBreak/>
        <w:t xml:space="preserve">Figura </w:t>
      </w:r>
      <w:fldSimple w:instr=" SEQ Figura \* ARABIC ">
        <w:r w:rsidR="00B610E9">
          <w:rPr>
            <w:noProof/>
          </w:rPr>
          <w:t>17</w:t>
        </w:r>
      </w:fldSimple>
      <w:r>
        <w:t xml:space="preserve">. Diagrama de classes de projeto </w:t>
      </w:r>
      <w:r w:rsidRPr="009565FD">
        <w:rPr>
          <w:i/>
        </w:rPr>
        <w:t>- Import BMF Data</w:t>
      </w:r>
      <w:bookmarkEnd w:id="286"/>
    </w:p>
    <w:p w14:paraId="3B913AFA" w14:textId="0C124E1B" w:rsidR="00C924F0" w:rsidRPr="00C924F0" w:rsidRDefault="00C924F0" w:rsidP="00C924F0">
      <w:pPr>
        <w:pStyle w:val="Image"/>
      </w:pPr>
      <w:r>
        <w:rPr>
          <w:lang w:val="en-US" w:eastAsia="en-US"/>
        </w:rPr>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59450" cy="4170045"/>
                    </a:xfrm>
                    <a:prstGeom prst="rect">
                      <a:avLst/>
                    </a:prstGeom>
                    <a:ln>
                      <a:solidFill>
                        <a:schemeClr val="tx1"/>
                      </a:solidFill>
                    </a:ln>
                  </pic:spPr>
                </pic:pic>
              </a:graphicData>
            </a:graphic>
          </wp:inline>
        </w:drawing>
      </w:r>
    </w:p>
    <w:p w14:paraId="0AD0304E" w14:textId="67CFE518" w:rsidR="00C924F0" w:rsidRDefault="00C924F0" w:rsidP="00B610E9">
      <w:pPr>
        <w:pStyle w:val="Caption"/>
      </w:pPr>
      <w:r>
        <w:t>Fonte: Autor (2017)</w:t>
      </w:r>
    </w:p>
    <w:p w14:paraId="61D7CFDF" w14:textId="77777777" w:rsidR="00B610E9" w:rsidRPr="00B610E9" w:rsidRDefault="00B610E9" w:rsidP="00B610E9"/>
    <w:p w14:paraId="54831939" w14:textId="18A0D021" w:rsidR="00C924F0" w:rsidRPr="009565FD" w:rsidRDefault="00C924F0" w:rsidP="00C924F0">
      <w:pPr>
        <w:pStyle w:val="Caption"/>
        <w:rPr>
          <w:i/>
        </w:rPr>
      </w:pPr>
      <w:bookmarkStart w:id="287" w:name="_Toc486423019"/>
      <w:r>
        <w:t xml:space="preserve">Figura </w:t>
      </w:r>
      <w:fldSimple w:instr=" SEQ Figura \* ARABIC ">
        <w:r w:rsidR="00B610E9">
          <w:rPr>
            <w:noProof/>
          </w:rPr>
          <w:t>18</w:t>
        </w:r>
      </w:fldSimple>
      <w:r>
        <w:t xml:space="preserve">. Diagrama de sequência </w:t>
      </w:r>
      <w:r w:rsidRPr="009565FD">
        <w:rPr>
          <w:i/>
        </w:rPr>
        <w:t>- Import BMF Data</w:t>
      </w:r>
      <w:bookmarkEnd w:id="287"/>
    </w:p>
    <w:p w14:paraId="0FA78831" w14:textId="6D119DF4" w:rsidR="00C924F0" w:rsidRDefault="00C924F0" w:rsidP="00C924F0">
      <w:pPr>
        <w:pStyle w:val="Image"/>
      </w:pPr>
      <w:r>
        <w:rPr>
          <w:lang w:val="en-US" w:eastAsia="en-US"/>
        </w:rP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20A9BAC9" w14:textId="42DA7742" w:rsidR="00C924F0" w:rsidRDefault="00C924F0" w:rsidP="00C924F0"/>
    <w:p w14:paraId="521DE782" w14:textId="1EAB4A10" w:rsidR="00C924F0" w:rsidRPr="009565FD" w:rsidRDefault="00C924F0" w:rsidP="00C924F0">
      <w:pPr>
        <w:pStyle w:val="Caption"/>
        <w:rPr>
          <w:i/>
        </w:rPr>
      </w:pPr>
      <w:bookmarkStart w:id="288" w:name="_Toc486423020"/>
      <w:r>
        <w:lastRenderedPageBreak/>
        <w:t xml:space="preserve">Figura </w:t>
      </w:r>
      <w:fldSimple w:instr=" SEQ Figura \* ARABIC ">
        <w:r w:rsidR="00B610E9">
          <w:rPr>
            <w:noProof/>
          </w:rPr>
          <w:t>19</w:t>
        </w:r>
      </w:fldSimple>
      <w:r>
        <w:t xml:space="preserve">. Diagrama de classes de projeto - </w:t>
      </w:r>
      <w:r w:rsidRPr="009565FD">
        <w:rPr>
          <w:i/>
        </w:rPr>
        <w:t>Comparative Chart</w:t>
      </w:r>
      <w:bookmarkEnd w:id="288"/>
    </w:p>
    <w:p w14:paraId="5C919D00" w14:textId="2D8A522A" w:rsidR="00C924F0" w:rsidRDefault="00C924F0" w:rsidP="00C924F0">
      <w:pPr>
        <w:pStyle w:val="Image"/>
      </w:pPr>
      <w:r w:rsidRPr="00C924F0">
        <w:rPr>
          <w:lang w:val="en-US" w:eastAsia="en-US"/>
        </w:rPr>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8CECE23" w:rsidR="00C924F0" w:rsidRPr="009565FD" w:rsidRDefault="00C924F0" w:rsidP="00C924F0">
      <w:pPr>
        <w:pStyle w:val="Caption"/>
        <w:rPr>
          <w:i/>
        </w:rPr>
      </w:pPr>
      <w:bookmarkStart w:id="289" w:name="_Toc486423021"/>
      <w:r>
        <w:t xml:space="preserve">Figura </w:t>
      </w:r>
      <w:fldSimple w:instr=" SEQ Figura \* ARABIC ">
        <w:r w:rsidR="00B610E9">
          <w:rPr>
            <w:noProof/>
          </w:rPr>
          <w:t>20</w:t>
        </w:r>
      </w:fldSimple>
      <w:r>
        <w:t xml:space="preserve">. Diagrama de sequência - </w:t>
      </w:r>
      <w:r w:rsidRPr="009565FD">
        <w:rPr>
          <w:i/>
        </w:rPr>
        <w:t>Comparative Chart</w:t>
      </w:r>
      <w:bookmarkEnd w:id="289"/>
    </w:p>
    <w:p w14:paraId="179FDAD0" w14:textId="2855DF64" w:rsidR="00C924F0" w:rsidRPr="00C924F0" w:rsidRDefault="00C924F0" w:rsidP="00C924F0">
      <w:pPr>
        <w:pStyle w:val="Image"/>
      </w:pPr>
      <w:r>
        <w:rPr>
          <w:lang w:val="en-US" w:eastAsia="en-US"/>
        </w:rP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2656840"/>
                    </a:xfrm>
                    <a:prstGeom prst="rect">
                      <a:avLst/>
                    </a:prstGeom>
                    <a:ln>
                      <a:solidFill>
                        <a:schemeClr val="tx1"/>
                      </a:solidFill>
                    </a:ln>
                  </pic:spPr>
                </pic:pic>
              </a:graphicData>
            </a:graphic>
          </wp:inline>
        </w:drawing>
      </w:r>
    </w:p>
    <w:p w14:paraId="11B7343B" w14:textId="70B79399" w:rsidR="00C924F0" w:rsidRDefault="00C924F0" w:rsidP="00B610E9">
      <w:pPr>
        <w:pStyle w:val="Caption"/>
      </w:pPr>
      <w:r>
        <w:t>Fonte: Autor (2017)</w:t>
      </w:r>
    </w:p>
    <w:p w14:paraId="4CC8C5EC" w14:textId="5502CE93" w:rsidR="00C924F0" w:rsidRPr="009565FD" w:rsidRDefault="00C924F0" w:rsidP="00C924F0">
      <w:pPr>
        <w:pStyle w:val="Caption"/>
        <w:rPr>
          <w:i/>
        </w:rPr>
      </w:pPr>
      <w:bookmarkStart w:id="290" w:name="_Toc486423022"/>
      <w:r>
        <w:lastRenderedPageBreak/>
        <w:t xml:space="preserve">Figura </w:t>
      </w:r>
      <w:fldSimple w:instr=" SEQ Figura \* ARABIC ">
        <w:r w:rsidR="00B610E9">
          <w:rPr>
            <w:noProof/>
          </w:rPr>
          <w:t>21</w:t>
        </w:r>
      </w:fldSimple>
      <w:r>
        <w:t xml:space="preserve">. Diagrama de classes de projeto </w:t>
      </w:r>
      <w:r w:rsidRPr="009565FD">
        <w:rPr>
          <w:i/>
        </w:rPr>
        <w:t>- Train NN</w:t>
      </w:r>
      <w:bookmarkEnd w:id="290"/>
    </w:p>
    <w:p w14:paraId="2EAB4017" w14:textId="109EDB76" w:rsidR="00C924F0" w:rsidRDefault="00C924F0" w:rsidP="00C924F0">
      <w:pPr>
        <w:pStyle w:val="Image"/>
      </w:pPr>
      <w:r>
        <w:rPr>
          <w:lang w:val="en-US" w:eastAsia="en-US"/>
        </w:rPr>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41CFE0D2" w14:textId="4DA63F6E" w:rsidR="00B610E9" w:rsidRDefault="00B610E9">
      <w:pPr>
        <w:suppressAutoHyphens w:val="0"/>
        <w:spacing w:after="0" w:line="240" w:lineRule="auto"/>
        <w:ind w:firstLine="0"/>
        <w:jc w:val="left"/>
      </w:pPr>
      <w:r>
        <w:br w:type="page"/>
      </w:r>
    </w:p>
    <w:p w14:paraId="7DDC398C" w14:textId="77777777" w:rsidR="00C924F0" w:rsidRDefault="00C924F0" w:rsidP="00B610E9">
      <w:pPr>
        <w:ind w:firstLine="0"/>
      </w:pPr>
    </w:p>
    <w:p w14:paraId="58963D79" w14:textId="1091A585" w:rsidR="00C924F0" w:rsidRDefault="00C924F0" w:rsidP="00C924F0">
      <w:pPr>
        <w:pStyle w:val="Caption"/>
      </w:pPr>
      <w:bookmarkStart w:id="291" w:name="_Toc486423023"/>
      <w:r>
        <w:t xml:space="preserve">Figura </w:t>
      </w:r>
      <w:fldSimple w:instr=" SEQ Figura \* ARABIC ">
        <w:r w:rsidR="00B610E9">
          <w:rPr>
            <w:noProof/>
          </w:rPr>
          <w:t>22</w:t>
        </w:r>
      </w:fldSimple>
      <w:r>
        <w:t xml:space="preserve">. Diagrama de sequência - </w:t>
      </w:r>
      <w:r w:rsidRPr="009565FD">
        <w:rPr>
          <w:i/>
        </w:rPr>
        <w:t>Train NN</w:t>
      </w:r>
      <w:bookmarkEnd w:id="291"/>
    </w:p>
    <w:p w14:paraId="09B60DB6" w14:textId="49070F3D" w:rsidR="00C924F0" w:rsidRDefault="00C924F0" w:rsidP="00C924F0">
      <w:pPr>
        <w:pStyle w:val="Image"/>
      </w:pPr>
      <w:r>
        <w:rPr>
          <w:lang w:val="en-US" w:eastAsia="en-US"/>
        </w:rP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73AFB23C" w14:textId="77777777" w:rsidR="00C924F0" w:rsidRDefault="00C924F0" w:rsidP="00B610E9">
      <w:pPr>
        <w:ind w:firstLine="0"/>
      </w:pPr>
    </w:p>
    <w:p w14:paraId="44E9FF14" w14:textId="1F60C719" w:rsidR="00F17C35" w:rsidRPr="00AD1FC5" w:rsidRDefault="00F17C35" w:rsidP="00AA7917">
      <w:pPr>
        <w:pStyle w:val="Heading1"/>
      </w:pPr>
      <w:bookmarkStart w:id="292" w:name="_Toc486423166"/>
      <w:r w:rsidRPr="00AD1FC5">
        <w:t>Detalhes de implementação.</w:t>
      </w:r>
      <w:bookmarkEnd w:id="292"/>
    </w:p>
    <w:p w14:paraId="3D0AA073" w14:textId="65E6A78F" w:rsidR="00F17C35" w:rsidRPr="00F17C35" w:rsidRDefault="00F17C35" w:rsidP="00F17C35">
      <w:pPr>
        <w:pStyle w:val="BodyText"/>
        <w:rPr>
          <w:lang w:eastAsia="pt-BR"/>
        </w:rPr>
      </w:pPr>
    </w:p>
    <w:p w14:paraId="4691BBC1" w14:textId="52604F71" w:rsidR="00F05B09" w:rsidRPr="00C53E38" w:rsidRDefault="00F17C35" w:rsidP="00F05B09">
      <w:r>
        <w:t>Nesta sessão</w:t>
      </w:r>
      <w:r w:rsidR="00503707">
        <w:t xml:space="preserve"> descrevem-se</w:t>
      </w:r>
      <w:r w:rsidR="004B7E42">
        <w:t xml:space="preserve"> detalhes</w:t>
      </w:r>
      <w:r w:rsidR="00503707">
        <w:t xml:space="preserve"> que merece</w:t>
      </w:r>
      <w:r w:rsidR="00C53E38">
        <w:t>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w:t>
      </w:r>
      <w:r w:rsidR="00503707">
        <w:t>o algoritmo para que atendesse à</w:t>
      </w:r>
      <w:r w:rsidR="00F05B09" w:rsidRPr="00C53E38">
        <w:t>s exigências e especificações do mercado financeiro.</w:t>
      </w:r>
    </w:p>
    <w:p w14:paraId="3BBBB7CD" w14:textId="2E7E0CB7" w:rsidR="004B7E42" w:rsidRDefault="004B7E42" w:rsidP="00B610E9">
      <w:pPr>
        <w:ind w:firstLine="0"/>
      </w:pPr>
    </w:p>
    <w:p w14:paraId="34BAA71E" w14:textId="6AC6EF25" w:rsidR="004B7E42" w:rsidRPr="00AD1FC5" w:rsidRDefault="004B7E42" w:rsidP="00AA7917">
      <w:pPr>
        <w:pStyle w:val="Heading2"/>
      </w:pPr>
      <w:bookmarkStart w:id="293" w:name="_Toc486423167"/>
      <w:r w:rsidRPr="00AD1FC5">
        <w:t>Topologia</w:t>
      </w:r>
      <w:bookmarkEnd w:id="293"/>
    </w:p>
    <w:p w14:paraId="1491AC5E" w14:textId="23FD74B3" w:rsidR="004B7E42" w:rsidRDefault="004B7E42" w:rsidP="004B7E42">
      <w:pPr>
        <w:rPr>
          <w:lang w:val="en-US"/>
        </w:rPr>
      </w:pPr>
    </w:p>
    <w:p w14:paraId="5E8205F2" w14:textId="78F80E89" w:rsidR="00AD1FC5" w:rsidRDefault="00C75C3E" w:rsidP="00C53E38">
      <w:pPr>
        <w:rPr>
          <w:ins w:id="294" w:author="mario" w:date="2017-07-15T09:31:00Z"/>
        </w:rPr>
      </w:pPr>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w:t>
      </w:r>
      <w:r w:rsidR="009565FD" w:rsidRPr="00C53E38">
        <w:t>ela mesma</w:t>
      </w:r>
      <w:r w:rsidR="00454C7E" w:rsidRPr="00C53E38">
        <w:t xml:space="preserve"> gerou. </w:t>
      </w:r>
      <w:r w:rsidR="004B7E42" w:rsidRPr="00C53E38">
        <w:t xml:space="preserve">Como foi visto no </w:t>
      </w:r>
      <w:r w:rsidR="004B7E42" w:rsidRPr="00C53E38">
        <w:lastRenderedPageBreak/>
        <w:t>item</w:t>
      </w:r>
      <w:r w:rsidR="00B04296">
        <w:t xml:space="preserve"> </w:t>
      </w:r>
      <w:r w:rsidR="002276D8">
        <w:fldChar w:fldCharType="begin"/>
      </w:r>
      <w:r w:rsidR="002276D8">
        <w:instrText xml:space="preserve"> REF _Ref478497315 \r \h </w:instrText>
      </w:r>
      <w:r w:rsidR="002276D8">
        <w:fldChar w:fldCharType="separate"/>
      </w:r>
      <w:r w:rsidR="00C11719">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C11719">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w:t>
      </w:r>
      <w:r w:rsidR="009565FD" w:rsidRPr="00C53E38">
        <w:t>foram</w:t>
      </w:r>
      <w:r w:rsidR="00C412D5" w:rsidRPr="00C53E38">
        <w:t xml:space="preserve"> </w:t>
      </w:r>
      <w:r w:rsidR="009565FD" w:rsidRPr="00C53E38">
        <w:t>utilizadas essas topologias de modo dinâmico, com a quantidade de neurônios na primeira camada sendo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4F6E9C1F" w14:textId="77777777" w:rsidR="009F4FA6" w:rsidRDefault="009F4FA6" w:rsidP="009F4FA6">
      <w:moveToRangeStart w:id="295" w:author="mario" w:date="2017-07-15T09:31:00Z" w:name="move487874421"/>
      <w:moveTo w:id="296" w:author="mario" w:date="2017-07-15T09:31:00Z">
        <w:r w:rsidRPr="00C53E38">
          <w:t xml:space="preserve">A </w:t>
        </w:r>
        <w:r w:rsidRPr="00C53E38">
          <w:fldChar w:fldCharType="begin"/>
        </w:r>
        <w:r w:rsidRPr="00C53E38">
          <w:instrText xml:space="preserve"> REF _Ref478497308 \h </w:instrText>
        </w:r>
        <w:r w:rsidRPr="00C53E38">
          <w:fldChar w:fldCharType="separate"/>
        </w:r>
        <w:r>
          <w:t xml:space="preserve">Figura </w:t>
        </w:r>
        <w:r>
          <w:rPr>
            <w:noProof/>
          </w:rPr>
          <w:t>23</w:t>
        </w:r>
        <w:r w:rsidRPr="00C53E38">
          <w:fldChar w:fldCharType="end"/>
        </w:r>
        <w:r w:rsidRPr="00C53E38">
          <w:t xml:space="preserve"> apresenta um esboço de como a rede utilizada está implementada de uma forma simples e fácil de entender</w:t>
        </w:r>
        <w:r>
          <w:t xml:space="preserve">, utilizando dois atributos e duas camadas ocultas, com 3 neurônios cada e com o </w:t>
        </w:r>
        <w:r>
          <w:rPr>
            <w:i/>
          </w:rPr>
          <w:t>date interval</w:t>
        </w:r>
        <w:r>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To>
    </w:p>
    <w:moveToRangeEnd w:id="295"/>
    <w:p w14:paraId="73B70603" w14:textId="77777777" w:rsidR="009F4FA6" w:rsidRPr="00C53E38" w:rsidRDefault="009F4FA6" w:rsidP="00C53E38"/>
    <w:p w14:paraId="1EBDB552" w14:textId="77777777" w:rsidR="0053431D" w:rsidRDefault="0053431D" w:rsidP="0053431D">
      <w:pPr>
        <w:keepNext/>
        <w:ind w:firstLine="0"/>
        <w:jc w:val="center"/>
      </w:pPr>
    </w:p>
    <w:p w14:paraId="45A20B03" w14:textId="6E09A4B8" w:rsidR="00067967" w:rsidRPr="00067967" w:rsidRDefault="0053431D" w:rsidP="00067967">
      <w:pPr>
        <w:pStyle w:val="Caption"/>
      </w:pPr>
      <w:bookmarkStart w:id="297" w:name="_Ref478497308"/>
      <w:bookmarkStart w:id="298" w:name="_Ref478500004"/>
      <w:bookmarkStart w:id="299" w:name="_Toc486423024"/>
      <w:r>
        <w:t xml:space="preserve">Figura </w:t>
      </w:r>
      <w:fldSimple w:instr=" SEQ Figura \* ARABIC ">
        <w:r w:rsidR="00C11719">
          <w:rPr>
            <w:noProof/>
          </w:rPr>
          <w:t>23</w:t>
        </w:r>
      </w:fldSimple>
      <w:bookmarkEnd w:id="297"/>
      <w:r>
        <w:t>. Topologia da RNA utilizada</w:t>
      </w:r>
      <w:bookmarkEnd w:id="298"/>
      <w:bookmarkEnd w:id="299"/>
    </w:p>
    <w:p w14:paraId="6C310F68" w14:textId="676DBB56" w:rsidR="00AD1FC5" w:rsidRDefault="009C18A7" w:rsidP="002F168E">
      <w:pPr>
        <w:pStyle w:val="Image"/>
      </w:pPr>
      <w:r>
        <w:rPr>
          <w:lang w:val="en-US" w:eastAsia="en-US"/>
        </w:rP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0219831C" w:rsidR="009C18A7" w:rsidDel="009F4FA6" w:rsidRDefault="00C53E38" w:rsidP="009C18A7">
      <w:moveFromRangeStart w:id="300" w:author="mario" w:date="2017-07-15T09:31:00Z" w:name="move487874421"/>
      <w:moveFrom w:id="301" w:author="mario" w:date="2017-07-15T09:31:00Z">
        <w:r w:rsidRPr="00C53E38" w:rsidDel="009F4FA6">
          <w:t xml:space="preserve">A </w:t>
        </w:r>
        <w:r w:rsidRPr="00C53E38" w:rsidDel="009F4FA6">
          <w:fldChar w:fldCharType="begin"/>
        </w:r>
        <w:r w:rsidRPr="00C53E38" w:rsidDel="009F4FA6">
          <w:instrText xml:space="preserve"> REF _Ref478497308 \h </w:instrText>
        </w:r>
        <w:r w:rsidRPr="00C53E38" w:rsidDel="009F4FA6">
          <w:fldChar w:fldCharType="separate"/>
        </w:r>
        <w:r w:rsidR="00C11719" w:rsidDel="009F4FA6">
          <w:t xml:space="preserve">Figura </w:t>
        </w:r>
        <w:r w:rsidR="00C11719" w:rsidDel="009F4FA6">
          <w:rPr>
            <w:noProof/>
          </w:rPr>
          <w:t>23</w:t>
        </w:r>
        <w:r w:rsidRPr="00C53E38" w:rsidDel="009F4FA6">
          <w:fldChar w:fldCharType="end"/>
        </w:r>
        <w:r w:rsidRPr="00C53E38" w:rsidDel="009F4FA6">
          <w:t xml:space="preserve"> apresenta um esboço de como a rede utilizada está implementada de uma forma simples e fácil de entender</w:t>
        </w:r>
        <w:r w:rsidDel="009F4FA6">
          <w:t>, utilizando dois atributos e duas camadas ocultas, com 3 neurônios cada</w:t>
        </w:r>
        <w:r w:rsidR="00DD78DA" w:rsidDel="009F4FA6">
          <w:t xml:space="preserve"> e com o </w:t>
        </w:r>
        <w:r w:rsidR="00DD78DA" w:rsidDel="009F4FA6">
          <w:rPr>
            <w:i/>
          </w:rPr>
          <w:t>date interval</w:t>
        </w:r>
        <w:r w:rsidR="00DD78DA" w:rsidDel="009F4FA6">
          <w:t xml:space="preserve"> igual a 2</w:t>
        </w:r>
        <w:r w:rsidRPr="00C53E38" w:rsidDel="009F4FA6">
          <w:t>.</w:t>
        </w:r>
        <w:r w:rsidDel="009F4FA6">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moveFrom>
    </w:p>
    <w:moveFromRangeEnd w:id="300"/>
    <w:p w14:paraId="3C30FFEA" w14:textId="4D257B34" w:rsidR="003E4ABC" w:rsidRDefault="00C53E38" w:rsidP="004508A1">
      <w:r>
        <w:t xml:space="preserve">Um detalhe interessante mostrado na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 xml:space="preserve">que represente o mesmo atributo, já que </w:t>
      </w:r>
      <w:r w:rsidR="009565FD">
        <w:t>a entrada do neurônio da camada de entrada vermelha</w:t>
      </w:r>
      <w:r w:rsidR="000C5E1E">
        <w:t xml:space="preserve"> é o preço de fechamento (para esse exemplo) e a saída do neurônio vermelho da camada de saída também é o preço de fechamento. O mesmo vale para o par em azul.</w:t>
      </w:r>
    </w:p>
    <w:p w14:paraId="5A084DB9" w14:textId="06E66B78" w:rsidR="00B04296" w:rsidRDefault="00B04296" w:rsidP="004508A1">
      <w:r>
        <w:t>Também é possível notar como o fator tempo (</w:t>
      </w:r>
      <w:r>
        <w:rPr>
          <w:i/>
        </w:rPr>
        <w:t>delay</w:t>
      </w:r>
      <w:r>
        <w:t xml:space="preserve">) foi incorporado </w:t>
      </w:r>
      <w:r w:rsidR="00E11903">
        <w:t xml:space="preserve">à rede. Os dados da camada de saída serão </w:t>
      </w:r>
      <w:r w:rsidR="009565FD">
        <w:t>utilizados</w:t>
      </w:r>
      <w:r w:rsidR="00E11903">
        <w:t xml:space="preserve">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685969FA" w:rsidR="009C18A7" w:rsidRDefault="009C18A7" w:rsidP="004508A1">
      <w:pPr>
        <w:rPr>
          <w:ins w:id="302" w:author="mario" w:date="2017-07-15T09:31:00Z"/>
        </w:rPr>
      </w:pPr>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rsidR="00C11719">
        <w:t xml:space="preserve">Figura </w:t>
      </w:r>
      <w:r w:rsidR="00C11719">
        <w:rPr>
          <w:noProof/>
        </w:rPr>
        <w:t>23</w:t>
      </w:r>
      <w:r>
        <w:fldChar w:fldCharType="end"/>
      </w:r>
      <w:r>
        <w:t xml:space="preserve">. Já quando </w:t>
      </w:r>
      <w:r w:rsidR="009565FD">
        <w:t>utilizam</w:t>
      </w:r>
      <w:r>
        <w:t xml:space="preserve"> os próprios dados, ela se comporta como uma rede recorrente. </w:t>
      </w:r>
    </w:p>
    <w:p w14:paraId="2AC31CC5" w14:textId="77777777" w:rsidR="009F4FA6" w:rsidRPr="00A759AC" w:rsidRDefault="009F4FA6" w:rsidP="009F4FA6">
      <w:moveToRangeStart w:id="303" w:author="mario" w:date="2017-07-15T09:31:00Z" w:name="move487874431"/>
      <w:moveTo w:id="304" w:author="mario" w:date="2017-07-15T09:31:00Z">
        <w:r>
          <w:t xml:space="preserve">Já no início do código da </w:t>
        </w:r>
        <w:r>
          <w:fldChar w:fldCharType="begin"/>
        </w:r>
        <w:r>
          <w:instrText xml:space="preserve"> REF _Ref478500916 \h </w:instrText>
        </w:r>
        <w:r>
          <w:fldChar w:fldCharType="separate"/>
        </w:r>
        <w:r>
          <w:t xml:space="preserve">Figura </w:t>
        </w:r>
        <w:r>
          <w:rPr>
            <w:noProof/>
          </w:rPr>
          <w:t>24</w:t>
        </w:r>
        <w:r>
          <w:fldChar w:fldCharType="end"/>
        </w:r>
        <w:r>
          <w:t xml:space="preserve"> aparece um recurso muito utilizado no projeto, a fim de melhorar a qualidade do código, o Javadoc. Ele é responsável por criar uma documentação completa por meio de meta-dados, chamados de ‘tags’. </w:t>
        </w:r>
      </w:moveTo>
      <w:sdt>
        <w:sdtPr>
          <w:id w:val="770051851"/>
          <w:citation/>
        </w:sdtPr>
        <w:sdtContent>
          <w:moveTo w:id="305" w:author="mario" w:date="2017-07-15T09:31:00Z">
            <w:r>
              <w:fldChar w:fldCharType="begin"/>
            </w:r>
            <w:r>
              <w:instrText xml:space="preserve"> CITATION Jav14 \l 1046 </w:instrText>
            </w:r>
            <w:r>
              <w:fldChar w:fldCharType="separate"/>
            </w:r>
            <w:r>
              <w:rPr>
                <w:noProof/>
              </w:rPr>
              <w:t>(ORACLE, 2014)</w:t>
            </w:r>
            <w:r>
              <w:fldChar w:fldCharType="end"/>
            </w:r>
          </w:moveTo>
        </w:sdtContent>
      </w:sdt>
      <w:moveTo w:id="306" w:author="mario" w:date="2017-07-15T09:31:00Z">
        <w:r>
          <w:t xml:space="preserve"> Conforme foi falado nos parágrafos anteriores, a camada de entrada será com a função de ativação </w:t>
        </w:r>
        <w:r>
          <w:rPr>
            <w:i/>
          </w:rPr>
          <w:t>Linear</w:t>
        </w:r>
        <w:r>
          <w:t>, com a quantidade de neurônios igual ao de atributos multiplicado pelo intervalo de dados.</w:t>
        </w:r>
      </w:moveTo>
    </w:p>
    <w:p w14:paraId="0BAD7539" w14:textId="05B2EF0F" w:rsidR="00067967" w:rsidRDefault="0053431D" w:rsidP="009E749C">
      <w:pPr>
        <w:pStyle w:val="Caption"/>
      </w:pPr>
      <w:bookmarkStart w:id="307" w:name="_Ref478500916"/>
      <w:bookmarkStart w:id="308" w:name="_Toc486423025"/>
      <w:moveToRangeEnd w:id="303"/>
      <w:r>
        <w:lastRenderedPageBreak/>
        <w:t xml:space="preserve">Figura </w:t>
      </w:r>
      <w:fldSimple w:instr=" SEQ Figura \* ARABIC ">
        <w:r w:rsidR="00C11719">
          <w:rPr>
            <w:noProof/>
          </w:rPr>
          <w:t>24</w:t>
        </w:r>
      </w:fldSimple>
      <w:bookmarkEnd w:id="307"/>
      <w:r>
        <w:t>. Código implementação topologia</w:t>
      </w:r>
      <w:bookmarkEnd w:id="308"/>
    </w:p>
    <w:p w14:paraId="6068872A" w14:textId="00EC7E14" w:rsidR="009C18A7" w:rsidRDefault="009C18A7" w:rsidP="002F168E">
      <w:pPr>
        <w:pStyle w:val="Image"/>
      </w:pPr>
      <w:r>
        <w:rPr>
          <w:lang w:val="en-US" w:eastAsia="en-US"/>
        </w:rPr>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9F6AE83" w:rsidR="00A759AC" w:rsidRPr="00A759AC" w:rsidDel="009F4FA6" w:rsidRDefault="00A759AC" w:rsidP="00A759AC">
      <w:moveFromRangeStart w:id="309" w:author="mario" w:date="2017-07-15T09:31:00Z" w:name="move487874431"/>
      <w:moveFrom w:id="310" w:author="mario" w:date="2017-07-15T09:31:00Z">
        <w:r w:rsidDel="009F4FA6">
          <w:t xml:space="preserve">Já no início do código da </w:t>
        </w:r>
        <w:r w:rsidDel="009F4FA6">
          <w:fldChar w:fldCharType="begin"/>
        </w:r>
        <w:r w:rsidDel="009F4FA6">
          <w:instrText xml:space="preserve"> REF _Ref478500916 \h </w:instrText>
        </w:r>
        <w:r w:rsidDel="009F4FA6">
          <w:fldChar w:fldCharType="separate"/>
        </w:r>
        <w:r w:rsidR="00C11719" w:rsidDel="009F4FA6">
          <w:t xml:space="preserve">Figura </w:t>
        </w:r>
        <w:r w:rsidR="00C11719" w:rsidDel="009F4FA6">
          <w:rPr>
            <w:noProof/>
          </w:rPr>
          <w:t>24</w:t>
        </w:r>
        <w:r w:rsidDel="009F4FA6">
          <w:fldChar w:fldCharType="end"/>
        </w:r>
        <w:r w:rsidDel="009F4FA6">
          <w:t xml:space="preserve"> aparece um recurso muito utilizado no projeto</w:t>
        </w:r>
        <w:r w:rsidR="00C11719" w:rsidDel="009F4FA6">
          <w:t xml:space="preserve">, a fim de melhorar a qualidade do código, </w:t>
        </w:r>
        <w:r w:rsidDel="009F4FA6">
          <w:t>o Javadoc</w:t>
        </w:r>
        <w:r w:rsidR="00C11719" w:rsidDel="009F4FA6">
          <w:t xml:space="preserve">. Ele é responsável por </w:t>
        </w:r>
        <w:r w:rsidR="00381F86" w:rsidDel="009F4FA6">
          <w:t>criar uma documentação completa por meio de meta-dados, chamados de ‘tags’</w:t>
        </w:r>
        <w:r w:rsidDel="009F4FA6">
          <w:t>.</w:t>
        </w:r>
        <w:r w:rsidR="00381F86" w:rsidDel="009F4FA6">
          <w:t xml:space="preserve"> </w:t>
        </w:r>
      </w:moveFrom>
      <w:sdt>
        <w:sdtPr>
          <w:id w:val="1062144755"/>
          <w:citation/>
        </w:sdtPr>
        <w:sdtContent>
          <w:moveFrom w:id="311" w:author="mario" w:date="2017-07-15T09:31:00Z">
            <w:r w:rsidR="00381F86" w:rsidDel="009F4FA6">
              <w:fldChar w:fldCharType="begin"/>
            </w:r>
            <w:r w:rsidR="00381F86" w:rsidDel="009F4FA6">
              <w:instrText xml:space="preserve"> CITATION Jav14 \l 1046 </w:instrText>
            </w:r>
            <w:r w:rsidR="00381F86" w:rsidDel="009F4FA6">
              <w:fldChar w:fldCharType="separate"/>
            </w:r>
            <w:r w:rsidR="007C43C0" w:rsidDel="009F4FA6">
              <w:rPr>
                <w:noProof/>
              </w:rPr>
              <w:t>(ORACLE, 2014)</w:t>
            </w:r>
            <w:r w:rsidR="00381F86" w:rsidDel="009F4FA6">
              <w:fldChar w:fldCharType="end"/>
            </w:r>
          </w:moveFrom>
        </w:sdtContent>
      </w:sdt>
      <w:moveFrom w:id="312" w:author="mario" w:date="2017-07-15T09:31:00Z">
        <w:r w:rsidDel="009F4FA6">
          <w:t xml:space="preserve"> Conforme foi falado nos parágrafos anteriores, a camada de entrada será com a função de ativação </w:t>
        </w:r>
        <w:r w:rsidDel="009F4FA6">
          <w:rPr>
            <w:i/>
          </w:rPr>
          <w:t>Linear</w:t>
        </w:r>
        <w:r w:rsidDel="009F4FA6">
          <w:t xml:space="preserve">, </w:t>
        </w:r>
        <w:r w:rsidR="00F71B19" w:rsidDel="009F4FA6">
          <w:t>com a quantidade de neurônios igual ao de atributos multiplicado pelo intervalo de dados.</w:t>
        </w:r>
      </w:moveFrom>
    </w:p>
    <w:moveFromRangeEnd w:id="309"/>
    <w:p w14:paraId="0F46FFF9" w14:textId="77777777" w:rsidR="009C18A7" w:rsidRPr="009C18A7" w:rsidRDefault="009C18A7" w:rsidP="004508A1"/>
    <w:p w14:paraId="50CDA568" w14:textId="5B2BCAD2" w:rsidR="003E4ABC" w:rsidRDefault="003E4ABC" w:rsidP="004508A1"/>
    <w:p w14:paraId="3A10B45B" w14:textId="22C72A63" w:rsidR="00F05B09" w:rsidRDefault="00F05B09" w:rsidP="00AA7917">
      <w:pPr>
        <w:pStyle w:val="Heading2"/>
      </w:pPr>
      <w:bookmarkStart w:id="313" w:name="_Toc486423168"/>
      <w:r>
        <w:lastRenderedPageBreak/>
        <w:t>Função de ativação</w:t>
      </w:r>
      <w:bookmarkEnd w:id="313"/>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rsidR="00D21753">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5D688D25" w:rsidR="00FA2FFE" w:rsidRDefault="00FA2FFE" w:rsidP="00F05B09">
      <w:pPr>
        <w:rPr>
          <w:ins w:id="314" w:author="mario" w:date="2017-07-15T09:32:00Z"/>
        </w:rPr>
      </w:pPr>
      <w:r>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00D21753" w:rsidRPr="00D21753">
        <w:rPr>
          <w:i/>
        </w:rPr>
        <w:t>ActivationLinear</w:t>
      </w:r>
      <w:r w:rsidRPr="00FA2FFE">
        <w:rPr>
          <w:i/>
        </w:rPr>
        <w:fldChar w:fldCharType="end"/>
      </w:r>
      <w:r w:rsidR="00C11719">
        <w:rPr>
          <w:i/>
        </w:rPr>
        <w:t xml:space="preserve">, </w:t>
      </w:r>
      <w:r>
        <w:t>para que não haja interferência entre um dia e outro.</w:t>
      </w:r>
    </w:p>
    <w:p w14:paraId="3A1ED7C1" w14:textId="77777777" w:rsidR="009F4FA6" w:rsidRDefault="009F4FA6" w:rsidP="009F4FA6">
      <w:moveToRangeStart w:id="315" w:author="mario" w:date="2017-07-15T09:32:00Z" w:name="move487874451"/>
      <w:moveTo w:id="316" w:author="mario" w:date="2017-07-15T09:32:00Z">
        <w:r>
          <w:t xml:space="preserve">A </w:t>
        </w:r>
        <w:r>
          <w:fldChar w:fldCharType="begin"/>
        </w:r>
        <w:r>
          <w:instrText xml:space="preserve"> REF _Ref478501908 \h </w:instrText>
        </w:r>
        <w:r>
          <w:fldChar w:fldCharType="separate"/>
        </w:r>
        <w:r>
          <w:t xml:space="preserve">Figura </w:t>
        </w:r>
        <w:r>
          <w:rPr>
            <w:noProof/>
          </w:rPr>
          <w:t>25</w:t>
        </w:r>
        <w:r>
          <w:fldChar w:fldCharType="end"/>
        </w:r>
        <w:r>
          <w:t xml:space="preserve"> apresenta o código utilizado na criação das funções de ativação, utilizado o padrão de projeto </w:t>
        </w:r>
        <w:r w:rsidRPr="00307DBC">
          <w:rPr>
            <w:i/>
          </w:rPr>
          <w:t>Factory</w:t>
        </w:r>
        <w:r>
          <w:t xml:space="preserve">. Este padrão é responsável por encapsular, simplificar e flexibilizar a criação e objetos concretos. Na </w:t>
        </w:r>
        <w:r>
          <w:fldChar w:fldCharType="begin"/>
        </w:r>
        <w:r>
          <w:instrText xml:space="preserve"> REF _Ref478500916 \h </w:instrText>
        </w:r>
        <w:r>
          <w:fldChar w:fldCharType="separate"/>
        </w:r>
        <w:r>
          <w:t xml:space="preserve">Figura </w:t>
        </w:r>
        <w:r>
          <w:rPr>
            <w:noProof/>
          </w:rPr>
          <w:t>24</w:t>
        </w:r>
        <w:r>
          <w:fldChar w:fldCharType="end"/>
        </w:r>
        <w:r>
          <w:t xml:space="preserve"> o trecho de criação de uma camada utiliza a </w:t>
        </w:r>
        <w:r w:rsidRPr="00307DBC">
          <w:rPr>
            <w:i/>
          </w:rPr>
          <w:t>factory</w:t>
        </w:r>
        <w:r>
          <w:rPr>
            <w:i/>
          </w:rPr>
          <w:t xml:space="preserve"> </w:t>
        </w:r>
        <w:r>
          <w:t>desta última figura. Nota-se a facilidade em criar vários tipos de funções de ativações em uma mesma linha de código.</w:t>
        </w:r>
      </w:moveTo>
    </w:p>
    <w:moveToRangeEnd w:id="315"/>
    <w:p w14:paraId="48BDF2F7" w14:textId="77777777" w:rsidR="009F4FA6" w:rsidRDefault="009F4FA6" w:rsidP="00F05B09"/>
    <w:p w14:paraId="47EB6828" w14:textId="77777777" w:rsidR="0053431D" w:rsidRDefault="0053431D" w:rsidP="00C11719">
      <w:pPr>
        <w:keepNext/>
        <w:ind w:firstLine="0"/>
      </w:pPr>
    </w:p>
    <w:p w14:paraId="2D07AAA3" w14:textId="1BF087DD" w:rsidR="0053431D" w:rsidRDefault="0053431D" w:rsidP="0053431D">
      <w:pPr>
        <w:pStyle w:val="Caption"/>
      </w:pPr>
      <w:bookmarkStart w:id="317" w:name="_Ref478501908"/>
      <w:bookmarkStart w:id="318" w:name="_Toc486423026"/>
      <w:r>
        <w:t xml:space="preserve">Figura </w:t>
      </w:r>
      <w:fldSimple w:instr=" SEQ Figura \* ARABIC ">
        <w:r w:rsidR="00C11719">
          <w:rPr>
            <w:noProof/>
          </w:rPr>
          <w:t>25</w:t>
        </w:r>
      </w:fldSimple>
      <w:bookmarkEnd w:id="317"/>
      <w:r>
        <w:t xml:space="preserve">. Código </w:t>
      </w:r>
      <w:r w:rsidRPr="00307DBC">
        <w:rPr>
          <w:i/>
        </w:rPr>
        <w:t>Factory</w:t>
      </w:r>
      <w:r>
        <w:t xml:space="preserve"> função de ativação</w:t>
      </w:r>
      <w:bookmarkEnd w:id="318"/>
    </w:p>
    <w:p w14:paraId="0729BEB1" w14:textId="6D10C7D4" w:rsidR="00F71B19" w:rsidRDefault="00F71B19" w:rsidP="002F168E">
      <w:pPr>
        <w:pStyle w:val="Image"/>
      </w:pPr>
      <w:r>
        <w:rPr>
          <w:lang w:val="en-US" w:eastAsia="en-US"/>
        </w:rPr>
        <w:lastRenderedPageBreak/>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3943985"/>
                    </a:xfrm>
                    <a:prstGeom prst="rect">
                      <a:avLst/>
                    </a:prstGeom>
                    <a:ln>
                      <a:solidFill>
                        <a:schemeClr val="tx1"/>
                      </a:solidFill>
                    </a:ln>
                  </pic:spPr>
                </pic:pic>
              </a:graphicData>
            </a:graphic>
          </wp:inline>
        </w:drawing>
      </w:r>
    </w:p>
    <w:p w14:paraId="024521B3" w14:textId="0EFBA195" w:rsidR="00773CAF" w:rsidRDefault="00F71B19" w:rsidP="00C11719">
      <w:pPr>
        <w:pStyle w:val="Caption"/>
      </w:pPr>
      <w:r>
        <w:t>Fonte: Autor (2017)</w:t>
      </w:r>
    </w:p>
    <w:p w14:paraId="59BC06C4" w14:textId="1E3DD77F" w:rsidR="00307DBC" w:rsidDel="009F4FA6" w:rsidRDefault="00773CAF" w:rsidP="00773CAF">
      <w:moveFromRangeStart w:id="319" w:author="mario" w:date="2017-07-15T09:32:00Z" w:name="move487874451"/>
      <w:moveFrom w:id="320" w:author="mario" w:date="2017-07-15T09:32:00Z">
        <w:r w:rsidDel="009F4FA6">
          <w:t xml:space="preserve">A </w:t>
        </w:r>
        <w:r w:rsidDel="009F4FA6">
          <w:fldChar w:fldCharType="begin"/>
        </w:r>
        <w:r w:rsidDel="009F4FA6">
          <w:instrText xml:space="preserve"> REF _Ref478501908 \h </w:instrText>
        </w:r>
        <w:r w:rsidDel="009F4FA6">
          <w:fldChar w:fldCharType="separate"/>
        </w:r>
        <w:r w:rsidR="00C11719" w:rsidDel="009F4FA6">
          <w:t xml:space="preserve">Figura </w:t>
        </w:r>
        <w:r w:rsidR="00C11719" w:rsidDel="009F4FA6">
          <w:rPr>
            <w:noProof/>
          </w:rPr>
          <w:t>25</w:t>
        </w:r>
        <w:r w:rsidDel="009F4FA6">
          <w:fldChar w:fldCharType="end"/>
        </w:r>
        <w:r w:rsidDel="009F4FA6">
          <w:t xml:space="preserve"> apresenta o código utilizado na criação das funções de ativação, utilizado o padrão de projeto </w:t>
        </w:r>
        <w:r w:rsidRPr="00307DBC" w:rsidDel="009F4FA6">
          <w:rPr>
            <w:i/>
          </w:rPr>
          <w:t>Factory</w:t>
        </w:r>
        <w:r w:rsidDel="009F4FA6">
          <w:t>. Este padrão é responsável por encapsular, simplificar e flexibilizar a criação e objetos concretos.</w:t>
        </w:r>
        <w:r w:rsidR="00307DBC" w:rsidDel="009F4FA6">
          <w:t xml:space="preserve"> Na </w:t>
        </w:r>
        <w:r w:rsidR="00307DBC" w:rsidDel="009F4FA6">
          <w:fldChar w:fldCharType="begin"/>
        </w:r>
        <w:r w:rsidR="00307DBC" w:rsidDel="009F4FA6">
          <w:instrText xml:space="preserve"> REF _Ref478500916 \h </w:instrText>
        </w:r>
        <w:r w:rsidR="00307DBC" w:rsidDel="009F4FA6">
          <w:fldChar w:fldCharType="separate"/>
        </w:r>
        <w:r w:rsidR="00C11719" w:rsidDel="009F4FA6">
          <w:t xml:space="preserve">Figura </w:t>
        </w:r>
        <w:r w:rsidR="00C11719" w:rsidDel="009F4FA6">
          <w:rPr>
            <w:noProof/>
          </w:rPr>
          <w:t>24</w:t>
        </w:r>
        <w:r w:rsidR="00307DBC" w:rsidDel="009F4FA6">
          <w:fldChar w:fldCharType="end"/>
        </w:r>
        <w:r w:rsidR="00307DBC" w:rsidDel="009F4FA6">
          <w:t xml:space="preserve"> o trecho de criação de uma camada utiliza a </w:t>
        </w:r>
        <w:r w:rsidR="00307DBC" w:rsidRPr="00307DBC" w:rsidDel="009F4FA6">
          <w:rPr>
            <w:i/>
          </w:rPr>
          <w:t>factory</w:t>
        </w:r>
        <w:r w:rsidR="00307DBC" w:rsidDel="009F4FA6">
          <w:rPr>
            <w:i/>
          </w:rPr>
          <w:t xml:space="preserve"> </w:t>
        </w:r>
        <w:r w:rsidR="00307DBC" w:rsidDel="009F4FA6">
          <w:t>desta última figura. Nota-se a facilidade em criar vários tipos de funções de ativações em uma mesma linha de código.</w:t>
        </w:r>
      </w:moveFrom>
    </w:p>
    <w:moveFromRangeEnd w:id="319"/>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712A3C8E" w:rsidR="00454C7E" w:rsidRPr="00C53E38" w:rsidRDefault="00800DA6" w:rsidP="00AA7917">
      <w:pPr>
        <w:pStyle w:val="Heading2"/>
        <w:rPr>
          <w:lang w:val="en-US"/>
        </w:rPr>
      </w:pPr>
      <w:bookmarkStart w:id="321" w:name="_Toc486423169"/>
      <w:r w:rsidRPr="00C53E38">
        <w:rPr>
          <w:lang w:val="en-US"/>
        </w:rPr>
        <w:t>Date Interval</w:t>
      </w:r>
      <w:bookmarkEnd w:id="321"/>
    </w:p>
    <w:p w14:paraId="529899A6" w14:textId="23C36F01" w:rsidR="00096A17" w:rsidRDefault="00FA2FFE" w:rsidP="00454C7E">
      <w:pPr>
        <w:rPr>
          <w:ins w:id="322" w:author="mario" w:date="2017-07-15T09:32:00Z"/>
        </w:rPr>
      </w:pPr>
      <w:r>
        <w:t>Um</w:t>
      </w:r>
      <w:r w:rsidR="001A7880">
        <w:t>a característica</w:t>
      </w:r>
      <w:r>
        <w:t xml:space="preserve"> </w:t>
      </w:r>
      <w:r w:rsidR="001A7880">
        <w:t>da</w:t>
      </w:r>
      <w:r>
        <w:t xml:space="preserve"> rede aplicada ao mercado financeiro é poder escolher qual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w:t>
      </w:r>
      <w:r w:rsidR="005D70E4">
        <w:t>É</w:t>
      </w:r>
      <w:r w:rsidR="00096A17" w:rsidRPr="00C53E38">
        <w:t xml:space="preserve"> necessário que os dados de entrada, para criar o relatório, </w:t>
      </w:r>
      <w:r w:rsidR="009565FD" w:rsidRPr="00C53E38">
        <w:t>fossem</w:t>
      </w:r>
      <w:r w:rsidR="00096A17" w:rsidRPr="00C53E38">
        <w:t xml:space="preserve"> compost</w:t>
      </w:r>
      <w:r w:rsidR="00F05B09">
        <w:t>o</w:t>
      </w:r>
      <w:r w:rsidR="00096A17" w:rsidRPr="00C53E38">
        <w:t xml:space="preserve"> de dados puros </w:t>
      </w:r>
      <w:r w:rsidR="00096A17" w:rsidRPr="00C53E38">
        <w:lastRenderedPageBreak/>
        <w:t>(somente dados reais), dados mistos (dados reais e dados gerados) e somente dados gerados.</w:t>
      </w:r>
    </w:p>
    <w:p w14:paraId="1D2B453C" w14:textId="77777777" w:rsidR="009F4FA6" w:rsidRPr="00C53E38" w:rsidRDefault="009F4FA6" w:rsidP="009F4FA6">
      <w:moveToRangeStart w:id="323" w:author="mario" w:date="2017-07-15T09:32:00Z" w:name="move487874460"/>
      <w:moveTo w:id="324" w:author="mario" w:date="2017-07-15T09:32:00Z">
        <w:r w:rsidRPr="00C53E38">
          <w:t xml:space="preserve">Na </w:t>
        </w:r>
        <w:r w:rsidRPr="00C53E38">
          <w:fldChar w:fldCharType="begin"/>
        </w:r>
        <w:r w:rsidRPr="00C53E38">
          <w:instrText xml:space="preserve"> REF _Ref478497307 \h </w:instrText>
        </w:r>
        <w:r w:rsidRPr="00C53E38">
          <w:fldChar w:fldCharType="separate"/>
        </w:r>
        <w:r w:rsidRPr="00C53E38">
          <w:t xml:space="preserve">Figura </w:t>
        </w:r>
        <w:r>
          <w:rPr>
            <w:noProof/>
          </w:rPr>
          <w:t>26</w:t>
        </w:r>
        <w:r w:rsidRPr="00C53E38">
          <w:fldChar w:fldCharType="end"/>
        </w:r>
        <w:r w:rsidRPr="00C53E38">
          <w:t xml:space="preserve"> é possível visualizar a explicação do parágrafo anterior. Cada retângulo representa um conjunto de dados de uma ação em um dia (qual</w:t>
        </w:r>
        <w:r>
          <w:t xml:space="preserve"> é a ação</w:t>
        </w:r>
        <w:r w:rsidRPr="00C53E38">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moveTo>
    </w:p>
    <w:moveToRangeEnd w:id="323"/>
    <w:p w14:paraId="2261CE12" w14:textId="77777777" w:rsidR="009F4FA6" w:rsidRPr="00C53E38" w:rsidRDefault="009F4FA6" w:rsidP="00454C7E"/>
    <w:p w14:paraId="4E334784" w14:textId="77777777" w:rsidR="0053431D" w:rsidRPr="00C53E38" w:rsidRDefault="0053431D" w:rsidP="0053431D">
      <w:pPr>
        <w:keepNext/>
        <w:ind w:firstLine="0"/>
      </w:pPr>
    </w:p>
    <w:p w14:paraId="00A9DCA4" w14:textId="449E605E" w:rsidR="006D2C39" w:rsidRPr="0053431D" w:rsidRDefault="0053431D" w:rsidP="0053431D">
      <w:pPr>
        <w:pStyle w:val="Caption"/>
        <w:rPr>
          <w:i/>
        </w:rPr>
      </w:pPr>
      <w:bookmarkStart w:id="325" w:name="_Ref478497307"/>
      <w:bookmarkStart w:id="326" w:name="_Toc486423027"/>
      <w:r w:rsidRPr="00C53E38">
        <w:t xml:space="preserve">Figura </w:t>
      </w:r>
      <w:fldSimple w:instr=" SEQ Figura \* ARABIC ">
        <w:r w:rsidR="005D70E4">
          <w:rPr>
            <w:noProof/>
          </w:rPr>
          <w:t>26</w:t>
        </w:r>
      </w:fldSimple>
      <w:bookmarkEnd w:id="325"/>
      <w:r w:rsidRPr="00C53E38">
        <w:t xml:space="preserve">. Ajuste </w:t>
      </w:r>
      <w:r w:rsidRPr="00C53E38">
        <w:rPr>
          <w:i/>
        </w:rPr>
        <w:t>Date Interval</w:t>
      </w:r>
      <w:bookmarkEnd w:id="326"/>
    </w:p>
    <w:p w14:paraId="49B17605" w14:textId="3D9EF2AD" w:rsidR="006D2C39" w:rsidRPr="00C53E38" w:rsidRDefault="006512C1" w:rsidP="002F168E">
      <w:pPr>
        <w:pStyle w:val="Image"/>
        <w:rPr>
          <w:i/>
        </w:rPr>
      </w:pPr>
      <w:r w:rsidRPr="00C53E38">
        <w:rPr>
          <w:lang w:val="en-US" w:eastAsia="en-US"/>
        </w:rPr>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5831FBDC" w:rsidR="00FA2FFE" w:rsidRPr="00C53E38" w:rsidDel="009F4FA6" w:rsidRDefault="006512C1" w:rsidP="00903A3F">
      <w:moveFromRangeStart w:id="327" w:author="mario" w:date="2017-07-15T09:32:00Z" w:name="move487874460"/>
      <w:moveFrom w:id="328" w:author="mario" w:date="2017-07-15T09:32:00Z">
        <w:r w:rsidRPr="00C53E38" w:rsidDel="009F4FA6">
          <w:t xml:space="preserve">Na </w:t>
        </w:r>
        <w:r w:rsidRPr="00C53E38" w:rsidDel="009F4FA6">
          <w:fldChar w:fldCharType="begin"/>
        </w:r>
        <w:r w:rsidRPr="00C53E38" w:rsidDel="009F4FA6">
          <w:instrText xml:space="preserve"> REF _Ref478497307 \h </w:instrText>
        </w:r>
        <w:r w:rsidRPr="00C53E38" w:rsidDel="009F4FA6">
          <w:fldChar w:fldCharType="separate"/>
        </w:r>
        <w:r w:rsidR="004D31C7" w:rsidRPr="00C53E38" w:rsidDel="009F4FA6">
          <w:t xml:space="preserve">Figura </w:t>
        </w:r>
        <w:r w:rsidR="004D31C7" w:rsidDel="009F4FA6">
          <w:rPr>
            <w:noProof/>
          </w:rPr>
          <w:t>26</w:t>
        </w:r>
        <w:r w:rsidRPr="00C53E38" w:rsidDel="009F4FA6">
          <w:fldChar w:fldCharType="end"/>
        </w:r>
        <w:r w:rsidRPr="00C53E38" w:rsidDel="009F4FA6">
          <w:t xml:space="preserve"> é possível visualizar a explicação do parágrafo anterior. Cada retângulo representa um conjunto de dados de uma ação em um dia (qual</w:t>
        </w:r>
        <w:r w:rsidR="005D70E4" w:rsidDel="009F4FA6">
          <w:t xml:space="preserve"> é a ação</w:t>
        </w:r>
        <w:r w:rsidRPr="00C53E38" w:rsidDel="009F4FA6">
          <w:t xml:space="preserve">,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sidDel="009F4FA6">
          <w:rPr>
            <w:i/>
          </w:rPr>
          <w:t>date interval</w:t>
        </w:r>
        <w:r w:rsidRPr="00C53E38" w:rsidDel="009F4FA6">
          <w:t xml:space="preserve"> já explicado.</w:t>
        </w:r>
      </w:moveFrom>
    </w:p>
    <w:moveFromRangeEnd w:id="327"/>
    <w:p w14:paraId="211802F6" w14:textId="22563A31" w:rsidR="006512C1" w:rsidRDefault="006512C1" w:rsidP="006512C1">
      <w:pPr>
        <w:rPr>
          <w:ins w:id="329" w:author="mario" w:date="2017-07-15T09:32:00Z"/>
        </w:rPr>
      </w:pPr>
      <w:r w:rsidRPr="00C53E38">
        <w:lastRenderedPageBreak/>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6593EE3" w14:textId="77777777" w:rsidR="009F4FA6" w:rsidRDefault="009F4FA6" w:rsidP="009F4FA6">
      <w:moveToRangeStart w:id="330" w:author="mario" w:date="2017-07-15T09:32:00Z" w:name="move487874475"/>
      <w:moveTo w:id="331" w:author="mario" w:date="2017-07-15T09:32:00Z">
        <w:r>
          <w:t xml:space="preserve">Como visto anteriormente, o primeiro laço mostrado na </w:t>
        </w:r>
        <w:r>
          <w:fldChar w:fldCharType="begin"/>
        </w:r>
        <w:r>
          <w:instrText xml:space="preserve"> REF _Ref478587359 \h </w:instrText>
        </w:r>
        <w:r>
          <w:fldChar w:fldCharType="separate"/>
        </w:r>
        <w:r>
          <w:t xml:space="preserve">Figura </w:t>
        </w:r>
        <w:r>
          <w:rPr>
            <w:noProof/>
          </w:rPr>
          <w:t>27</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moveTo>
    </w:p>
    <w:moveToRangeEnd w:id="330"/>
    <w:p w14:paraId="27E2E433" w14:textId="68CE5371" w:rsidR="009F4FA6" w:rsidDel="009F4FA6" w:rsidRDefault="009F4FA6" w:rsidP="006512C1">
      <w:pPr>
        <w:rPr>
          <w:del w:id="332" w:author="mario" w:date="2017-07-15T09:32:00Z"/>
        </w:rPr>
      </w:pPr>
    </w:p>
    <w:p w14:paraId="4848CB0E" w14:textId="4E64131B" w:rsidR="004D31C7" w:rsidDel="009F4FA6" w:rsidRDefault="004D31C7">
      <w:pPr>
        <w:suppressAutoHyphens w:val="0"/>
        <w:spacing w:after="0" w:line="240" w:lineRule="auto"/>
        <w:ind w:firstLine="0"/>
        <w:jc w:val="left"/>
        <w:rPr>
          <w:del w:id="333" w:author="mario" w:date="2017-07-15T09:32:00Z"/>
        </w:rPr>
      </w:pPr>
      <w:del w:id="334" w:author="mario" w:date="2017-07-15T09:32:00Z">
        <w:r w:rsidDel="009F4FA6">
          <w:br w:type="page"/>
        </w:r>
      </w:del>
    </w:p>
    <w:p w14:paraId="54B7FF69" w14:textId="77777777" w:rsidR="00D35775" w:rsidRDefault="00D35775" w:rsidP="00D35775">
      <w:pPr>
        <w:keepNext/>
        <w:ind w:firstLine="0"/>
        <w:jc w:val="center"/>
      </w:pPr>
    </w:p>
    <w:p w14:paraId="63056817" w14:textId="7BACDF89" w:rsidR="00067967" w:rsidRDefault="00D35775" w:rsidP="009E749C">
      <w:pPr>
        <w:pStyle w:val="Caption"/>
        <w:rPr>
          <w:i/>
        </w:rPr>
      </w:pPr>
      <w:bookmarkStart w:id="335" w:name="_Ref478587359"/>
      <w:bookmarkStart w:id="336" w:name="_Ref478587346"/>
      <w:bookmarkStart w:id="337" w:name="_Toc486423028"/>
      <w:r>
        <w:t xml:space="preserve">Figura </w:t>
      </w:r>
      <w:fldSimple w:instr=" SEQ Figura \* ARABIC ">
        <w:r w:rsidR="004D31C7">
          <w:rPr>
            <w:noProof/>
          </w:rPr>
          <w:t>27</w:t>
        </w:r>
      </w:fldSimple>
      <w:bookmarkEnd w:id="335"/>
      <w:r>
        <w:t xml:space="preserve">. </w:t>
      </w:r>
      <w:r w:rsidR="00BB3113">
        <w:t>Código</w:t>
      </w:r>
      <w:r>
        <w:t xml:space="preserve"> </w:t>
      </w:r>
      <w:r>
        <w:rPr>
          <w:i/>
        </w:rPr>
        <w:t>mixed data</w:t>
      </w:r>
      <w:bookmarkEnd w:id="336"/>
      <w:bookmarkEnd w:id="337"/>
    </w:p>
    <w:p w14:paraId="61032B5D" w14:textId="36D9F7D5" w:rsidR="00D07015" w:rsidRDefault="00D07015" w:rsidP="002F168E">
      <w:pPr>
        <w:pStyle w:val="Image"/>
      </w:pPr>
      <w:r>
        <w:rPr>
          <w:lang w:val="en-US" w:eastAsia="en-US"/>
        </w:rPr>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C15412C" w:rsidR="00D35775" w:rsidRDefault="00D71AB3" w:rsidP="00D35775">
      <w:pPr>
        <w:rPr>
          <w:ins w:id="338" w:author="mario" w:date="2017-07-15T09:32:00Z"/>
        </w:rPr>
      </w:pPr>
      <w:moveFromRangeStart w:id="339" w:author="mario" w:date="2017-07-15T09:32:00Z" w:name="move487874475"/>
      <w:moveFrom w:id="340" w:author="mario" w:date="2017-07-15T09:32:00Z">
        <w:r w:rsidDel="009F4FA6">
          <w:t xml:space="preserve">Como visto anteriormente, o primeiro laço mostrado na </w:t>
        </w:r>
        <w:r w:rsidDel="009F4FA6">
          <w:fldChar w:fldCharType="begin"/>
        </w:r>
        <w:r w:rsidDel="009F4FA6">
          <w:instrText xml:space="preserve"> REF _Ref478587359 \h </w:instrText>
        </w:r>
        <w:r w:rsidDel="009F4FA6">
          <w:fldChar w:fldCharType="separate"/>
        </w:r>
        <w:r w:rsidR="004D31C7" w:rsidDel="009F4FA6">
          <w:t xml:space="preserve">Figura </w:t>
        </w:r>
        <w:r w:rsidR="004D31C7" w:rsidDel="009F4FA6">
          <w:rPr>
            <w:noProof/>
          </w:rPr>
          <w:t>27</w:t>
        </w:r>
        <w:r w:rsidDel="009F4FA6">
          <w:fldChar w:fldCharType="end"/>
        </w:r>
        <w:r w:rsidDel="009F4FA6">
          <w:t xml:space="preserve"> é interagido até o valor de </w:t>
        </w:r>
        <w:r w:rsidDel="009F4FA6">
          <w:rPr>
            <w:i/>
          </w:rPr>
          <w:t>dateInterval</w:t>
        </w:r>
        <w:r w:rsidDel="009F4FA6">
          <w:t>, dentro dele terá um laço para adicionar os dados reais, outro para adicionar os dados calculados e um laço para calcular os valores de cada atributo e adicionar isso ao vetor contendo todos os dados.</w:t>
        </w:r>
      </w:moveFrom>
    </w:p>
    <w:p w14:paraId="76A35157" w14:textId="5C354B6C" w:rsidR="009F4FA6" w:rsidDel="009F4FA6" w:rsidRDefault="009F4FA6" w:rsidP="00D35775">
      <w:ins w:id="341" w:author="mario" w:date="2017-07-15T09:32:00Z">
        <w:r>
          <w:t xml:space="preserve">Na </w:t>
        </w:r>
        <w:r>
          <w:fldChar w:fldCharType="begin"/>
        </w:r>
        <w:r>
          <w:instrText xml:space="preserve"> REF _Ref478588319 \h </w:instrText>
        </w:r>
        <w:r>
          <w:fldChar w:fldCharType="separate"/>
        </w:r>
        <w:r>
          <w:t xml:space="preserve">Figura </w:t>
        </w:r>
        <w:r>
          <w:rPr>
            <w:noProof/>
          </w:rPr>
          <w:t>28</w:t>
        </w:r>
        <w:r>
          <w:fldChar w:fldCharType="end"/>
        </w:r>
        <w:r>
          <w:t xml:space="preserve"> é possível ver o trecho do código que trata os dados calculados pela rede. Nota-se na primeira parte a inserção dos valores padrões, isso porque </w:t>
        </w:r>
        <w:r>
          <w:lastRenderedPageBreak/>
          <w:t>não existe ponteiro explícito em Java e, caso não criasse um “</w:t>
        </w:r>
        <w:r w:rsidRPr="00FE2C3B">
          <w:rPr>
            <w:i/>
          </w:rPr>
          <w:t>new Data</w:t>
        </w:r>
        <w:r>
          <w:t>”, o vetor seria completado com o mesmo dado, o que será explicado no próximo parágrafo.</w:t>
        </w:r>
      </w:ins>
    </w:p>
    <w:moveFromRangeEnd w:id="339"/>
    <w:p w14:paraId="5CEEE3F4" w14:textId="0D3EB39A" w:rsidR="00D71AB3" w:rsidRDefault="00D71AB3" w:rsidP="00D35775"/>
    <w:p w14:paraId="31E148EC" w14:textId="77777777" w:rsidR="001F0676" w:rsidRDefault="001F0676" w:rsidP="00D35775"/>
    <w:p w14:paraId="592ED567" w14:textId="5FC23A5C" w:rsidR="00067967" w:rsidRDefault="00BB3113" w:rsidP="009E749C">
      <w:pPr>
        <w:pStyle w:val="Caption"/>
        <w:rPr>
          <w:i/>
        </w:rPr>
      </w:pPr>
      <w:bookmarkStart w:id="342" w:name="_Ref478588319"/>
      <w:bookmarkStart w:id="343" w:name="_Toc486423029"/>
      <w:r>
        <w:t xml:space="preserve">Figura </w:t>
      </w:r>
      <w:fldSimple w:instr=" SEQ Figura \* ARABIC ">
        <w:r w:rsidR="001F0676">
          <w:rPr>
            <w:noProof/>
          </w:rPr>
          <w:t>28</w:t>
        </w:r>
      </w:fldSimple>
      <w:bookmarkEnd w:id="342"/>
      <w:r>
        <w:t xml:space="preserve">. Código </w:t>
      </w:r>
      <w:r w:rsidRPr="00BB3113">
        <w:rPr>
          <w:i/>
        </w:rPr>
        <w:t>calculated data</w:t>
      </w:r>
      <w:bookmarkEnd w:id="343"/>
    </w:p>
    <w:p w14:paraId="397CCD26" w14:textId="53E6D2B9" w:rsidR="00D71AB3" w:rsidRDefault="00BB3113" w:rsidP="002F168E">
      <w:pPr>
        <w:pStyle w:val="Image"/>
        <w:rPr>
          <w:i/>
        </w:rPr>
      </w:pPr>
      <w:r>
        <w:rPr>
          <w:lang w:val="en-US" w:eastAsia="en-US"/>
        </w:rPr>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039B5D48" w14:textId="77777777" w:rsidR="009F4FA6" w:rsidRDefault="00BB3113" w:rsidP="00454C7E">
      <w:pPr>
        <w:rPr>
          <w:ins w:id="344" w:author="mario" w:date="2017-07-15T09:32:00Z"/>
        </w:rPr>
      </w:pPr>
      <w:del w:id="345" w:author="mario" w:date="2017-07-15T09:32:00Z">
        <w:r w:rsidDel="009F4FA6">
          <w:delText xml:space="preserve">Na </w:delText>
        </w:r>
        <w:r w:rsidDel="009F4FA6">
          <w:fldChar w:fldCharType="begin"/>
        </w:r>
        <w:r w:rsidDel="009F4FA6">
          <w:delInstrText xml:space="preserve"> REF _Ref478588319 \h </w:delInstrText>
        </w:r>
        <w:r w:rsidDel="009F4FA6">
          <w:fldChar w:fldCharType="separate"/>
        </w:r>
        <w:r w:rsidR="001F0676" w:rsidDel="009F4FA6">
          <w:delText xml:space="preserve">Figura </w:delText>
        </w:r>
        <w:r w:rsidR="001F0676" w:rsidDel="009F4FA6">
          <w:rPr>
            <w:noProof/>
          </w:rPr>
          <w:delText>28</w:delText>
        </w:r>
        <w:r w:rsidDel="009F4FA6">
          <w:fldChar w:fldCharType="end"/>
        </w:r>
        <w:r w:rsidDel="009F4FA6">
          <w:delText xml:space="preserve"> é possível ver o trecho do códig</w:delText>
        </w:r>
        <w:r w:rsidR="007B09E9" w:rsidDel="009F4FA6">
          <w:delText>o que trata os dados calculados pela rede</w:delText>
        </w:r>
        <w:r w:rsidR="00FF4D93" w:rsidDel="009F4FA6">
          <w:delText>. Nota-se na primeira parte</w:delText>
        </w:r>
        <w:r w:rsidR="007B09E9" w:rsidDel="009F4FA6">
          <w:delText xml:space="preserve"> a inserção dos valores padrões, isso porque </w:delText>
        </w:r>
        <w:r w:rsidR="00FF4D93" w:rsidDel="009F4FA6">
          <w:lastRenderedPageBreak/>
          <w:delText>não existe ponteiro explícito em</w:delText>
        </w:r>
        <w:r w:rsidR="00FE2C3B" w:rsidDel="009F4FA6">
          <w:delText xml:space="preserve"> Java e, caso não criasse um “</w:delText>
        </w:r>
        <w:r w:rsidR="00FE2C3B" w:rsidRPr="00FE2C3B" w:rsidDel="009F4FA6">
          <w:rPr>
            <w:i/>
          </w:rPr>
          <w:delText>new Data</w:delText>
        </w:r>
        <w:r w:rsidR="00FE2C3B" w:rsidDel="009F4FA6">
          <w:delText>”, o vetor seria completado com o mesmo dado, o que será explicado no próximo parágrafo.</w:delText>
        </w:r>
      </w:del>
    </w:p>
    <w:p w14:paraId="247272EB" w14:textId="2BD0BC18" w:rsidR="009F4FA6" w:rsidDel="009F4FA6" w:rsidRDefault="00FE2C3B" w:rsidP="009F4FA6">
      <w:pPr>
        <w:rPr>
          <w:del w:id="346" w:author="mario" w:date="2017-07-15T09:33:00Z"/>
        </w:rPr>
      </w:pPr>
      <w:del w:id="347" w:author="mario" w:date="2017-07-15T09:32:00Z">
        <w:r w:rsidDel="009F4FA6">
          <w:delText xml:space="preserve">  </w:delText>
        </w:r>
      </w:del>
      <w:r>
        <w:t xml:space="preserve">Além disso, nota-se a criação do </w:t>
      </w:r>
      <w:r>
        <w:rPr>
          <w:i/>
        </w:rPr>
        <w:t>input</w:t>
      </w:r>
      <w:r>
        <w:t xml:space="preserve"> com base nos dados calculados e guardados no vetor </w:t>
      </w:r>
      <w:r>
        <w:rPr>
          <w:i/>
        </w:rPr>
        <w:t>datas</w:t>
      </w:r>
      <w:r>
        <w:t>, e depois a utilização desses dados para criar os valores do próximo dia. Ao final desse processo, os valores são re</w:t>
      </w:r>
      <w:r w:rsidR="0017671A">
        <w:t xml:space="preserve">tornados ao normal, por meio do método </w:t>
      </w:r>
      <w:r>
        <w:t>“</w:t>
      </w:r>
      <w:r w:rsidRPr="00FE2C3B">
        <w:rPr>
          <w:i/>
        </w:rPr>
        <w:t>denormalizeDatas</w:t>
      </w:r>
      <w:r>
        <w:t>”.</w:t>
      </w:r>
      <w:moveToRangeStart w:id="348" w:author="mario" w:date="2017-07-15T09:33:00Z" w:name="move487874510"/>
      <w:moveTo w:id="349" w:author="mario" w:date="2017-07-15T09:33:00Z">
        <w:del w:id="350" w:author="mario" w:date="2017-07-15T09:33:00Z">
          <w:r w:rsidR="009F4FA6" w:rsidDel="009F4FA6">
            <w:delText xml:space="preserve">Na </w:delText>
          </w:r>
          <w:r w:rsidR="009F4FA6" w:rsidDel="009F4FA6">
            <w:fldChar w:fldCharType="begin"/>
          </w:r>
          <w:r w:rsidR="009F4FA6" w:rsidDel="009F4FA6">
            <w:delInstrText xml:space="preserve"> REF _Ref478743763 \h </w:delInstrText>
          </w:r>
          <w:r w:rsidR="009F4FA6" w:rsidDel="009F4FA6">
            <w:fldChar w:fldCharType="separate"/>
          </w:r>
          <w:r w:rsidR="009F4FA6" w:rsidDel="009F4FA6">
            <w:delText xml:space="preserve">Figura </w:delText>
          </w:r>
          <w:r w:rsidR="009F4FA6" w:rsidDel="009F4FA6">
            <w:rPr>
              <w:noProof/>
            </w:rPr>
            <w:delText>29</w:delText>
          </w:r>
          <w:r w:rsidR="009F4FA6" w:rsidDel="009F4FA6">
            <w:fldChar w:fldCharType="end"/>
          </w:r>
          <w:r w:rsidR="009F4FA6" w:rsidDel="009F4FA6">
            <w:delText xml:space="preserve"> é possível visualizar o que foi explicado anteriormente. Neste caso, como não foi criado um novo objeto do tipo </w:delText>
          </w:r>
          <w:r w:rsidR="009F4FA6" w:rsidDel="009F4FA6">
            <w:rPr>
              <w:i/>
            </w:rPr>
            <w:delText>Person</w:delText>
          </w:r>
          <w:r w:rsidR="009F4FA6" w:rsidDel="009F4FA6">
            <w:delText>, o que será guardado no vetor é a referência da memória para um mesmo objeto, logo, ao tentar mostrar na tela, ele mostrará o mesmo texto.</w:delText>
          </w:r>
        </w:del>
      </w:moveTo>
    </w:p>
    <w:moveToRangeEnd w:id="348"/>
    <w:p w14:paraId="31A51063" w14:textId="01CC9CB2" w:rsidR="009F4FA6" w:rsidRPr="00FE2C3B" w:rsidDel="009F4FA6" w:rsidRDefault="009F4FA6" w:rsidP="00454C7E">
      <w:pPr>
        <w:rPr>
          <w:del w:id="351" w:author="mario" w:date="2017-07-15T09:33:00Z"/>
        </w:rPr>
      </w:pPr>
    </w:p>
    <w:p w14:paraId="743080D5" w14:textId="21A40014" w:rsidR="00FE2C3B" w:rsidDel="009F4FA6" w:rsidRDefault="00FE2C3B" w:rsidP="00454C7E">
      <w:pPr>
        <w:rPr>
          <w:del w:id="352" w:author="mario" w:date="2017-07-15T09:33:00Z"/>
        </w:rPr>
      </w:pPr>
    </w:p>
    <w:p w14:paraId="0DA24034" w14:textId="5C6EB108" w:rsidR="00067967" w:rsidDel="009F4FA6" w:rsidRDefault="00FE2C3B" w:rsidP="009E749C">
      <w:pPr>
        <w:pStyle w:val="Caption"/>
        <w:rPr>
          <w:del w:id="353" w:author="mario" w:date="2017-07-15T09:33:00Z"/>
        </w:rPr>
      </w:pPr>
      <w:bookmarkStart w:id="354" w:name="_Ref478743763"/>
      <w:bookmarkStart w:id="355" w:name="_Toc486423030"/>
      <w:del w:id="356" w:author="mario" w:date="2017-07-15T09:33:00Z">
        <w:r w:rsidDel="009F4FA6">
          <w:delText xml:space="preserve">Figura </w:delText>
        </w:r>
        <w:r w:rsidR="00160A7A" w:rsidDel="009F4FA6">
          <w:fldChar w:fldCharType="begin"/>
        </w:r>
        <w:r w:rsidR="00160A7A" w:rsidDel="009F4FA6">
          <w:delInstrText xml:space="preserve"> SEQ Figura \* ARABIC </w:delInstrText>
        </w:r>
        <w:r w:rsidR="00160A7A" w:rsidDel="009F4FA6">
          <w:fldChar w:fldCharType="separate"/>
        </w:r>
        <w:r w:rsidR="001F0676" w:rsidDel="009F4FA6">
          <w:rPr>
            <w:noProof/>
          </w:rPr>
          <w:delText>29</w:delText>
        </w:r>
        <w:r w:rsidR="00160A7A" w:rsidDel="009F4FA6">
          <w:rPr>
            <w:noProof/>
          </w:rPr>
          <w:fldChar w:fldCharType="end"/>
        </w:r>
        <w:bookmarkEnd w:id="354"/>
        <w:r w:rsidDel="009F4FA6">
          <w:delText>. Código vetor de pessoa</w:delText>
        </w:r>
        <w:bookmarkEnd w:id="355"/>
      </w:del>
    </w:p>
    <w:p w14:paraId="7931124E" w14:textId="61EF0B8C" w:rsidR="00FE2C3B" w:rsidDel="009F4FA6" w:rsidRDefault="00FE2C3B" w:rsidP="002F168E">
      <w:pPr>
        <w:pStyle w:val="Image"/>
        <w:rPr>
          <w:del w:id="357" w:author="mario" w:date="2017-07-15T09:33:00Z"/>
        </w:rPr>
      </w:pPr>
      <w:del w:id="358" w:author="mario" w:date="2017-07-15T09:33:00Z">
        <w:r w:rsidDel="009F4FA6">
          <w:rPr>
            <w:lang w:val="en-US" w:eastAsia="en-US"/>
          </w:rPr>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010025" cy="4219575"/>
                      </a:xfrm>
                      <a:prstGeom prst="rect">
                        <a:avLst/>
                      </a:prstGeom>
                      <a:ln>
                        <a:solidFill>
                          <a:schemeClr val="tx1"/>
                        </a:solidFill>
                      </a:ln>
                    </pic:spPr>
                  </pic:pic>
                </a:graphicData>
              </a:graphic>
            </wp:inline>
          </w:drawing>
        </w:r>
      </w:del>
    </w:p>
    <w:p w14:paraId="742B2B4A" w14:textId="2A9AD26D" w:rsidR="00FE2C3B" w:rsidDel="009F4FA6" w:rsidRDefault="00FE2C3B" w:rsidP="00FE2C3B">
      <w:pPr>
        <w:pStyle w:val="Caption"/>
        <w:rPr>
          <w:del w:id="359" w:author="mario" w:date="2017-07-15T09:33:00Z"/>
        </w:rPr>
      </w:pPr>
      <w:del w:id="360" w:author="mario" w:date="2017-07-15T09:33:00Z">
        <w:r w:rsidDel="009F4FA6">
          <w:delText>Fonte: Autor (2017)</w:delText>
        </w:r>
      </w:del>
    </w:p>
    <w:p w14:paraId="0ADB796D" w14:textId="10876DE7" w:rsidR="00FE2C3B" w:rsidDel="009F4FA6" w:rsidRDefault="00FE2C3B" w:rsidP="00FE2C3B">
      <w:pPr>
        <w:rPr>
          <w:del w:id="361" w:author="mario" w:date="2017-07-15T09:33:00Z"/>
        </w:rPr>
      </w:pPr>
    </w:p>
    <w:p w14:paraId="4C69FFDE" w14:textId="5407F5CF" w:rsidR="00FE2C3B" w:rsidDel="009F4FA6" w:rsidRDefault="00FE2C3B" w:rsidP="00FE2C3B">
      <w:moveFromRangeStart w:id="362" w:author="mario" w:date="2017-07-15T09:33:00Z" w:name="move487874510"/>
      <w:moveFrom w:id="363" w:author="mario" w:date="2017-07-15T09:33:00Z">
        <w:del w:id="364" w:author="mario" w:date="2017-07-15T09:33:00Z">
          <w:r w:rsidDel="009F4FA6">
            <w:delText xml:space="preserve">Na </w:delText>
          </w:r>
          <w:r w:rsidDel="009F4FA6">
            <w:fldChar w:fldCharType="begin"/>
          </w:r>
          <w:r w:rsidDel="009F4FA6">
            <w:delInstrText xml:space="preserve"> REF _Ref478743763 \h </w:delInstrText>
          </w:r>
          <w:r w:rsidDel="009F4FA6">
            <w:fldChar w:fldCharType="separate"/>
          </w:r>
          <w:r w:rsidR="001F0676" w:rsidDel="009F4FA6">
            <w:delText xml:space="preserve">Figura </w:delText>
          </w:r>
          <w:r w:rsidR="001F0676" w:rsidDel="009F4FA6">
            <w:rPr>
              <w:noProof/>
            </w:rPr>
            <w:delText>29</w:delText>
          </w:r>
          <w:r w:rsidDel="009F4FA6">
            <w:fldChar w:fldCharType="end"/>
          </w:r>
          <w:r w:rsidDel="009F4FA6">
            <w:delText xml:space="preserve"> é possível visualizar o que foi explicado anteriormente. Neste caso, como não foi criado um novo objeto do tipo </w:delText>
          </w:r>
          <w:r w:rsidDel="009F4FA6">
            <w:rPr>
              <w:i/>
            </w:rPr>
            <w:delText>Person</w:delText>
          </w:r>
          <w:r w:rsidDel="009F4FA6">
            <w:delText>, o que será guardado no vetor é a referência da memória para um mesmo objeto, logo, ao tentar mostrar na tela, ele mostrará o mesmo texto.</w:delText>
          </w:r>
        </w:del>
      </w:moveFrom>
    </w:p>
    <w:moveFromRangeEnd w:id="362"/>
    <w:p w14:paraId="1CB7559C" w14:textId="6B51E193" w:rsidR="0017671A" w:rsidRDefault="0017671A" w:rsidP="00FE2C3B"/>
    <w:p w14:paraId="3F47B073" w14:textId="2A831548" w:rsidR="0017671A" w:rsidRDefault="0017671A" w:rsidP="00AA7917">
      <w:pPr>
        <w:pStyle w:val="Heading2"/>
      </w:pPr>
      <w:bookmarkStart w:id="365" w:name="_Toc486423170"/>
      <w:r>
        <w:t>Normalizador de dados</w:t>
      </w:r>
      <w:bookmarkEnd w:id="365"/>
    </w:p>
    <w:p w14:paraId="3E7E9D7A" w14:textId="411AC49C" w:rsidR="0017671A" w:rsidRDefault="0017671A" w:rsidP="009E749C">
      <w:pPr>
        <w:pStyle w:val="BodyText"/>
        <w:rPr>
          <w:ins w:id="366" w:author="mario" w:date="2017-07-15T09:33:00Z"/>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sidR="00900609">
        <w:rPr>
          <w:lang w:eastAsia="pt-BR"/>
        </w:rPr>
        <w:t>2.5</w:t>
      </w:r>
      <w:r>
        <w:rPr>
          <w:lang w:eastAsia="pt-BR"/>
        </w:rPr>
        <w:fldChar w:fldCharType="end"/>
      </w:r>
      <w:r>
        <w:rPr>
          <w:lang w:eastAsia="pt-BR"/>
        </w:rPr>
        <w:t xml:space="preserve">. </w:t>
      </w:r>
      <w:r w:rsidR="009565FD">
        <w:rPr>
          <w:lang w:eastAsia="pt-BR"/>
        </w:rPr>
        <w:t>N</w:t>
      </w:r>
      <w:r>
        <w:rPr>
          <w:lang w:eastAsia="pt-BR"/>
        </w:rPr>
        <w:t xml:space="preserve">a </w:t>
      </w:r>
      <w:r>
        <w:rPr>
          <w:lang w:eastAsia="pt-BR"/>
        </w:rPr>
        <w:fldChar w:fldCharType="begin"/>
      </w:r>
      <w:r>
        <w:rPr>
          <w:lang w:eastAsia="pt-BR"/>
        </w:rPr>
        <w:instrText xml:space="preserve"> REF _Ref478588319 \h </w:instrText>
      </w:r>
      <w:r>
        <w:rPr>
          <w:lang w:eastAsia="pt-BR"/>
        </w:rPr>
      </w:r>
      <w:r>
        <w:rPr>
          <w:lang w:eastAsia="pt-BR"/>
        </w:rPr>
        <w:fldChar w:fldCharType="separate"/>
      </w:r>
      <w:r w:rsidR="00900609">
        <w:t xml:space="preserve">Figura </w:t>
      </w:r>
      <w:r w:rsidR="00900609">
        <w:rPr>
          <w:noProof/>
        </w:rPr>
        <w:t>28</w:t>
      </w:r>
      <w:r>
        <w:rPr>
          <w:lang w:eastAsia="pt-BR"/>
        </w:rPr>
        <w:fldChar w:fldCharType="end"/>
      </w:r>
      <w:r>
        <w:rPr>
          <w:lang w:eastAsia="pt-BR"/>
        </w:rPr>
        <w:t xml:space="preserve">, ao final do código </w:t>
      </w:r>
      <w:r w:rsidR="009565FD">
        <w:rPr>
          <w:lang w:eastAsia="pt-BR"/>
        </w:rPr>
        <w:t>é</w:t>
      </w:r>
      <w:r>
        <w:rPr>
          <w:lang w:eastAsia="pt-BR"/>
        </w:rPr>
        <w:t xml:space="preserve"> </w:t>
      </w:r>
      <w:r w:rsidR="009565FD">
        <w:rPr>
          <w:lang w:eastAsia="pt-BR"/>
        </w:rPr>
        <w:t>chamado</w:t>
      </w:r>
      <w:r>
        <w:rPr>
          <w:lang w:eastAsia="pt-BR"/>
        </w:rPr>
        <w:t xml:space="preserve"> um normalizador (</w:t>
      </w:r>
      <w:r>
        <w:rPr>
          <w:i/>
          <w:lang w:eastAsia="pt-BR"/>
        </w:rPr>
        <w:t>normalizer</w:t>
      </w:r>
      <w:r>
        <w:rPr>
          <w:lang w:eastAsia="pt-BR"/>
        </w:rPr>
        <w:t xml:space="preserve">) para realizar essa tradução entre a “linguagem” da rede e da ação. </w:t>
      </w:r>
    </w:p>
    <w:p w14:paraId="44CC5AF8" w14:textId="77777777" w:rsidR="009F4FA6" w:rsidRDefault="009F4FA6" w:rsidP="009F4FA6">
      <w:pPr>
        <w:rPr>
          <w:lang w:eastAsia="pt-BR"/>
        </w:rPr>
      </w:pPr>
      <w:moveToRangeStart w:id="367" w:author="mario" w:date="2017-07-15T09:33:00Z" w:name="move487874549"/>
      <w:moveTo w:id="368" w:author="mario" w:date="2017-07-15T09:33:00Z">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30</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_Ref486411158 \h </w:instrText>
        </w:r>
        <w:r>
          <w:rPr>
            <w:lang w:eastAsia="pt-BR"/>
          </w:rPr>
        </w:r>
        <w:r>
          <w:rPr>
            <w:lang w:eastAsia="pt-BR"/>
          </w:rPr>
          <w:fldChar w:fldCharType="separate"/>
        </w:r>
        <w:r>
          <w:t xml:space="preserve">Equação </w:t>
        </w:r>
        <w:r>
          <w:rPr>
            <w:noProof/>
          </w:rPr>
          <w:t>3</w:t>
        </w:r>
        <w:r>
          <w:rPr>
            <w:lang w:eastAsia="pt-BR"/>
          </w:rPr>
          <w:fldChar w:fldCharType="end"/>
        </w:r>
        <w:r>
          <w:rPr>
            <w:lang w:eastAsia="pt-BR"/>
          </w:rPr>
          <w:t xml:space="preserve"> já abordada anteriormente. Nota-se, também, uma nova forma de fazer um loop no Java 8: o </w:t>
        </w:r>
        <w:r>
          <w:rPr>
            <w:i/>
            <w:lang w:eastAsia="pt-BR"/>
          </w:rPr>
          <w:t>forEach</w:t>
        </w:r>
        <w:r>
          <w:rPr>
            <w:lang w:eastAsia="pt-BR"/>
          </w:rPr>
          <w:t>, que será explicado posteriormente.</w:t>
        </w:r>
      </w:moveTo>
    </w:p>
    <w:moveToRangeEnd w:id="367"/>
    <w:p w14:paraId="2FCC1EF5" w14:textId="77777777" w:rsidR="009F4FA6" w:rsidRDefault="009F4FA6" w:rsidP="009E749C">
      <w:pPr>
        <w:pStyle w:val="BodyText"/>
        <w:rPr>
          <w:lang w:eastAsia="pt-BR"/>
        </w:rPr>
      </w:pPr>
    </w:p>
    <w:p w14:paraId="0E218622" w14:textId="3D88214B" w:rsidR="0017671A" w:rsidRDefault="0017671A" w:rsidP="0017671A">
      <w:pPr>
        <w:pStyle w:val="BodyText"/>
        <w:rPr>
          <w:lang w:eastAsia="pt-BR"/>
        </w:rPr>
      </w:pPr>
    </w:p>
    <w:p w14:paraId="29EF0B44" w14:textId="2376388D" w:rsidR="00067967" w:rsidRDefault="003B46E3" w:rsidP="009E749C">
      <w:pPr>
        <w:pStyle w:val="Caption"/>
        <w:rPr>
          <w:i/>
        </w:rPr>
      </w:pPr>
      <w:bookmarkStart w:id="369" w:name="_Ref478745216"/>
      <w:bookmarkStart w:id="370" w:name="_Toc486423031"/>
      <w:r>
        <w:t xml:space="preserve">Figura </w:t>
      </w:r>
      <w:fldSimple w:instr=" SEQ Figura \* ARABIC ">
        <w:r w:rsidR="00900609">
          <w:rPr>
            <w:noProof/>
          </w:rPr>
          <w:t>30</w:t>
        </w:r>
      </w:fldSimple>
      <w:bookmarkEnd w:id="369"/>
      <w:r>
        <w:t xml:space="preserve">. Código </w:t>
      </w:r>
      <w:r>
        <w:rPr>
          <w:i/>
        </w:rPr>
        <w:t>normalize data</w:t>
      </w:r>
      <w:bookmarkEnd w:id="370"/>
    </w:p>
    <w:p w14:paraId="2A721715" w14:textId="782476D0" w:rsidR="0017671A" w:rsidRDefault="003B46E3" w:rsidP="002F168E">
      <w:pPr>
        <w:pStyle w:val="Image"/>
      </w:pPr>
      <w:r>
        <w:rPr>
          <w:lang w:val="en-US" w:eastAsia="en-US"/>
        </w:rP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DAE3884" w:rsidR="003B46E3" w:rsidRDefault="003B46E3" w:rsidP="004D15DD">
      <w:pPr>
        <w:rPr>
          <w:ins w:id="371" w:author="mario" w:date="2017-07-15T09:33:00Z"/>
          <w:lang w:eastAsia="pt-BR"/>
        </w:rPr>
      </w:pPr>
      <w:moveFromRangeStart w:id="372" w:author="mario" w:date="2017-07-15T09:33:00Z" w:name="move487874549"/>
      <w:moveFrom w:id="373" w:author="mario" w:date="2017-07-15T09:33:00Z">
        <w:r w:rsidDel="009F4FA6">
          <w:rPr>
            <w:lang w:eastAsia="pt-BR"/>
          </w:rPr>
          <w:t xml:space="preserve">A </w:t>
        </w:r>
        <w:r w:rsidDel="009F4FA6">
          <w:rPr>
            <w:lang w:eastAsia="pt-BR"/>
          </w:rPr>
          <w:fldChar w:fldCharType="begin"/>
        </w:r>
        <w:r w:rsidDel="009F4FA6">
          <w:rPr>
            <w:lang w:eastAsia="pt-BR"/>
          </w:rPr>
          <w:instrText xml:space="preserve"> REF _Ref478745216 \h </w:instrText>
        </w:r>
        <w:r w:rsidDel="009F4FA6">
          <w:rPr>
            <w:lang w:eastAsia="pt-BR"/>
          </w:rPr>
        </w:r>
        <w:r w:rsidDel="009F4FA6">
          <w:rPr>
            <w:lang w:eastAsia="pt-BR"/>
          </w:rPr>
          <w:fldChar w:fldCharType="separate"/>
        </w:r>
        <w:r w:rsidR="00900609" w:rsidDel="009F4FA6">
          <w:t xml:space="preserve">Figura </w:t>
        </w:r>
        <w:r w:rsidR="00900609" w:rsidDel="009F4FA6">
          <w:rPr>
            <w:noProof/>
          </w:rPr>
          <w:t>30</w:t>
        </w:r>
        <w:r w:rsidDel="009F4FA6">
          <w:rPr>
            <w:lang w:eastAsia="pt-BR"/>
          </w:rPr>
          <w:fldChar w:fldCharType="end"/>
        </w:r>
        <w:r w:rsidDel="009F4FA6">
          <w:rPr>
            <w:lang w:eastAsia="pt-BR"/>
          </w:rPr>
          <w:t xml:space="preserve"> mostra como é feito para normalizar toda a série histórica. Antes de tudo, os valores máximos e mínimos são atualizados, depois para cada dado da série, e para cada atributo, normaliza o valor utilizando a</w:t>
        </w:r>
        <w:r w:rsidR="00900609" w:rsidDel="009F4FA6">
          <w:rPr>
            <w:lang w:eastAsia="pt-BR"/>
          </w:rPr>
          <w:t xml:space="preserve"> </w:t>
        </w:r>
        <w:r w:rsidR="00900609" w:rsidDel="009F4FA6">
          <w:rPr>
            <w:lang w:eastAsia="pt-BR"/>
          </w:rPr>
          <w:fldChar w:fldCharType="begin"/>
        </w:r>
        <w:r w:rsidR="00900609" w:rsidDel="009F4FA6">
          <w:rPr>
            <w:lang w:eastAsia="pt-BR"/>
          </w:rPr>
          <w:instrText xml:space="preserve"> REF _Ref486411158 \h </w:instrText>
        </w:r>
        <w:r w:rsidR="00900609" w:rsidDel="009F4FA6">
          <w:rPr>
            <w:lang w:eastAsia="pt-BR"/>
          </w:rPr>
        </w:r>
        <w:r w:rsidR="00900609" w:rsidDel="009F4FA6">
          <w:rPr>
            <w:lang w:eastAsia="pt-BR"/>
          </w:rPr>
          <w:fldChar w:fldCharType="separate"/>
        </w:r>
        <w:r w:rsidR="00900609" w:rsidDel="009F4FA6">
          <w:t xml:space="preserve">Equação </w:t>
        </w:r>
        <w:r w:rsidR="00900609" w:rsidDel="009F4FA6">
          <w:rPr>
            <w:noProof/>
          </w:rPr>
          <w:t>3</w:t>
        </w:r>
        <w:r w:rsidR="00900609" w:rsidDel="009F4FA6">
          <w:rPr>
            <w:lang w:eastAsia="pt-BR"/>
          </w:rPr>
          <w:fldChar w:fldCharType="end"/>
        </w:r>
        <w:r w:rsidDel="009F4FA6">
          <w:rPr>
            <w:lang w:eastAsia="pt-BR"/>
          </w:rPr>
          <w:t xml:space="preserve"> já abordada anteriormente. Nota-se, também, uma nova forma de fazer um loop no Java 8: o </w:t>
        </w:r>
        <w:r w:rsidDel="009F4FA6">
          <w:rPr>
            <w:i/>
            <w:lang w:eastAsia="pt-BR"/>
          </w:rPr>
          <w:t>forEach</w:t>
        </w:r>
        <w:r w:rsidR="004D15DD" w:rsidDel="009F4FA6">
          <w:rPr>
            <w:lang w:eastAsia="pt-BR"/>
          </w:rPr>
          <w:t>, que será explicado posteriormente.</w:t>
        </w:r>
      </w:moveFrom>
    </w:p>
    <w:p w14:paraId="65F90E40" w14:textId="77777777" w:rsidR="009F4FA6" w:rsidRDefault="009F4FA6" w:rsidP="009F4FA6">
      <w:pPr>
        <w:rPr>
          <w:ins w:id="374" w:author="mario" w:date="2017-07-15T09:33:00Z"/>
          <w:lang w:eastAsia="pt-BR"/>
        </w:rPr>
      </w:pPr>
      <w:ins w:id="375" w:author="mario" w:date="2017-07-15T09:33:00Z">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rsidRPr="00900609">
          <w:t xml:space="preserve">Figura </w:t>
        </w:r>
        <w:r>
          <w:rPr>
            <w:noProof/>
          </w:rPr>
          <w:t>31</w:t>
        </w:r>
        <w:r>
          <w:rPr>
            <w:lang w:eastAsia="pt-BR"/>
          </w:rPr>
          <w:fldChar w:fldCharType="end"/>
        </w:r>
        <w:r>
          <w:rPr>
            <w:lang w:eastAsia="pt-BR"/>
          </w:rPr>
          <w:t xml:space="preserve"> mostra como é feito para obter os valores máximos e mínimos. Apesar de não ser a forma mais eficiente de obter esses valores extremos, dado que a complexidade de fazer a ordenação é de </w:t>
        </w:r>
        <w:r w:rsidRPr="0004436A">
          <w:rPr>
            <w:lang w:eastAsia="pt-BR"/>
          </w:rPr>
          <w:t>O (</w:t>
        </w:r>
        <w:r>
          <w:rPr>
            <w:lang w:eastAsia="pt-BR"/>
          </w:rPr>
          <w:t xml:space="preserve">N </w:t>
        </w:r>
        <w:r w:rsidRPr="0004436A">
          <w:rPr>
            <w:lang w:eastAsia="pt-BR"/>
          </w:rPr>
          <w:t>log (n))</w:t>
        </w:r>
        <w:r>
          <w:rPr>
            <w:lang w:eastAsia="pt-BR"/>
          </w:rPr>
          <w:t>, enquanto procurar elemento a elemento pelo maior é linear, foi implementado dessa forma para utilizar os recursos do Java 8, já que o desempenho não é um fator essencial.</w:t>
        </w:r>
      </w:ins>
    </w:p>
    <w:p w14:paraId="318ADD8D" w14:textId="77777777" w:rsidR="009F4FA6" w:rsidDel="009F4FA6" w:rsidRDefault="009F4FA6" w:rsidP="004D15DD">
      <w:pPr>
        <w:rPr>
          <w:lang w:eastAsia="pt-BR"/>
        </w:rPr>
      </w:pPr>
    </w:p>
    <w:moveFromRangeEnd w:id="372"/>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7259E8DE" w:rsidR="00067967" w:rsidRPr="00970AA3" w:rsidRDefault="004D15DD" w:rsidP="004D15DD">
      <w:pPr>
        <w:pStyle w:val="Caption"/>
        <w:rPr>
          <w:i/>
          <w:lang w:val="en-US"/>
        </w:rPr>
      </w:pPr>
      <w:bookmarkStart w:id="376" w:name="_Ref478746517"/>
      <w:bookmarkStart w:id="377" w:name="_Toc486423032"/>
      <w:proofErr w:type="gramStart"/>
      <w:r w:rsidRPr="00750EA0">
        <w:rPr>
          <w:lang w:val="en-US"/>
        </w:rPr>
        <w:t xml:space="preserve">Figura </w:t>
      </w:r>
      <w:r w:rsidR="00970AA3" w:rsidRPr="00397F5C">
        <w:fldChar w:fldCharType="begin"/>
      </w:r>
      <w:r w:rsidR="00970AA3" w:rsidRPr="00750EA0">
        <w:rPr>
          <w:lang w:val="en-US"/>
        </w:rPr>
        <w:instrText xml:space="preserve"> SEQ Figura \* ARABIC </w:instrText>
      </w:r>
      <w:r w:rsidR="00970AA3" w:rsidRPr="00397F5C">
        <w:fldChar w:fldCharType="separate"/>
      </w:r>
      <w:r w:rsidR="00900609" w:rsidRPr="00750EA0">
        <w:rPr>
          <w:noProof/>
          <w:lang w:val="en-US"/>
        </w:rPr>
        <w:t>31</w:t>
      </w:r>
      <w:r w:rsidR="00970AA3" w:rsidRPr="00397F5C">
        <w:rPr>
          <w:noProof/>
        </w:rPr>
        <w:fldChar w:fldCharType="end"/>
      </w:r>
      <w:bookmarkEnd w:id="376"/>
      <w:r w:rsidRPr="00750EA0">
        <w:rPr>
          <w:lang w:val="en-US"/>
        </w:rPr>
        <w:t>.</w:t>
      </w:r>
      <w:proofErr w:type="gramEnd"/>
      <w:r w:rsidRPr="00750EA0">
        <w:rPr>
          <w:lang w:val="en-US"/>
        </w:rPr>
        <w:t xml:space="preserve"> Código</w:t>
      </w:r>
      <w:r w:rsidRPr="00381F86">
        <w:rPr>
          <w:lang w:val="en-US"/>
        </w:rPr>
        <w:t xml:space="preserve"> </w:t>
      </w:r>
      <w:r w:rsidRPr="00970AA3">
        <w:rPr>
          <w:i/>
          <w:lang w:val="en-US"/>
        </w:rPr>
        <w:t>get max and min</w:t>
      </w:r>
      <w:bookmarkEnd w:id="377"/>
    </w:p>
    <w:p w14:paraId="0A8664A2" w14:textId="314636BD" w:rsidR="004D15DD" w:rsidRPr="003B46E3" w:rsidRDefault="004D15DD" w:rsidP="002F168E">
      <w:pPr>
        <w:pStyle w:val="Image"/>
      </w:pPr>
      <w:r>
        <w:rPr>
          <w:lang w:val="en-US" w:eastAsia="en-US"/>
        </w:rP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0A30B9E6" w:rsidR="009E749C" w:rsidDel="009F4FA6" w:rsidRDefault="009E749C" w:rsidP="009E749C">
      <w:pPr>
        <w:rPr>
          <w:del w:id="378" w:author="mario" w:date="2017-07-15T09:33:00Z"/>
          <w:lang w:eastAsia="pt-BR"/>
        </w:rPr>
      </w:pPr>
      <w:del w:id="379" w:author="mario" w:date="2017-07-15T09:33:00Z">
        <w:r w:rsidDel="009F4FA6">
          <w:rPr>
            <w:lang w:eastAsia="pt-BR"/>
          </w:rPr>
          <w:delText xml:space="preserve">A </w:delText>
        </w:r>
        <w:r w:rsidDel="009F4FA6">
          <w:rPr>
            <w:lang w:eastAsia="pt-BR"/>
          </w:rPr>
          <w:fldChar w:fldCharType="begin"/>
        </w:r>
        <w:r w:rsidDel="009F4FA6">
          <w:rPr>
            <w:lang w:eastAsia="pt-BR"/>
          </w:rPr>
          <w:delInstrText xml:space="preserve"> REF _Ref478746517 \h </w:delInstrText>
        </w:r>
        <w:r w:rsidDel="009F4FA6">
          <w:rPr>
            <w:lang w:eastAsia="pt-BR"/>
          </w:rPr>
        </w:r>
        <w:r w:rsidDel="009F4FA6">
          <w:rPr>
            <w:lang w:eastAsia="pt-BR"/>
          </w:rPr>
          <w:fldChar w:fldCharType="separate"/>
        </w:r>
        <w:r w:rsidR="00A239F2" w:rsidRPr="00900609" w:rsidDel="009F4FA6">
          <w:delText xml:space="preserve">Figura </w:delText>
        </w:r>
        <w:r w:rsidR="00A239F2" w:rsidDel="009F4FA6">
          <w:rPr>
            <w:noProof/>
          </w:rPr>
          <w:delText>31</w:delText>
        </w:r>
        <w:r w:rsidDel="009F4FA6">
          <w:rPr>
            <w:lang w:eastAsia="pt-BR"/>
          </w:rPr>
          <w:fldChar w:fldCharType="end"/>
        </w:r>
        <w:r w:rsidDel="009F4FA6">
          <w:rPr>
            <w:lang w:eastAsia="pt-BR"/>
          </w:rPr>
          <w:delText xml:space="preserve"> mostra como é feito para obter os valores máximos e mínimos</w:delText>
        </w:r>
        <w:r w:rsidR="0004436A" w:rsidDel="009F4FA6">
          <w:rPr>
            <w:lang w:eastAsia="pt-BR"/>
          </w:rPr>
          <w:delText xml:space="preserve">. Apesar de não ser a forma mais eficiente de obter esses valores extremos, dado que a complexidade de fazer a ordenação é de </w:delText>
        </w:r>
        <w:r w:rsidR="00496BDF" w:rsidRPr="0004436A" w:rsidDel="009F4FA6">
          <w:rPr>
            <w:lang w:eastAsia="pt-BR"/>
          </w:rPr>
          <w:delText>O (log (</w:delText>
        </w:r>
        <w:r w:rsidR="0004436A" w:rsidRPr="0004436A" w:rsidDel="009F4FA6">
          <w:rPr>
            <w:lang w:eastAsia="pt-BR"/>
          </w:rPr>
          <w:delText>n))</w:delText>
        </w:r>
        <w:r w:rsidR="0004436A" w:rsidDel="009F4FA6">
          <w:rPr>
            <w:lang w:eastAsia="pt-BR"/>
          </w:rPr>
          <w:delText xml:space="preserve">, enquanto procurar elemento a elemento pelo maior é linear, foi </w:delText>
        </w:r>
        <w:r w:rsidR="00C44DA2" w:rsidDel="009F4FA6">
          <w:rPr>
            <w:lang w:eastAsia="pt-BR"/>
          </w:rPr>
          <w:delText>implementado</w:delText>
        </w:r>
        <w:r w:rsidR="0004436A" w:rsidDel="009F4FA6">
          <w:rPr>
            <w:lang w:eastAsia="pt-BR"/>
          </w:rPr>
          <w:delText xml:space="preserve"> dessa forma</w:delText>
        </w:r>
        <w:r w:rsidR="00C44DA2" w:rsidDel="009F4FA6">
          <w:rPr>
            <w:lang w:eastAsia="pt-BR"/>
          </w:rPr>
          <w:delText xml:space="preserve"> para utilizar os recursos do Java 8, já que </w:delText>
        </w:r>
        <w:r w:rsidR="0004436A" w:rsidDel="009F4FA6">
          <w:rPr>
            <w:lang w:eastAsia="pt-BR"/>
          </w:rPr>
          <w:delText xml:space="preserve">o desempenho não </w:delText>
        </w:r>
        <w:r w:rsidR="00C44DA2" w:rsidDel="009F4FA6">
          <w:rPr>
            <w:lang w:eastAsia="pt-BR"/>
          </w:rPr>
          <w:delText>é um fator essencial.</w:delText>
        </w:r>
      </w:del>
    </w:p>
    <w:p w14:paraId="666DAFBE" w14:textId="77777777" w:rsidR="009F4FA6" w:rsidRDefault="009F4FA6" w:rsidP="009F4FA6">
      <w:pPr>
        <w:rPr>
          <w:lang w:eastAsia="pt-BR"/>
        </w:rPr>
      </w:pPr>
      <w:moveToRangeStart w:id="380" w:author="mario" w:date="2017-07-15T09:34:00Z" w:name="move487874575"/>
      <w:moveTo w:id="381" w:author="mario" w:date="2017-07-15T09:34:00Z">
        <w:r>
          <w:t xml:space="preserve">A </w:t>
        </w:r>
        <w:r>
          <w:fldChar w:fldCharType="begin"/>
        </w:r>
        <w:r>
          <w:instrText xml:space="preserve"> REF _Ref478748471 \h </w:instrText>
        </w:r>
        <w:r>
          <w:fldChar w:fldCharType="separate"/>
        </w:r>
        <w:r>
          <w:t xml:space="preserve">Figura </w:t>
        </w:r>
        <w:r>
          <w:rPr>
            <w:noProof/>
          </w:rPr>
          <w:t>32</w:t>
        </w:r>
        <w:r>
          <w:fldChar w:fldCharType="end"/>
        </w:r>
        <w:r>
          <w:t xml:space="preserve"> mostra como foi implementado a </w:t>
        </w:r>
        <w:r>
          <w:fldChar w:fldCharType="begin"/>
        </w:r>
        <w:r>
          <w:instrText xml:space="preserve"> REF _Ref486411158 \h </w:instrText>
        </w:r>
        <w:r>
          <w:fldChar w:fldCharType="separate"/>
        </w:r>
        <w:r>
          <w:t xml:space="preserve">Equação </w:t>
        </w:r>
        <w:r>
          <w:rPr>
            <w:noProof/>
          </w:rPr>
          <w:t>3</w:t>
        </w:r>
        <w:r>
          <w:fldChar w:fldCharType="end"/>
        </w:r>
        <w:r>
          <w:t xml:space="preserve">. Quando a margem é igual a 1 (100%), o algoritmo faz um ajuste para que o valor fique igual a 1,001 (100,1%), pois se isso não ocorrer, o valor mínimo do ajuste, ao multiplicar o valor mínimo da série por (1 – </w:t>
        </w:r>
        <w:r>
          <w:rPr>
            <w:i/>
          </w:rPr>
          <w:t>margin</w:t>
        </w:r>
        <w:r>
          <w:t>), será 0 e poluirá o range verdadeiro.</w:t>
        </w:r>
      </w:moveTo>
    </w:p>
    <w:moveToRangeEnd w:id="380"/>
    <w:p w14:paraId="2AC1C34A" w14:textId="77777777" w:rsidR="009F4FA6" w:rsidRDefault="009F4FA6" w:rsidP="009E749C">
      <w:pPr>
        <w:rPr>
          <w:ins w:id="382" w:author="mario" w:date="2017-07-15T09:34:00Z"/>
          <w:lang w:eastAsia="pt-BR"/>
        </w:rPr>
      </w:pPr>
    </w:p>
    <w:p w14:paraId="11D2A568" w14:textId="26F6C7B4" w:rsidR="00BB012F" w:rsidRDefault="00BB012F" w:rsidP="009E749C">
      <w:pPr>
        <w:rPr>
          <w:lang w:eastAsia="pt-BR"/>
        </w:rPr>
      </w:pPr>
    </w:p>
    <w:p w14:paraId="3043F8E6" w14:textId="77777777" w:rsidR="00A239F2" w:rsidRDefault="00A239F2" w:rsidP="009E749C">
      <w:pPr>
        <w:rPr>
          <w:lang w:eastAsia="pt-BR"/>
        </w:rPr>
      </w:pPr>
    </w:p>
    <w:p w14:paraId="3AB05324" w14:textId="77777777" w:rsidR="00A239F2" w:rsidRDefault="00A239F2" w:rsidP="009E749C">
      <w:pPr>
        <w:rPr>
          <w:lang w:eastAsia="pt-BR"/>
        </w:rPr>
      </w:pPr>
    </w:p>
    <w:p w14:paraId="19725FC7" w14:textId="77777777" w:rsidR="00A239F2" w:rsidRDefault="00A239F2" w:rsidP="009E749C">
      <w:pPr>
        <w:rPr>
          <w:lang w:eastAsia="pt-BR"/>
        </w:rPr>
      </w:pPr>
    </w:p>
    <w:p w14:paraId="131BA3F0" w14:textId="78D0511C" w:rsidR="00067967" w:rsidRDefault="00BB012F" w:rsidP="00BB012F">
      <w:pPr>
        <w:pStyle w:val="Caption"/>
        <w:rPr>
          <w:i/>
        </w:rPr>
      </w:pPr>
      <w:bookmarkStart w:id="383" w:name="_Ref478748471"/>
      <w:bookmarkStart w:id="384" w:name="_Toc486423033"/>
      <w:r>
        <w:t xml:space="preserve">Figura </w:t>
      </w:r>
      <w:fldSimple w:instr=" SEQ Figura \* ARABIC ">
        <w:r w:rsidR="00A239F2">
          <w:rPr>
            <w:noProof/>
          </w:rPr>
          <w:t>32</w:t>
        </w:r>
      </w:fldSimple>
      <w:bookmarkEnd w:id="383"/>
      <w:r>
        <w:t xml:space="preserve">. Código </w:t>
      </w:r>
      <w:r>
        <w:rPr>
          <w:i/>
        </w:rPr>
        <w:t>getNormalizedValue</w:t>
      </w:r>
      <w:bookmarkEnd w:id="384"/>
    </w:p>
    <w:p w14:paraId="645802CE" w14:textId="0229A7EB" w:rsidR="00BB012F" w:rsidRDefault="00BB012F" w:rsidP="002F168E">
      <w:pPr>
        <w:pStyle w:val="Image"/>
        <w:rPr>
          <w:i/>
        </w:rPr>
      </w:pPr>
      <w:r>
        <w:rPr>
          <w:lang w:val="en-US" w:eastAsia="en-US"/>
        </w:rPr>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2A72FB1B" w14:textId="7889E9B5" w:rsidR="00551965" w:rsidDel="009F4FA6" w:rsidRDefault="00856CDF" w:rsidP="00EB043A">
      <w:pPr>
        <w:rPr>
          <w:lang w:eastAsia="pt-BR"/>
        </w:rPr>
      </w:pPr>
      <w:moveFromRangeStart w:id="385" w:author="mario" w:date="2017-07-15T09:34:00Z" w:name="move487874575"/>
      <w:moveFrom w:id="386" w:author="mario" w:date="2017-07-15T09:34:00Z">
        <w:r w:rsidDel="009F4FA6">
          <w:t xml:space="preserve">A </w:t>
        </w:r>
        <w:r w:rsidDel="009F4FA6">
          <w:fldChar w:fldCharType="begin"/>
        </w:r>
        <w:r w:rsidDel="009F4FA6">
          <w:instrText xml:space="preserve"> REF _Ref478748471 \h </w:instrText>
        </w:r>
        <w:r w:rsidDel="009F4FA6">
          <w:fldChar w:fldCharType="separate"/>
        </w:r>
        <w:r w:rsidR="00A239F2" w:rsidDel="009F4FA6">
          <w:t xml:space="preserve">Figura </w:t>
        </w:r>
        <w:r w:rsidR="00A239F2" w:rsidDel="009F4FA6">
          <w:rPr>
            <w:noProof/>
          </w:rPr>
          <w:t>32</w:t>
        </w:r>
        <w:r w:rsidDel="009F4FA6">
          <w:fldChar w:fldCharType="end"/>
        </w:r>
        <w:r w:rsidDel="009F4FA6">
          <w:t xml:space="preserve"> mostra como foi implementado</w:t>
        </w:r>
        <w:r w:rsidR="00A239F2" w:rsidDel="009F4FA6">
          <w:t xml:space="preserve"> a </w:t>
        </w:r>
        <w:r w:rsidR="00A239F2" w:rsidDel="009F4FA6">
          <w:fldChar w:fldCharType="begin"/>
        </w:r>
        <w:r w:rsidR="00A239F2" w:rsidDel="009F4FA6">
          <w:instrText xml:space="preserve"> REF _Ref486411158 \h </w:instrText>
        </w:r>
        <w:r w:rsidR="00A239F2" w:rsidDel="009F4FA6">
          <w:fldChar w:fldCharType="separate"/>
        </w:r>
        <w:r w:rsidR="00A239F2" w:rsidDel="009F4FA6">
          <w:t xml:space="preserve">Equação </w:t>
        </w:r>
        <w:r w:rsidR="00A239F2" w:rsidDel="009F4FA6">
          <w:rPr>
            <w:noProof/>
          </w:rPr>
          <w:t>3</w:t>
        </w:r>
        <w:r w:rsidR="00A239F2" w:rsidDel="009F4FA6">
          <w:fldChar w:fldCharType="end"/>
        </w:r>
        <w:r w:rsidDel="009F4FA6">
          <w:t xml:space="preserve">. </w:t>
        </w:r>
        <w:r w:rsidR="00A239F2" w:rsidDel="009F4FA6">
          <w:t>Quando</w:t>
        </w:r>
        <w:r w:rsidDel="009F4FA6">
          <w:t xml:space="preserve"> a margem é igual a 1 (100%), o algoritmo faz </w:t>
        </w:r>
        <w:r w:rsidR="00297F5E" w:rsidDel="009F4FA6">
          <w:t>um ajuste</w:t>
        </w:r>
        <w:r w:rsidDel="009F4FA6">
          <w:t xml:space="preserve"> para que o valor fique igual a 1,001 (100,1%), pois se isso não ocorrer, o valor mínimo do ajuste, ao multiplicar o valor mínimo da série por (1 – </w:t>
        </w:r>
        <w:r w:rsidDel="009F4FA6">
          <w:rPr>
            <w:i/>
          </w:rPr>
          <w:t>margin</w:t>
        </w:r>
        <w:r w:rsidDel="009F4FA6">
          <w:t xml:space="preserve">), </w:t>
        </w:r>
        <w:r w:rsidR="00297F5E" w:rsidDel="009F4FA6">
          <w:t>será</w:t>
        </w:r>
        <w:r w:rsidDel="009F4FA6">
          <w:t xml:space="preserve"> 0 e poluirá o range verdadeiro.</w:t>
        </w:r>
      </w:moveFrom>
    </w:p>
    <w:moveFromRangeEnd w:id="385"/>
    <w:p w14:paraId="1C124500" w14:textId="03EDE513" w:rsidR="00ED5619" w:rsidRPr="00970AA3" w:rsidRDefault="00381F86" w:rsidP="00381F86">
      <w:pPr>
        <w:suppressAutoHyphens w:val="0"/>
        <w:spacing w:after="0" w:line="240" w:lineRule="auto"/>
        <w:ind w:firstLine="0"/>
        <w:jc w:val="left"/>
        <w:rPr>
          <w:lang w:eastAsia="pt-BR"/>
        </w:rPr>
      </w:pPr>
      <w:r>
        <w:rPr>
          <w:lang w:eastAsia="pt-BR"/>
        </w:rPr>
        <w:br w:type="page"/>
      </w:r>
    </w:p>
    <w:p w14:paraId="7AC15528" w14:textId="18C08CDD" w:rsidR="00320207" w:rsidRDefault="0071521B" w:rsidP="00AA7917">
      <w:pPr>
        <w:pStyle w:val="Heading2"/>
      </w:pPr>
      <w:bookmarkStart w:id="387" w:name="_Toc486423171"/>
      <w:r>
        <w:lastRenderedPageBreak/>
        <w:t>Recursos do Java 8</w:t>
      </w:r>
      <w:bookmarkEnd w:id="387"/>
    </w:p>
    <w:p w14:paraId="619EC595" w14:textId="77777777" w:rsidR="00293A13" w:rsidRPr="00293A13" w:rsidRDefault="00293A13" w:rsidP="00293A13">
      <w:pPr>
        <w:rPr>
          <w:lang w:eastAsia="pt-BR"/>
        </w:rPr>
      </w:pPr>
    </w:p>
    <w:p w14:paraId="0F6D6B13" w14:textId="1DE3AB79" w:rsidR="00F87990" w:rsidRPr="00F87990" w:rsidRDefault="0071521B" w:rsidP="00293A13">
      <w:pPr>
        <w:pStyle w:val="BodyText"/>
        <w:rPr>
          <w:lang w:eastAsia="pt-BR"/>
        </w:rPr>
      </w:pPr>
      <w:r>
        <w:rPr>
          <w:lang w:eastAsia="pt-BR"/>
        </w:rPr>
        <w:t xml:space="preserve">Nesta sessão será apresentado alguns recursos </w:t>
      </w:r>
      <w:r w:rsidR="00293A13">
        <w:rPr>
          <w:lang w:eastAsia="pt-BR"/>
        </w:rPr>
        <w:t>do</w:t>
      </w:r>
      <w:r>
        <w:rPr>
          <w:lang w:eastAsia="pt-BR"/>
        </w:rPr>
        <w:t xml:space="preserve"> Java 8 </w:t>
      </w:r>
      <w:r w:rsidR="00293A13">
        <w:rPr>
          <w:lang w:eastAsia="pt-BR"/>
        </w:rPr>
        <w:t>que foram utilizados para o desenvolvimento deste trabalho.</w:t>
      </w:r>
    </w:p>
    <w:p w14:paraId="3305D0AC" w14:textId="44AB7083" w:rsidR="0071521B" w:rsidRDefault="0071521B" w:rsidP="00293A13">
      <w:pPr>
        <w:pStyle w:val="BodyText"/>
        <w:ind w:firstLine="0"/>
        <w:rPr>
          <w:lang w:eastAsia="pt-BR"/>
        </w:rPr>
      </w:pPr>
    </w:p>
    <w:p w14:paraId="3D31E580" w14:textId="4BF4E999" w:rsidR="005E7025" w:rsidRPr="00293A13" w:rsidRDefault="0071521B" w:rsidP="00293A13">
      <w:pPr>
        <w:pStyle w:val="Heading3"/>
        <w:rPr>
          <w:lang w:val="en-US"/>
        </w:rPr>
      </w:pPr>
      <w:bookmarkStart w:id="388" w:name="_Toc486423172"/>
      <w:r>
        <w:rPr>
          <w:lang w:val="en-US"/>
        </w:rPr>
        <w:t>Lambda</w:t>
      </w:r>
      <w:bookmarkEnd w:id="388"/>
    </w:p>
    <w:p w14:paraId="5AB726B7" w14:textId="5749BBC3" w:rsidR="005E7025" w:rsidRDefault="005E7025" w:rsidP="005E7025">
      <w:pPr>
        <w:rPr>
          <w:ins w:id="389" w:author="mario" w:date="2017-07-15T09:34:00Z"/>
          <w:lang w:eastAsia="pt-BR"/>
        </w:rPr>
      </w:pPr>
      <w:r>
        <w:rPr>
          <w:lang w:eastAsia="pt-BR"/>
        </w:rPr>
        <w:t xml:space="preserve">O lambda é uma sintaxe mais fácil </w:t>
      </w:r>
      <w:r w:rsidR="00293A13">
        <w:rPr>
          <w:lang w:eastAsia="pt-BR"/>
        </w:rPr>
        <w:t>de</w:t>
      </w:r>
      <w:r>
        <w:rPr>
          <w:lang w:eastAsia="pt-BR"/>
        </w:rPr>
        <w:t xml:space="preserve"> utilizar</w:t>
      </w:r>
      <w:r w:rsidR="00293A13">
        <w:rPr>
          <w:lang w:eastAsia="pt-BR"/>
        </w:rPr>
        <w:t xml:space="preserve"> em comparação à</w:t>
      </w:r>
      <w:r>
        <w:rPr>
          <w:lang w:eastAsia="pt-BR"/>
        </w:rPr>
        <w:t xml:space="preserve"> </w:t>
      </w:r>
      <w:r w:rsidRPr="00CF4F09">
        <w:rPr>
          <w:i/>
          <w:lang w:eastAsia="pt-BR"/>
        </w:rPr>
        <w:t>inner class</w:t>
      </w:r>
      <w:r w:rsidR="00293A13">
        <w:rPr>
          <w:i/>
          <w:lang w:eastAsia="pt-BR"/>
        </w:rPr>
        <w:t xml:space="preserve">, </w:t>
      </w:r>
      <w:r w:rsidR="00293A13">
        <w:rPr>
          <w:lang w:eastAsia="pt-BR"/>
        </w:rPr>
        <w:t>que era utilizada nas versões antigas</w:t>
      </w:r>
      <w:r>
        <w:rPr>
          <w:lang w:eastAsia="pt-BR"/>
        </w:rPr>
        <w:t xml:space="preserve">. Ela abstrai o conceito de criar uma classe e depois criar um método, onde a ideia é somente ter um comportamento. Um exemplo muito utilizado </w:t>
      </w:r>
      <w:r w:rsidR="001C4256">
        <w:rPr>
          <w:lang w:eastAsia="pt-BR"/>
        </w:rPr>
        <w:t xml:space="preserve">é no comando dos botões usando o </w:t>
      </w:r>
      <w:r>
        <w:rPr>
          <w:lang w:eastAsia="pt-BR"/>
        </w:rPr>
        <w:t>Swing do Java.</w:t>
      </w:r>
    </w:p>
    <w:p w14:paraId="54681BC3" w14:textId="77777777" w:rsidR="009F4FA6" w:rsidRDefault="009F4FA6" w:rsidP="009F4FA6">
      <w:moveToRangeStart w:id="390" w:author="mario" w:date="2017-07-15T09:34:00Z" w:name="move487874584"/>
      <w:moveTo w:id="391" w:author="mario" w:date="2017-07-15T09:34:00Z">
        <w:r>
          <w:t xml:space="preserve">Na </w:t>
        </w:r>
        <w:r>
          <w:fldChar w:fldCharType="begin"/>
        </w:r>
        <w:r>
          <w:instrText xml:space="preserve"> REF _Ref479617381 \h </w:instrText>
        </w:r>
        <w:r>
          <w:fldChar w:fldCharType="separate"/>
        </w:r>
        <w:r>
          <w:t xml:space="preserve">Figura </w:t>
        </w:r>
        <w:r>
          <w:rPr>
            <w:noProof/>
          </w:rPr>
          <w:t>33</w:t>
        </w:r>
        <w:r>
          <w:fldChar w:fldCharType="end"/>
        </w:r>
        <w:r>
          <w:t xml:space="preserve"> é possível ver o comportamento do clique do botão, neste caso o que adiciona uma linha na tabela de camadas da rede neural, implementado de duas formas diferentes.</w:t>
        </w:r>
      </w:moveTo>
    </w:p>
    <w:moveToRangeEnd w:id="390"/>
    <w:p w14:paraId="33EADE8A" w14:textId="77777777" w:rsidR="009F4FA6" w:rsidRDefault="009F4FA6" w:rsidP="005E7025">
      <w:pPr>
        <w:rPr>
          <w:lang w:eastAsia="pt-BR"/>
        </w:rPr>
      </w:pPr>
    </w:p>
    <w:p w14:paraId="321987D1" w14:textId="77777777" w:rsidR="00123168" w:rsidRDefault="00123168" w:rsidP="00293A13">
      <w:pPr>
        <w:ind w:firstLine="0"/>
        <w:rPr>
          <w:lang w:eastAsia="pt-BR"/>
        </w:rPr>
      </w:pPr>
    </w:p>
    <w:p w14:paraId="3F3D33B2" w14:textId="686ED2E3" w:rsidR="001C4256" w:rsidRDefault="001C4256" w:rsidP="001C4256">
      <w:pPr>
        <w:pStyle w:val="Caption"/>
      </w:pPr>
      <w:bookmarkStart w:id="392" w:name="_Ref479617381"/>
      <w:bookmarkStart w:id="393" w:name="_Toc486423034"/>
      <w:r>
        <w:t xml:space="preserve">Figura </w:t>
      </w:r>
      <w:fldSimple w:instr=" SEQ Figura \* ARABIC ">
        <w:r w:rsidR="00293A13">
          <w:rPr>
            <w:noProof/>
          </w:rPr>
          <w:t>33</w:t>
        </w:r>
      </w:fldSimple>
      <w:bookmarkEnd w:id="392"/>
      <w:r>
        <w:t xml:space="preserve">. Diferença entre </w:t>
      </w:r>
      <w:r w:rsidRPr="00CF4F09">
        <w:rPr>
          <w:i/>
        </w:rPr>
        <w:t>inner class</w:t>
      </w:r>
      <w:r>
        <w:t xml:space="preserve"> e </w:t>
      </w:r>
      <w:r w:rsidRPr="00CF4F09">
        <w:rPr>
          <w:i/>
        </w:rPr>
        <w:t>lambda</w:t>
      </w:r>
      <w:bookmarkEnd w:id="393"/>
    </w:p>
    <w:p w14:paraId="75EBBD82" w14:textId="7C9BFABA" w:rsidR="001C4256" w:rsidRDefault="001C4256" w:rsidP="001C4256">
      <w:pPr>
        <w:pStyle w:val="Image"/>
      </w:pPr>
      <w:r>
        <w:rPr>
          <w:lang w:val="en-US" w:eastAsia="en-US"/>
        </w:rPr>
        <w:drawing>
          <wp:inline distT="0" distB="0" distL="0" distR="0" wp14:anchorId="28101236" wp14:editId="0D2E6F2B">
            <wp:extent cx="3171825" cy="2257425"/>
            <wp:effectExtent l="19050" t="19050" r="28575" b="28575"/>
            <wp:docPr id="1952886017" name="Picture 1952886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1825" cy="2257425"/>
                    </a:xfrm>
                    <a:prstGeom prst="rect">
                      <a:avLst/>
                    </a:prstGeom>
                    <a:ln>
                      <a:solidFill>
                        <a:schemeClr val="tx1"/>
                      </a:solidFill>
                    </a:ln>
                  </pic:spPr>
                </pic:pic>
              </a:graphicData>
            </a:graphic>
          </wp:inline>
        </w:drawing>
      </w:r>
    </w:p>
    <w:p w14:paraId="06EE9D3F" w14:textId="251DEBE6" w:rsidR="001C4256" w:rsidRDefault="001C4256" w:rsidP="001C4256">
      <w:pPr>
        <w:pStyle w:val="Caption"/>
      </w:pPr>
      <w:r>
        <w:t>Fonte: Autor (2017)</w:t>
      </w:r>
    </w:p>
    <w:p w14:paraId="2899C04A" w14:textId="6AA611D8" w:rsidR="001C4256" w:rsidDel="009F4FA6" w:rsidRDefault="001C4256" w:rsidP="001C4256">
      <w:moveFromRangeStart w:id="394" w:author="mario" w:date="2017-07-15T09:34:00Z" w:name="move487874584"/>
      <w:moveFrom w:id="395" w:author="mario" w:date="2017-07-15T09:34:00Z">
        <w:r w:rsidDel="009F4FA6">
          <w:lastRenderedPageBreak/>
          <w:t xml:space="preserve">Na </w:t>
        </w:r>
        <w:r w:rsidDel="009F4FA6">
          <w:fldChar w:fldCharType="begin"/>
        </w:r>
        <w:r w:rsidDel="009F4FA6">
          <w:instrText xml:space="preserve"> REF _Ref479617381 \h </w:instrText>
        </w:r>
        <w:r w:rsidDel="009F4FA6">
          <w:fldChar w:fldCharType="separate"/>
        </w:r>
        <w:r w:rsidR="00293A13" w:rsidDel="009F4FA6">
          <w:t xml:space="preserve">Figura </w:t>
        </w:r>
        <w:r w:rsidR="00293A13" w:rsidDel="009F4FA6">
          <w:rPr>
            <w:noProof/>
          </w:rPr>
          <w:t>33</w:t>
        </w:r>
        <w:r w:rsidDel="009F4FA6">
          <w:fldChar w:fldCharType="end"/>
        </w:r>
        <w:r w:rsidDel="009F4FA6">
          <w:t xml:space="preserve"> é possível ver o comportamento do clique do botão</w:t>
        </w:r>
        <w:r w:rsidR="00123168" w:rsidDel="009F4FA6">
          <w:t>, neste caso o que adiciona uma linha na tabela de camadas da rede neural, implementado de duas formas diferentes.</w:t>
        </w:r>
      </w:moveFrom>
    </w:p>
    <w:moveFromRangeEnd w:id="394"/>
    <w:p w14:paraId="1CBDBE3B" w14:textId="42360824" w:rsidR="00D7436C" w:rsidRDefault="00206FAB" w:rsidP="00293A13">
      <w:r>
        <w:t xml:space="preserve">No primeiro caso é criada uma </w:t>
      </w:r>
      <w:r w:rsidRPr="00CF4F09">
        <w:rPr>
          <w:i/>
        </w:rPr>
        <w:t>inner class</w:t>
      </w:r>
      <w:r>
        <w:t xml:space="preserve"> só para realizar duas operações simples. Nota-se a facilidade de entendimento que o lambda proporciona, e a diminuição de instruções para fazer a mesma coisa.</w:t>
      </w:r>
    </w:p>
    <w:p w14:paraId="117F3502" w14:textId="6FF23966" w:rsidR="005E7025" w:rsidRPr="00970AA3" w:rsidRDefault="005E7025" w:rsidP="00D7436C">
      <w:pPr>
        <w:ind w:firstLine="0"/>
        <w:rPr>
          <w:lang w:eastAsia="pt-BR"/>
        </w:rPr>
      </w:pPr>
    </w:p>
    <w:p w14:paraId="684FB98C" w14:textId="6D4DB265" w:rsidR="00FA465C" w:rsidRPr="00293A13" w:rsidRDefault="005E7025" w:rsidP="00293A13">
      <w:pPr>
        <w:pStyle w:val="Heading3"/>
        <w:rPr>
          <w:lang w:val="en-US"/>
        </w:rPr>
      </w:pPr>
      <w:bookmarkStart w:id="396" w:name="_Toc486423173"/>
      <w:r w:rsidRPr="00A062B2">
        <w:rPr>
          <w:lang w:val="en-US"/>
        </w:rPr>
        <w:t>Method</w:t>
      </w:r>
      <w:r>
        <w:rPr>
          <w:lang w:val="en-US"/>
        </w:rPr>
        <w:t xml:space="preserve"> </w:t>
      </w:r>
      <w:r w:rsidRPr="00A062B2">
        <w:rPr>
          <w:lang w:val="en-US"/>
        </w:rPr>
        <w:t>Reference</w:t>
      </w:r>
      <w:bookmarkEnd w:id="396"/>
    </w:p>
    <w:p w14:paraId="28095064" w14:textId="4393B076" w:rsidR="00DB5823" w:rsidRDefault="00293A13" w:rsidP="00FA465C">
      <w:pPr>
        <w:rPr>
          <w:ins w:id="397" w:author="mario" w:date="2017-07-15T09:34:00Z"/>
          <w:lang w:eastAsia="pt-BR"/>
        </w:rPr>
      </w:pPr>
      <w:r>
        <w:rPr>
          <w:lang w:eastAsia="pt-BR"/>
        </w:rPr>
        <w:t xml:space="preserve">O </w:t>
      </w:r>
      <w:r w:rsidRPr="00293A13">
        <w:rPr>
          <w:i/>
          <w:lang w:eastAsia="pt-BR"/>
        </w:rPr>
        <w:t>Method Reference</w:t>
      </w:r>
      <w:r>
        <w:rPr>
          <w:lang w:eastAsia="pt-BR"/>
        </w:rPr>
        <w:t xml:space="preserve"> é outro recurso vindo com o Java 8, que auxilia a escrever códigos mais enxutos. Ele vem substituir as expressões lambdas nos casos em que só se chama um método, sem fazer qualquer outro ajuste.</w:t>
      </w:r>
    </w:p>
    <w:p w14:paraId="0E24981A" w14:textId="77777777" w:rsidR="009F4FA6" w:rsidRDefault="009F4FA6" w:rsidP="009F4FA6">
      <w:pPr>
        <w:rPr>
          <w:lang w:eastAsia="pt-BR"/>
        </w:rPr>
      </w:pPr>
      <w:moveToRangeStart w:id="398" w:author="mario" w:date="2017-07-15T09:34:00Z" w:name="move487874591"/>
      <w:moveTo w:id="399" w:author="mario" w:date="2017-07-15T09:34:00Z">
        <w:r>
          <w:rPr>
            <w:lang w:eastAsia="pt-BR"/>
          </w:rPr>
          <w:t xml:space="preserve">Na </w:t>
        </w:r>
        <w:r>
          <w:rPr>
            <w:lang w:eastAsia="pt-BR"/>
          </w:rPr>
          <w:fldChar w:fldCharType="begin"/>
        </w:r>
        <w:r>
          <w:rPr>
            <w:lang w:eastAsia="pt-BR"/>
          </w:rPr>
          <w:instrText xml:space="preserve"> REF _Ref479619923 \h </w:instrText>
        </w:r>
        <w:r>
          <w:rPr>
            <w:lang w:eastAsia="pt-BR"/>
          </w:rPr>
        </w:r>
        <w:r>
          <w:rPr>
            <w:lang w:eastAsia="pt-BR"/>
          </w:rPr>
          <w:fldChar w:fldCharType="separate"/>
        </w:r>
        <w:r>
          <w:t xml:space="preserve">Figura </w:t>
        </w:r>
        <w:r>
          <w:rPr>
            <w:noProof/>
          </w:rPr>
          <w:t>34</w:t>
        </w:r>
        <w:r>
          <w:rPr>
            <w:lang w:eastAsia="pt-BR"/>
          </w:rPr>
          <w:fldChar w:fldCharType="end"/>
        </w:r>
        <w:r>
          <w:rPr>
            <w:lang w:eastAsia="pt-BR"/>
          </w:rPr>
          <w:t xml:space="preserve"> contém um trecho que mostra na tela o nome de cada santo. Ambos os códigos fazem a mesma coisa, mas no segundo caso é muito mais fácil entender o que está acontecendo.</w:t>
        </w:r>
      </w:moveTo>
    </w:p>
    <w:moveToRangeEnd w:id="398"/>
    <w:p w14:paraId="3042CFA4" w14:textId="77777777" w:rsidR="009F4FA6" w:rsidRDefault="009F4FA6" w:rsidP="00FA465C">
      <w:pPr>
        <w:rPr>
          <w:lang w:eastAsia="pt-BR"/>
        </w:rPr>
      </w:pPr>
    </w:p>
    <w:p w14:paraId="13E564A1" w14:textId="77777777" w:rsidR="00293A13" w:rsidRDefault="00293A13" w:rsidP="00FA465C">
      <w:pPr>
        <w:rPr>
          <w:lang w:eastAsia="pt-BR"/>
        </w:rPr>
      </w:pPr>
    </w:p>
    <w:p w14:paraId="33F4E1CF" w14:textId="2F591860" w:rsidR="00DB5823" w:rsidRDefault="00DB5823" w:rsidP="00DB5823">
      <w:pPr>
        <w:pStyle w:val="Caption"/>
      </w:pPr>
      <w:bookmarkStart w:id="400" w:name="_Ref479619923"/>
      <w:bookmarkStart w:id="401" w:name="_Toc486423035"/>
      <w:r>
        <w:t xml:space="preserve">Figura </w:t>
      </w:r>
      <w:fldSimple w:instr=" SEQ Figura \* ARABIC ">
        <w:r w:rsidR="00D24458">
          <w:rPr>
            <w:noProof/>
          </w:rPr>
          <w:t>34</w:t>
        </w:r>
      </w:fldSimple>
      <w:bookmarkEnd w:id="400"/>
      <w:r>
        <w:t xml:space="preserve">. Código </w:t>
      </w:r>
      <w:r w:rsidRPr="00A062B2">
        <w:rPr>
          <w:i/>
        </w:rPr>
        <w:t>lambda</w:t>
      </w:r>
      <w:r>
        <w:t xml:space="preserve"> e </w:t>
      </w:r>
      <w:r w:rsidRPr="00A062B2">
        <w:rPr>
          <w:i/>
        </w:rPr>
        <w:t>method</w:t>
      </w:r>
      <w:r>
        <w:t xml:space="preserve"> </w:t>
      </w:r>
      <w:r w:rsidRPr="00A062B2">
        <w:rPr>
          <w:i/>
        </w:rPr>
        <w:t>reference</w:t>
      </w:r>
      <w:bookmarkEnd w:id="401"/>
    </w:p>
    <w:p w14:paraId="00883DC7" w14:textId="56FC2DE2" w:rsidR="00DB5823" w:rsidRDefault="00DB5823" w:rsidP="00DB5823">
      <w:pPr>
        <w:pStyle w:val="Image"/>
      </w:pPr>
      <w:r>
        <w:rPr>
          <w:lang w:val="en-US" w:eastAsia="en-US"/>
        </w:rPr>
        <w:drawing>
          <wp:inline distT="0" distB="0" distL="0" distR="0" wp14:anchorId="1D235DAE" wp14:editId="36C010FB">
            <wp:extent cx="2190750" cy="885825"/>
            <wp:effectExtent l="19050" t="19050" r="19050" b="28575"/>
            <wp:docPr id="1952886032" name="Picture 1952886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90750" cy="885825"/>
                    </a:xfrm>
                    <a:prstGeom prst="rect">
                      <a:avLst/>
                    </a:prstGeom>
                    <a:ln>
                      <a:solidFill>
                        <a:schemeClr val="tx1"/>
                      </a:solidFill>
                    </a:ln>
                  </pic:spPr>
                </pic:pic>
              </a:graphicData>
            </a:graphic>
          </wp:inline>
        </w:drawing>
      </w:r>
    </w:p>
    <w:p w14:paraId="23792E51" w14:textId="17AA4C80" w:rsidR="00DB5823" w:rsidRDefault="00DB5823" w:rsidP="00DB5823">
      <w:pPr>
        <w:pStyle w:val="Caption"/>
        <w:rPr>
          <w:lang w:eastAsia="pt-BR"/>
        </w:rPr>
      </w:pPr>
      <w:r>
        <w:rPr>
          <w:lang w:eastAsia="pt-BR"/>
        </w:rPr>
        <w:t>Fonte: Autor (2017)</w:t>
      </w:r>
    </w:p>
    <w:p w14:paraId="70CC7E1B" w14:textId="77777777" w:rsidR="00DB5823" w:rsidRDefault="00DB5823" w:rsidP="00DB5823">
      <w:pPr>
        <w:rPr>
          <w:lang w:eastAsia="pt-BR"/>
        </w:rPr>
      </w:pPr>
    </w:p>
    <w:p w14:paraId="7F6F7C79" w14:textId="55FC8AF3" w:rsidR="00DB5823" w:rsidRDefault="00DB5823" w:rsidP="00DB5823">
      <w:pPr>
        <w:rPr>
          <w:ins w:id="402" w:author="mario" w:date="2017-07-15T09:34:00Z"/>
          <w:lang w:eastAsia="pt-BR"/>
        </w:rPr>
      </w:pPr>
      <w:moveFromRangeStart w:id="403" w:author="mario" w:date="2017-07-15T09:34:00Z" w:name="move487874591"/>
      <w:moveFrom w:id="404" w:author="mario" w:date="2017-07-15T09:34:00Z">
        <w:r w:rsidDel="009F4FA6">
          <w:rPr>
            <w:lang w:eastAsia="pt-BR"/>
          </w:rPr>
          <w:t xml:space="preserve">Na </w:t>
        </w:r>
        <w:r w:rsidDel="009F4FA6">
          <w:rPr>
            <w:lang w:eastAsia="pt-BR"/>
          </w:rPr>
          <w:fldChar w:fldCharType="begin"/>
        </w:r>
        <w:r w:rsidDel="009F4FA6">
          <w:rPr>
            <w:lang w:eastAsia="pt-BR"/>
          </w:rPr>
          <w:instrText xml:space="preserve"> REF _Ref479619923 \h </w:instrText>
        </w:r>
        <w:r w:rsidDel="009F4FA6">
          <w:rPr>
            <w:lang w:eastAsia="pt-BR"/>
          </w:rPr>
        </w:r>
        <w:r w:rsidDel="009F4FA6">
          <w:rPr>
            <w:lang w:eastAsia="pt-BR"/>
          </w:rPr>
          <w:fldChar w:fldCharType="separate"/>
        </w:r>
        <w:r w:rsidR="00D24458" w:rsidDel="009F4FA6">
          <w:t xml:space="preserve">Figura </w:t>
        </w:r>
        <w:r w:rsidR="00D24458" w:rsidDel="009F4FA6">
          <w:rPr>
            <w:noProof/>
          </w:rPr>
          <w:t>34</w:t>
        </w:r>
        <w:r w:rsidDel="009F4FA6">
          <w:rPr>
            <w:lang w:eastAsia="pt-BR"/>
          </w:rPr>
          <w:fldChar w:fldCharType="end"/>
        </w:r>
        <w:r w:rsidR="00F27119" w:rsidDel="009F4FA6">
          <w:rPr>
            <w:lang w:eastAsia="pt-BR"/>
          </w:rPr>
          <w:t xml:space="preserve"> contém um trecho que mostra na tela o nome de cada santo. </w:t>
        </w:r>
        <w:r w:rsidR="00543AFC" w:rsidDel="009F4FA6">
          <w:rPr>
            <w:lang w:eastAsia="pt-BR"/>
          </w:rPr>
          <w:t>Ambos os</w:t>
        </w:r>
        <w:r w:rsidR="00F27119" w:rsidDel="009F4FA6">
          <w:rPr>
            <w:lang w:eastAsia="pt-BR"/>
          </w:rPr>
          <w:t xml:space="preserve"> códigos fazem a mesma coisa, mas no segundo caso é muito mais fácil entender o que está acontecendo.</w:t>
        </w:r>
      </w:moveFrom>
    </w:p>
    <w:p w14:paraId="0C764102" w14:textId="77777777" w:rsidR="009F4FA6" w:rsidRDefault="009F4FA6" w:rsidP="009F4FA6">
      <w:pPr>
        <w:rPr>
          <w:ins w:id="405" w:author="mario" w:date="2017-07-15T09:34:00Z"/>
        </w:rPr>
      </w:pPr>
      <w:ins w:id="406" w:author="mario" w:date="2017-07-15T09:34:00Z">
        <w:r>
          <w:lastRenderedPageBreak/>
          <w:t xml:space="preserve">Se no caso anterior a sintaxe não pareceu tão convidativa, será apresentado um caso que a diferença é mais clara. Em uma parte do código deste trabalho, foi necessário criar uma ordenação personalizada, por se tratar de um objeto e não um tipo primitivo.  Para isso é preciso dizer à função </w:t>
        </w:r>
        <w:r>
          <w:rPr>
            <w:i/>
          </w:rPr>
          <w:t xml:space="preserve">sort </w:t>
        </w:r>
        <w:r>
          <w:t xml:space="preserve">como se ordena esse tipo específico.  A </w:t>
        </w:r>
        <w:r>
          <w:fldChar w:fldCharType="begin"/>
        </w:r>
        <w:r>
          <w:instrText xml:space="preserve"> REF _Ref479701875 \h </w:instrText>
        </w:r>
        <w:r>
          <w:fldChar w:fldCharType="separate"/>
        </w:r>
        <w:r>
          <w:t xml:space="preserve">Figura </w:t>
        </w:r>
        <w:r>
          <w:rPr>
            <w:noProof/>
          </w:rPr>
          <w:t>35</w:t>
        </w:r>
        <w:r>
          <w:fldChar w:fldCharType="end"/>
        </w:r>
        <w:r>
          <w:t xml:space="preserve"> mostra o método que especifica como se compara um dado, comparando o atributo volume dos dois parâmetros.</w:t>
        </w:r>
      </w:ins>
    </w:p>
    <w:p w14:paraId="5516F41E" w14:textId="77777777" w:rsidR="009F4FA6" w:rsidDel="009F4FA6" w:rsidRDefault="009F4FA6" w:rsidP="00DB5823">
      <w:pPr>
        <w:rPr>
          <w:lang w:eastAsia="pt-BR"/>
        </w:rPr>
      </w:pPr>
    </w:p>
    <w:moveFromRangeEnd w:id="403"/>
    <w:p w14:paraId="5D38B9F7" w14:textId="77777777" w:rsidR="00933E83" w:rsidRDefault="00933E83" w:rsidP="00DB5823">
      <w:pPr>
        <w:rPr>
          <w:lang w:eastAsia="pt-BR"/>
        </w:rPr>
      </w:pPr>
    </w:p>
    <w:p w14:paraId="64432FDD" w14:textId="4EB0D2A6" w:rsidR="00933E83" w:rsidRDefault="00933E83" w:rsidP="00933E83">
      <w:pPr>
        <w:pStyle w:val="Caption"/>
      </w:pPr>
      <w:bookmarkStart w:id="407" w:name="_Ref479701875"/>
      <w:bookmarkStart w:id="408" w:name="_Toc486423036"/>
      <w:r>
        <w:t xml:space="preserve">Figura </w:t>
      </w:r>
      <w:fldSimple w:instr=" SEQ Figura \* ARABIC ">
        <w:r w:rsidR="00D24458">
          <w:rPr>
            <w:noProof/>
          </w:rPr>
          <w:t>35</w:t>
        </w:r>
      </w:fldSimple>
      <w:bookmarkEnd w:id="407"/>
      <w:r>
        <w:t xml:space="preserve">. Código </w:t>
      </w:r>
      <w:r w:rsidRPr="00A062B2">
        <w:rPr>
          <w:i/>
        </w:rPr>
        <w:t>compareByVolume</w:t>
      </w:r>
      <w:bookmarkEnd w:id="408"/>
    </w:p>
    <w:p w14:paraId="7E842764" w14:textId="34BCBB06" w:rsidR="00933E83" w:rsidRDefault="00933E83" w:rsidP="00933E83">
      <w:pPr>
        <w:pStyle w:val="Image"/>
      </w:pPr>
      <w:r>
        <w:rPr>
          <w:lang w:val="en-US" w:eastAsia="en-US"/>
        </w:rPr>
        <w:drawing>
          <wp:inline distT="0" distB="0" distL="0" distR="0" wp14:anchorId="2643703C" wp14:editId="03D59B8A">
            <wp:extent cx="3981450" cy="1362075"/>
            <wp:effectExtent l="19050" t="19050" r="19050" b="28575"/>
            <wp:docPr id="1952886026" name="Imagem 1952886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981450" cy="1362075"/>
                    </a:xfrm>
                    <a:prstGeom prst="rect">
                      <a:avLst/>
                    </a:prstGeom>
                    <a:ln>
                      <a:solidFill>
                        <a:schemeClr val="tx1"/>
                      </a:solidFill>
                    </a:ln>
                  </pic:spPr>
                </pic:pic>
              </a:graphicData>
            </a:graphic>
          </wp:inline>
        </w:drawing>
      </w:r>
    </w:p>
    <w:p w14:paraId="2EE81446" w14:textId="5FE22E20" w:rsidR="00933E83" w:rsidRDefault="00933E83" w:rsidP="00933E83">
      <w:pPr>
        <w:pStyle w:val="Caption"/>
      </w:pPr>
      <w:r>
        <w:t>Fonte: Autor (2017)</w:t>
      </w:r>
    </w:p>
    <w:p w14:paraId="53F9A87D" w14:textId="77777777" w:rsidR="00933E83" w:rsidRDefault="00933E83" w:rsidP="00933E83"/>
    <w:p w14:paraId="2BC1954F" w14:textId="1C0121E3" w:rsidR="00933E83" w:rsidDel="009F4FA6" w:rsidRDefault="00933E83" w:rsidP="00933E83">
      <w:pPr>
        <w:rPr>
          <w:del w:id="409" w:author="mario" w:date="2017-07-15T09:34:00Z"/>
        </w:rPr>
      </w:pPr>
      <w:del w:id="410" w:author="mario" w:date="2017-07-15T09:34:00Z">
        <w:r w:rsidDel="009F4FA6">
          <w:delText>Se no caso anterior a sintaxe não pareceu tão convidativa, será apresentado um caso que a diferença é mais clara.</w:delText>
        </w:r>
        <w:r w:rsidR="00293A13" w:rsidDel="009F4FA6">
          <w:delText xml:space="preserve"> Em uma parte do código deste trabalho, foi necessário criar uma ordenação personalizada, por </w:delText>
        </w:r>
        <w:r w:rsidDel="009F4FA6">
          <w:delText>se tratar de um objeto</w:delText>
        </w:r>
        <w:r w:rsidR="00FE33A8" w:rsidDel="009F4FA6">
          <w:delText xml:space="preserve"> e não um tipo primitivo</w:delText>
        </w:r>
        <w:r w:rsidR="00293A13" w:rsidDel="009F4FA6">
          <w:delText>.</w:delText>
        </w:r>
        <w:r w:rsidR="00FE33A8" w:rsidDel="009F4FA6">
          <w:delText xml:space="preserve"> </w:delText>
        </w:r>
        <w:r w:rsidR="00293A13" w:rsidDel="009F4FA6">
          <w:delText xml:space="preserve"> Para isso </w:delText>
        </w:r>
        <w:r w:rsidR="00FE33A8" w:rsidDel="009F4FA6">
          <w:delText xml:space="preserve">é preciso dizer à função </w:delText>
        </w:r>
        <w:r w:rsidR="00FE33A8" w:rsidDel="009F4FA6">
          <w:rPr>
            <w:i/>
          </w:rPr>
          <w:delText xml:space="preserve">sort </w:delText>
        </w:r>
        <w:r w:rsidR="00FE33A8" w:rsidDel="009F4FA6">
          <w:delText>como se ordena esse tipo específico.</w:delText>
        </w:r>
        <w:r w:rsidDel="009F4FA6">
          <w:delText xml:space="preserve">  A </w:delText>
        </w:r>
        <w:r w:rsidDel="009F4FA6">
          <w:fldChar w:fldCharType="begin"/>
        </w:r>
        <w:r w:rsidDel="009F4FA6">
          <w:delInstrText xml:space="preserve"> REF _Ref479701875 \h </w:delInstrText>
        </w:r>
        <w:r w:rsidDel="009F4FA6">
          <w:fldChar w:fldCharType="separate"/>
        </w:r>
        <w:r w:rsidR="00D24458" w:rsidDel="009F4FA6">
          <w:delText xml:space="preserve">Figura </w:delText>
        </w:r>
        <w:r w:rsidR="00D24458" w:rsidDel="009F4FA6">
          <w:rPr>
            <w:noProof/>
          </w:rPr>
          <w:delText>35</w:delText>
        </w:r>
        <w:r w:rsidDel="009F4FA6">
          <w:fldChar w:fldCharType="end"/>
        </w:r>
        <w:r w:rsidR="00FE33A8" w:rsidDel="009F4FA6">
          <w:delText xml:space="preserve"> mostra o método que especifica como se compara um dado, comparando o atributo volume dos dois parâmetros.</w:delText>
        </w:r>
      </w:del>
    </w:p>
    <w:p w14:paraId="3ADD9DA9" w14:textId="77777777" w:rsidR="009F4FA6" w:rsidRDefault="009F4FA6" w:rsidP="009F4FA6">
      <w:moveToRangeStart w:id="411" w:author="mario" w:date="2017-07-15T09:34:00Z" w:name="move487874605"/>
      <w:moveTo w:id="412" w:author="mario" w:date="2017-07-15T09:34:00Z">
        <w:r>
          <w:t xml:space="preserve">Depois de especificado como se ordena um dado, é preciso agora ordená-lo. Existem algumas maneiras de fazer isso, e na </w:t>
        </w:r>
        <w:r>
          <w:fldChar w:fldCharType="begin"/>
        </w:r>
        <w:r>
          <w:instrText xml:space="preserve"> REF _Ref479704238 \h </w:instrText>
        </w:r>
        <w:r>
          <w:fldChar w:fldCharType="separate"/>
        </w:r>
        <w:r>
          <w:t xml:space="preserve">Figura </w:t>
        </w:r>
        <w:r>
          <w:rPr>
            <w:noProof/>
          </w:rPr>
          <w:t>36</w:t>
        </w:r>
        <w:r>
          <w:fldChar w:fldCharType="end"/>
        </w:r>
        <w:r>
          <w:t xml:space="preserve"> é mostrado elas. Nota-se a facilidade de compreensão que o uso do </w:t>
        </w:r>
        <w:r>
          <w:rPr>
            <w:i/>
          </w:rPr>
          <w:t>method reference</w:t>
        </w:r>
        <w:r>
          <w:t xml:space="preserve"> proporciona.</w:t>
        </w:r>
      </w:moveTo>
    </w:p>
    <w:moveToRangeEnd w:id="411"/>
    <w:p w14:paraId="35E8B111" w14:textId="77777777" w:rsidR="009F4FA6" w:rsidRDefault="009F4FA6" w:rsidP="00933E83">
      <w:pPr>
        <w:rPr>
          <w:ins w:id="413" w:author="mario" w:date="2017-07-15T09:34:00Z"/>
        </w:rPr>
      </w:pPr>
    </w:p>
    <w:p w14:paraId="2C45EF4A" w14:textId="77777777" w:rsidR="00FE33A8" w:rsidRDefault="00FE33A8" w:rsidP="00933E83"/>
    <w:p w14:paraId="11F9AE4C" w14:textId="0D228B96" w:rsidR="00FE33A8" w:rsidRDefault="00FE33A8" w:rsidP="00FE33A8">
      <w:pPr>
        <w:pStyle w:val="Caption"/>
      </w:pPr>
      <w:bookmarkStart w:id="414" w:name="_Ref479704238"/>
      <w:bookmarkStart w:id="415" w:name="_Toc486423037"/>
      <w:r>
        <w:t xml:space="preserve">Figura </w:t>
      </w:r>
      <w:fldSimple w:instr=" SEQ Figura \* ARABIC ">
        <w:r w:rsidR="00D24458">
          <w:rPr>
            <w:noProof/>
          </w:rPr>
          <w:t>36</w:t>
        </w:r>
      </w:fldSimple>
      <w:bookmarkEnd w:id="414"/>
      <w:r>
        <w:t>. Código de ordenação</w:t>
      </w:r>
      <w:bookmarkEnd w:id="415"/>
    </w:p>
    <w:p w14:paraId="114BB38D" w14:textId="6BDE9427" w:rsidR="00FE33A8" w:rsidRPr="00FE33A8" w:rsidRDefault="00FE33A8" w:rsidP="00FE33A8">
      <w:pPr>
        <w:pStyle w:val="Image"/>
      </w:pPr>
      <w:r>
        <w:rPr>
          <w:lang w:val="en-US" w:eastAsia="en-US"/>
        </w:rPr>
        <w:lastRenderedPageBreak/>
        <w:drawing>
          <wp:inline distT="0" distB="0" distL="0" distR="0" wp14:anchorId="54E67C4D" wp14:editId="5E7BF743">
            <wp:extent cx="3676650" cy="2628900"/>
            <wp:effectExtent l="19050" t="19050" r="19050" b="19050"/>
            <wp:docPr id="1952886035" name="Imagem 1952886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676650" cy="2628900"/>
                    </a:xfrm>
                    <a:prstGeom prst="rect">
                      <a:avLst/>
                    </a:prstGeom>
                    <a:ln>
                      <a:solidFill>
                        <a:schemeClr val="tx1"/>
                      </a:solidFill>
                    </a:ln>
                  </pic:spPr>
                </pic:pic>
              </a:graphicData>
            </a:graphic>
          </wp:inline>
        </w:drawing>
      </w:r>
    </w:p>
    <w:p w14:paraId="56E490BD" w14:textId="30E9B82F" w:rsidR="00FE33A8" w:rsidRDefault="00FE33A8" w:rsidP="00FE33A8">
      <w:pPr>
        <w:pStyle w:val="Caption"/>
      </w:pPr>
      <w:r>
        <w:t>Fonte: Autor (2017)</w:t>
      </w:r>
    </w:p>
    <w:p w14:paraId="54C9BF9F" w14:textId="77777777" w:rsidR="00FE33A8" w:rsidRDefault="00FE33A8" w:rsidP="00FE33A8"/>
    <w:p w14:paraId="5AC92162" w14:textId="12A74E27" w:rsidR="00FE33A8" w:rsidDel="009F4FA6" w:rsidRDefault="00FE33A8" w:rsidP="00FE33A8">
      <w:moveFromRangeStart w:id="416" w:author="mario" w:date="2017-07-15T09:34:00Z" w:name="move487874605"/>
      <w:moveFrom w:id="417" w:author="mario" w:date="2017-07-15T09:34:00Z">
        <w:r w:rsidDel="009F4FA6">
          <w:t xml:space="preserve">Depois de especificado como se ordena um dado, é preciso agora ordená-lo. </w:t>
        </w:r>
        <w:r w:rsidR="00293A13" w:rsidDel="009F4FA6">
          <w:t>Existem</w:t>
        </w:r>
        <w:r w:rsidDel="009F4FA6">
          <w:t xml:space="preserve"> algumas maneiras de fazer isso, e na </w:t>
        </w:r>
        <w:r w:rsidDel="009F4FA6">
          <w:fldChar w:fldCharType="begin"/>
        </w:r>
        <w:r w:rsidDel="009F4FA6">
          <w:instrText xml:space="preserve"> REF _Ref479704238 \h </w:instrText>
        </w:r>
        <w:r w:rsidDel="009F4FA6">
          <w:fldChar w:fldCharType="separate"/>
        </w:r>
        <w:r w:rsidR="00D24458" w:rsidDel="009F4FA6">
          <w:t xml:space="preserve">Figura </w:t>
        </w:r>
        <w:r w:rsidR="00D24458" w:rsidDel="009F4FA6">
          <w:rPr>
            <w:noProof/>
          </w:rPr>
          <w:t>36</w:t>
        </w:r>
        <w:r w:rsidDel="009F4FA6">
          <w:fldChar w:fldCharType="end"/>
        </w:r>
        <w:r w:rsidDel="009F4FA6">
          <w:t xml:space="preserve"> é mostrado </w:t>
        </w:r>
        <w:r w:rsidR="00293A13" w:rsidDel="009F4FA6">
          <w:t>elas</w:t>
        </w:r>
        <w:r w:rsidDel="009F4FA6">
          <w:t>.</w:t>
        </w:r>
        <w:r w:rsidR="00293A13" w:rsidDel="009F4FA6">
          <w:t xml:space="preserve"> Nota-se a facilidade de compreensão que o uso do </w:t>
        </w:r>
        <w:r w:rsidR="00293A13" w:rsidDel="009F4FA6">
          <w:rPr>
            <w:i/>
          </w:rPr>
          <w:t>method reference</w:t>
        </w:r>
        <w:r w:rsidR="00293A13" w:rsidDel="009F4FA6">
          <w:t xml:space="preserve"> proporciona.</w:t>
        </w:r>
      </w:moveFrom>
    </w:p>
    <w:moveFromRangeEnd w:id="416"/>
    <w:p w14:paraId="2D3F7228" w14:textId="77777777" w:rsidR="00293A13" w:rsidRDefault="00293A13" w:rsidP="00FE33A8"/>
    <w:p w14:paraId="760B2F7C" w14:textId="77777777" w:rsidR="00293A13" w:rsidRPr="00293A13" w:rsidRDefault="00293A13" w:rsidP="00FE33A8"/>
    <w:p w14:paraId="05D17697" w14:textId="3BDF5051" w:rsidR="0071521B" w:rsidRPr="00E46DC0" w:rsidRDefault="0071521B" w:rsidP="00FE33A8">
      <w:pPr>
        <w:ind w:firstLine="0"/>
        <w:rPr>
          <w:lang w:eastAsia="pt-BR"/>
        </w:rPr>
      </w:pPr>
    </w:p>
    <w:p w14:paraId="011905ED" w14:textId="73BC2D34" w:rsidR="0071521B" w:rsidRDefault="0071521B" w:rsidP="00AA7917">
      <w:pPr>
        <w:pStyle w:val="Heading3"/>
        <w:rPr>
          <w:lang w:val="en-US"/>
        </w:rPr>
      </w:pPr>
      <w:bookmarkStart w:id="418" w:name="_Toc486423174"/>
      <w:r w:rsidRPr="00A062B2">
        <w:rPr>
          <w:lang w:val="en-US"/>
        </w:rPr>
        <w:t>Stream</w:t>
      </w:r>
      <w:bookmarkEnd w:id="418"/>
    </w:p>
    <w:p w14:paraId="1775C32F" w14:textId="7BF85E1D" w:rsidR="009565FD" w:rsidRPr="009565FD" w:rsidRDefault="009565FD" w:rsidP="009565FD">
      <w:pPr>
        <w:rPr>
          <w:lang w:eastAsia="pt-BR"/>
        </w:rPr>
      </w:pPr>
      <w:r w:rsidRPr="00A062B2">
        <w:rPr>
          <w:i/>
          <w:lang w:eastAsia="pt-BR"/>
        </w:rPr>
        <w:t>Stream</w:t>
      </w:r>
      <w:r w:rsidRPr="00993339">
        <w:rPr>
          <w:lang w:eastAsia="pt-BR"/>
        </w:rPr>
        <w:t xml:space="preserve"> é uma nova </w:t>
      </w:r>
      <w:r>
        <w:rPr>
          <w:lang w:eastAsia="pt-BR"/>
        </w:rPr>
        <w:t xml:space="preserve">abstração para processar dados de uma forma mais amigável. Uma definição rápida de </w:t>
      </w:r>
      <w:r w:rsidRPr="00A062B2">
        <w:rPr>
          <w:i/>
          <w:lang w:eastAsia="pt-BR"/>
        </w:rPr>
        <w:t>stream</w:t>
      </w:r>
      <w:r>
        <w:rPr>
          <w:lang w:eastAsia="pt-BR"/>
        </w:rPr>
        <w:t xml:space="preserve"> é: uma sequencia de elementos de um recurso que suporta operações agregadas  </w:t>
      </w:r>
      <w:sdt>
        <w:sdtPr>
          <w:rPr>
            <w:lang w:eastAsia="pt-BR"/>
          </w:rPr>
          <w:id w:val="-201091692"/>
          <w:citation/>
        </w:sdtPr>
        <w:sdtContent>
          <w:r>
            <w:rPr>
              <w:lang w:eastAsia="pt-BR"/>
            </w:rPr>
            <w:fldChar w:fldCharType="begin"/>
          </w:r>
          <w:r>
            <w:rPr>
              <w:lang w:eastAsia="pt-BR"/>
            </w:rPr>
            <w:instrText xml:space="preserve"> CITATION Ora14 \l 1046 </w:instrText>
          </w:r>
          <w:r>
            <w:rPr>
              <w:lang w:eastAsia="pt-BR"/>
            </w:rPr>
            <w:fldChar w:fldCharType="separate"/>
          </w:r>
          <w:r w:rsidR="007C43C0">
            <w:rPr>
              <w:noProof/>
              <w:lang w:eastAsia="pt-BR"/>
            </w:rPr>
            <w:t>(ORACLE, 2014)</w:t>
          </w:r>
          <w:r>
            <w:rPr>
              <w:lang w:eastAsia="pt-BR"/>
            </w:rPr>
            <w:fldChar w:fldCharType="end"/>
          </w:r>
        </w:sdtContent>
      </w:sdt>
      <w:r>
        <w:rPr>
          <w:lang w:eastAsia="pt-BR"/>
        </w:rPr>
        <w:t xml:space="preserve">. Existem dois tipos de </w:t>
      </w:r>
      <w:r>
        <w:rPr>
          <w:i/>
          <w:lang w:eastAsia="pt-BR"/>
        </w:rPr>
        <w:t>Stream</w:t>
      </w:r>
      <w:r>
        <w:rPr>
          <w:lang w:eastAsia="pt-BR"/>
        </w:rPr>
        <w:t>: linear e em paralelo</w:t>
      </w:r>
      <w:r w:rsidR="00D24458">
        <w:rPr>
          <w:lang w:eastAsia="pt-BR"/>
        </w:rPr>
        <w:t>, que se diferem pelo tipo de processamento</w:t>
      </w:r>
      <w:r>
        <w:rPr>
          <w:lang w:eastAsia="pt-BR"/>
        </w:rPr>
        <w:t>.</w:t>
      </w:r>
    </w:p>
    <w:p w14:paraId="13B258F7" w14:textId="77777777" w:rsidR="00AA7917" w:rsidRPr="009565FD" w:rsidRDefault="00AA7917" w:rsidP="00AA7917">
      <w:pPr>
        <w:pStyle w:val="BodyText"/>
        <w:rPr>
          <w:lang w:eastAsia="pt-BR"/>
        </w:rPr>
      </w:pPr>
    </w:p>
    <w:p w14:paraId="3C0BB9EC" w14:textId="28E8636F" w:rsidR="00AA7917" w:rsidRPr="00AA7917" w:rsidRDefault="00AA7917" w:rsidP="00AA7917">
      <w:pPr>
        <w:pStyle w:val="Heading4"/>
      </w:pPr>
      <w:r>
        <w:t>Linear Stream</w:t>
      </w:r>
    </w:p>
    <w:p w14:paraId="749C11C7" w14:textId="3A58C5D5" w:rsidR="00993339" w:rsidRDefault="00993339" w:rsidP="00993339">
      <w:pPr>
        <w:rPr>
          <w:lang w:val="en-US" w:eastAsia="pt-BR"/>
        </w:rPr>
      </w:pPr>
    </w:p>
    <w:p w14:paraId="5A0777E8" w14:textId="2B6CE2F3" w:rsidR="00993339" w:rsidRDefault="00E46DC0" w:rsidP="00993339">
      <w:pPr>
        <w:rPr>
          <w:lang w:eastAsia="pt-BR"/>
        </w:rPr>
      </w:pPr>
      <w:r>
        <w:rPr>
          <w:lang w:eastAsia="pt-BR"/>
        </w:rPr>
        <w:lastRenderedPageBreak/>
        <w:t>Se for necessário, por exemplo, calcular a média dos preços de fechamento d</w:t>
      </w:r>
      <w:r w:rsidR="00D709F2">
        <w:rPr>
          <w:lang w:eastAsia="pt-BR"/>
        </w:rPr>
        <w:t>a Petrobrás</w:t>
      </w:r>
      <w:r>
        <w:rPr>
          <w:lang w:eastAsia="pt-BR"/>
        </w:rPr>
        <w:t xml:space="preserve">, mas somente nas datas que tiveram um volume expressivo, digamos acima </w:t>
      </w:r>
      <w:r w:rsidR="00C04152">
        <w:rPr>
          <w:lang w:eastAsia="pt-BR"/>
        </w:rPr>
        <w:t>6</w:t>
      </w:r>
      <w:r>
        <w:rPr>
          <w:lang w:eastAsia="pt-BR"/>
        </w:rPr>
        <w:t>0.000</w:t>
      </w:r>
      <w:r w:rsidR="00C04152">
        <w:rPr>
          <w:lang w:eastAsia="pt-BR"/>
        </w:rPr>
        <w:t>.000</w:t>
      </w:r>
      <w:r>
        <w:rPr>
          <w:lang w:eastAsia="pt-BR"/>
        </w:rPr>
        <w:t xml:space="preserve"> ações negociadas,</w:t>
      </w:r>
      <w:r w:rsidR="00D709F2">
        <w:rPr>
          <w:lang w:eastAsia="pt-BR"/>
        </w:rPr>
        <w:t xml:space="preserve"> entre 12 de janeiro e 24 de janeiro de 2017,</w:t>
      </w:r>
      <w:r>
        <w:rPr>
          <w:lang w:eastAsia="pt-BR"/>
        </w:rPr>
        <w:t xml:space="preserve"> como fazer? Primeiro é necessário filtrar todos os dias que tiveram volume maior que </w:t>
      </w:r>
      <w:r w:rsidR="00382580">
        <w:rPr>
          <w:lang w:eastAsia="pt-BR"/>
        </w:rPr>
        <w:t>6</w:t>
      </w:r>
      <w:r w:rsidR="008916C8">
        <w:rPr>
          <w:lang w:eastAsia="pt-BR"/>
        </w:rPr>
        <w:t>0 milhões</w:t>
      </w:r>
      <w:r>
        <w:rPr>
          <w:lang w:eastAsia="pt-BR"/>
        </w:rPr>
        <w:t>, depois extrair somente o preço de fechamento e, por fim, fazer uma média desses valores.</w:t>
      </w:r>
    </w:p>
    <w:p w14:paraId="01AFDB32" w14:textId="416DFCBF" w:rsidR="00E46DC0" w:rsidRDefault="00E46DC0" w:rsidP="00993339">
      <w:pPr>
        <w:rPr>
          <w:ins w:id="419" w:author="mario" w:date="2017-07-15T09:34:00Z"/>
          <w:lang w:eastAsia="pt-BR"/>
        </w:rPr>
      </w:pPr>
      <w:r>
        <w:rPr>
          <w:lang w:eastAsia="pt-BR"/>
        </w:rPr>
        <w:t xml:space="preserve">Como </w:t>
      </w:r>
      <w:r w:rsidR="009565FD">
        <w:rPr>
          <w:lang w:eastAsia="pt-BR"/>
        </w:rPr>
        <w:t>se pode</w:t>
      </w:r>
      <w:r>
        <w:rPr>
          <w:lang w:eastAsia="pt-BR"/>
        </w:rPr>
        <w:t xml:space="preserve"> perceber, apesar de ser uma tarefa simples, renderia várias linhas de código, mas como é possível fazer todas as operações usando o </w:t>
      </w:r>
      <w:r w:rsidRPr="00A062B2">
        <w:rPr>
          <w:i/>
          <w:lang w:eastAsia="pt-BR"/>
        </w:rPr>
        <w:t>Stream</w:t>
      </w:r>
      <w:r>
        <w:rPr>
          <w:lang w:eastAsia="pt-BR"/>
        </w:rPr>
        <w:t>?</w:t>
      </w:r>
    </w:p>
    <w:p w14:paraId="5CAAA107" w14:textId="77777777" w:rsidR="009F4FA6" w:rsidRDefault="009F4FA6" w:rsidP="009F4FA6">
      <w:moveToRangeStart w:id="420" w:author="mario" w:date="2017-07-15T09:34:00Z" w:name="move487874624"/>
      <w:moveTo w:id="421" w:author="mario" w:date="2017-07-15T09:34:00Z">
        <w:r>
          <w:t xml:space="preserve">Primeiro passo é extrair os dados da Petrobrás entre esse período. Na </w:t>
        </w:r>
        <w:r>
          <w:fldChar w:fldCharType="begin"/>
        </w:r>
        <w:r>
          <w:instrText xml:space="preserve"> REF _Ref479712557 \h </w:instrText>
        </w:r>
        <w:r>
          <w:fldChar w:fldCharType="separate"/>
        </w:r>
        <w:r>
          <w:t xml:space="preserve">Figura </w:t>
        </w:r>
        <w:r>
          <w:rPr>
            <w:noProof/>
          </w:rPr>
          <w:t>37</w:t>
        </w:r>
        <w:r>
          <w:fldChar w:fldCharType="end"/>
        </w:r>
        <w:r>
          <w:t xml:space="preserve"> é mostrado o código de como extrair esses dados utilizando partes do código deste trabalho para facilitar essa extração, e depois mostrando na tela os resultados obtidos. </w:t>
        </w:r>
      </w:moveTo>
    </w:p>
    <w:moveToRangeEnd w:id="420"/>
    <w:p w14:paraId="00551F9E" w14:textId="77777777" w:rsidR="009F4FA6" w:rsidRDefault="009F4FA6" w:rsidP="00993339">
      <w:pPr>
        <w:rPr>
          <w:lang w:eastAsia="pt-BR"/>
        </w:rPr>
      </w:pPr>
    </w:p>
    <w:p w14:paraId="7EA6F665" w14:textId="77777777" w:rsidR="00D24458" w:rsidRDefault="00D24458" w:rsidP="00993339">
      <w:pPr>
        <w:rPr>
          <w:lang w:eastAsia="pt-BR"/>
        </w:rPr>
      </w:pPr>
    </w:p>
    <w:p w14:paraId="7E438075" w14:textId="729A5F62" w:rsidR="00E46DC0" w:rsidRDefault="00E46DC0" w:rsidP="00E46DC0">
      <w:pPr>
        <w:pStyle w:val="Caption"/>
      </w:pPr>
      <w:bookmarkStart w:id="422" w:name="_Ref479712557"/>
      <w:bookmarkStart w:id="423" w:name="_Toc486423038"/>
      <w:r>
        <w:t xml:space="preserve">Figura </w:t>
      </w:r>
      <w:fldSimple w:instr=" SEQ Figura \* ARABIC ">
        <w:r w:rsidR="00D24458">
          <w:rPr>
            <w:noProof/>
          </w:rPr>
          <w:t>37</w:t>
        </w:r>
      </w:fldSimple>
      <w:bookmarkEnd w:id="422"/>
      <w:r>
        <w:t xml:space="preserve">. Código exemplo </w:t>
      </w:r>
      <w:r w:rsidRPr="00A062B2">
        <w:rPr>
          <w:i/>
        </w:rPr>
        <w:t>stream</w:t>
      </w:r>
      <w:r w:rsidR="00D709F2">
        <w:t xml:space="preserve"> – pegando dados</w:t>
      </w:r>
      <w:bookmarkEnd w:id="423"/>
    </w:p>
    <w:p w14:paraId="3ECE7F8C" w14:textId="1491651F" w:rsidR="00E46DC0" w:rsidRDefault="00E46DC0" w:rsidP="00D709F2">
      <w:pPr>
        <w:pStyle w:val="Image"/>
      </w:pPr>
      <w:r>
        <w:tab/>
      </w:r>
      <w:r w:rsidR="00D709F2">
        <w:rPr>
          <w:lang w:val="en-US" w:eastAsia="en-US"/>
        </w:rPr>
        <w:drawing>
          <wp:inline distT="0" distB="0" distL="0" distR="0" wp14:anchorId="28E11773" wp14:editId="30826966">
            <wp:extent cx="4476750" cy="2705100"/>
            <wp:effectExtent l="19050" t="19050" r="19050" b="19050"/>
            <wp:docPr id="1952886046" name="Imagem 1952886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76750" cy="2705100"/>
                    </a:xfrm>
                    <a:prstGeom prst="rect">
                      <a:avLst/>
                    </a:prstGeom>
                    <a:ln>
                      <a:solidFill>
                        <a:schemeClr val="tx1"/>
                      </a:solidFill>
                    </a:ln>
                  </pic:spPr>
                </pic:pic>
              </a:graphicData>
            </a:graphic>
          </wp:inline>
        </w:drawing>
      </w:r>
    </w:p>
    <w:p w14:paraId="12FFF66D" w14:textId="3D62EAE3" w:rsidR="00E46DC0" w:rsidRDefault="00E46DC0" w:rsidP="00E46DC0">
      <w:pPr>
        <w:pStyle w:val="Caption"/>
      </w:pPr>
      <w:r>
        <w:t>Fonte: Autor (2017)</w:t>
      </w:r>
    </w:p>
    <w:p w14:paraId="16124187" w14:textId="77777777" w:rsidR="00D709F2" w:rsidRDefault="00D709F2" w:rsidP="00D709F2"/>
    <w:p w14:paraId="556898DB" w14:textId="48BBF782" w:rsidR="00D709F2" w:rsidRDefault="00D709F2" w:rsidP="00D709F2">
      <w:pPr>
        <w:rPr>
          <w:ins w:id="424" w:author="mario" w:date="2017-07-15T09:35:00Z"/>
        </w:rPr>
      </w:pPr>
      <w:moveFromRangeStart w:id="425" w:author="mario" w:date="2017-07-15T09:34:00Z" w:name="move487874624"/>
      <w:moveFrom w:id="426" w:author="mario" w:date="2017-07-15T09:34:00Z">
        <w:r w:rsidDel="009F4FA6">
          <w:lastRenderedPageBreak/>
          <w:t xml:space="preserve">Primeiro passo é extrair os dados da Petrobrás entre esse período.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mostrado o código de como extrair esses dados utilizando partes do código deste trabalho para facilitar essa extração, e depois mostrando na tela os resultados obtidos. </w:t>
        </w:r>
      </w:moveFrom>
    </w:p>
    <w:p w14:paraId="3F6D2403" w14:textId="77777777" w:rsidR="009F4FA6" w:rsidRDefault="009F4FA6" w:rsidP="009F4FA6">
      <w:pPr>
        <w:rPr>
          <w:ins w:id="427" w:author="mario" w:date="2017-07-15T09:35:00Z"/>
        </w:rPr>
      </w:pPr>
      <w:ins w:id="428" w:author="mario" w:date="2017-07-15T09:35:00Z">
        <w:r>
          <w:t>Para que a última linha da figura anterior funcione, é necessário fazer uma sobrescrita do método “</w:t>
        </w:r>
        <w:r w:rsidRPr="00A062B2">
          <w:rPr>
            <w:i/>
          </w:rPr>
          <w:t>toString</w:t>
        </w:r>
        <w:r>
          <w:t xml:space="preserve">”, que é mostrado na </w:t>
        </w:r>
        <w:r>
          <w:fldChar w:fldCharType="begin"/>
        </w:r>
        <w:r>
          <w:instrText xml:space="preserve"> REF _Ref479712759 \h </w:instrText>
        </w:r>
        <w:r>
          <w:fldChar w:fldCharType="separate"/>
        </w:r>
        <w:r>
          <w:t xml:space="preserve">Figura </w:t>
        </w:r>
        <w:r>
          <w:rPr>
            <w:noProof/>
          </w:rPr>
          <w:t>38</w:t>
        </w:r>
        <w:r>
          <w:fldChar w:fldCharType="end"/>
        </w:r>
        <w:r>
          <w:t>. A ideia é bem simples, mostrar todos os valores, sem se preocupar se existe ou não.</w:t>
        </w:r>
      </w:ins>
    </w:p>
    <w:p w14:paraId="67B8E771" w14:textId="77777777" w:rsidR="009F4FA6" w:rsidDel="009F4FA6" w:rsidRDefault="009F4FA6" w:rsidP="00D709F2"/>
    <w:moveFromRangeEnd w:id="425"/>
    <w:p w14:paraId="31171C5D" w14:textId="77777777" w:rsidR="00D709F2" w:rsidRDefault="00D709F2" w:rsidP="00D709F2"/>
    <w:p w14:paraId="5EA7DDB8" w14:textId="4DD7D939" w:rsidR="00D709F2" w:rsidRDefault="00D709F2" w:rsidP="00D709F2">
      <w:pPr>
        <w:pStyle w:val="Caption"/>
      </w:pPr>
      <w:bookmarkStart w:id="429" w:name="_Ref479712759"/>
      <w:bookmarkStart w:id="430" w:name="_Toc486423039"/>
      <w:r>
        <w:t xml:space="preserve">Figura </w:t>
      </w:r>
      <w:fldSimple w:instr=" SEQ Figura \* ARABIC ">
        <w:r w:rsidR="00D24458">
          <w:rPr>
            <w:noProof/>
          </w:rPr>
          <w:t>38</w:t>
        </w:r>
      </w:fldSimple>
      <w:bookmarkEnd w:id="429"/>
      <w:r>
        <w:t xml:space="preserve">. Exemplo código </w:t>
      </w:r>
      <w:r w:rsidRPr="00A062B2">
        <w:rPr>
          <w:i/>
        </w:rPr>
        <w:t>stream</w:t>
      </w:r>
      <w:r>
        <w:t xml:space="preserve"> - sobrescrita </w:t>
      </w:r>
      <w:r w:rsidRPr="00A062B2">
        <w:rPr>
          <w:i/>
        </w:rPr>
        <w:t>toString</w:t>
      </w:r>
      <w:bookmarkEnd w:id="430"/>
    </w:p>
    <w:p w14:paraId="7BB20080" w14:textId="2EA53808" w:rsidR="00D709F2" w:rsidRDefault="00D709F2" w:rsidP="00D709F2">
      <w:pPr>
        <w:pStyle w:val="Image"/>
      </w:pPr>
      <w:r>
        <w:rPr>
          <w:lang w:val="en-US" w:eastAsia="en-US"/>
        </w:rPr>
        <w:drawing>
          <wp:inline distT="0" distB="0" distL="0" distR="0" wp14:anchorId="1363669F" wp14:editId="2DB44067">
            <wp:extent cx="4486275" cy="1714500"/>
            <wp:effectExtent l="19050" t="19050" r="28575" b="19050"/>
            <wp:docPr id="1952886047" name="Imagem 1952886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486275" cy="1714500"/>
                    </a:xfrm>
                    <a:prstGeom prst="rect">
                      <a:avLst/>
                    </a:prstGeom>
                    <a:ln>
                      <a:solidFill>
                        <a:schemeClr val="tx1"/>
                      </a:solidFill>
                    </a:ln>
                  </pic:spPr>
                </pic:pic>
              </a:graphicData>
            </a:graphic>
          </wp:inline>
        </w:drawing>
      </w:r>
    </w:p>
    <w:p w14:paraId="76CA1F44" w14:textId="3D83996A" w:rsidR="00D709F2" w:rsidRPr="00D709F2" w:rsidRDefault="00D709F2" w:rsidP="00D709F2">
      <w:pPr>
        <w:pStyle w:val="Caption"/>
      </w:pPr>
      <w:r>
        <w:t>Fonte: Autor</w:t>
      </w:r>
      <w:r w:rsidR="008916C8">
        <w:t xml:space="preserve"> </w:t>
      </w:r>
      <w:r>
        <w:t>(2017)</w:t>
      </w:r>
    </w:p>
    <w:p w14:paraId="1BFA2FF6" w14:textId="77777777" w:rsidR="00D709F2" w:rsidRDefault="00D709F2" w:rsidP="00D709F2"/>
    <w:p w14:paraId="77DE13CB" w14:textId="3F3C5199" w:rsidR="00D709F2" w:rsidDel="009F4FA6" w:rsidRDefault="00D709F2" w:rsidP="00D709F2">
      <w:pPr>
        <w:rPr>
          <w:del w:id="431" w:author="mario" w:date="2017-07-15T09:35:00Z"/>
        </w:rPr>
      </w:pPr>
      <w:del w:id="432" w:author="mario" w:date="2017-07-15T09:35:00Z">
        <w:r w:rsidDel="009F4FA6">
          <w:delText>Para que a última linha da figura anterior funcione, é necessário fazer uma sobrescrita do método “</w:delText>
        </w:r>
        <w:r w:rsidRPr="00A062B2" w:rsidDel="009F4FA6">
          <w:rPr>
            <w:i/>
          </w:rPr>
          <w:delText>toString</w:delText>
        </w:r>
        <w:r w:rsidDel="009F4FA6">
          <w:delText xml:space="preserve">”, que é mostrado na </w:delText>
        </w:r>
        <w:r w:rsidDel="009F4FA6">
          <w:fldChar w:fldCharType="begin"/>
        </w:r>
        <w:r w:rsidDel="009F4FA6">
          <w:delInstrText xml:space="preserve"> REF _Ref479712759 \h </w:delInstrText>
        </w:r>
        <w:r w:rsidDel="009F4FA6">
          <w:fldChar w:fldCharType="separate"/>
        </w:r>
        <w:r w:rsidR="00D24458" w:rsidDel="009F4FA6">
          <w:delText xml:space="preserve">Figura </w:delText>
        </w:r>
        <w:r w:rsidR="00D24458" w:rsidDel="009F4FA6">
          <w:rPr>
            <w:noProof/>
          </w:rPr>
          <w:delText>38</w:delText>
        </w:r>
        <w:r w:rsidDel="009F4FA6">
          <w:fldChar w:fldCharType="end"/>
        </w:r>
        <w:r w:rsidDel="009F4FA6">
          <w:delText>. A ideia é bem simples, mostrar todos os valores, sem se preocupar se existe ou não.</w:delText>
        </w:r>
      </w:del>
    </w:p>
    <w:p w14:paraId="20010379" w14:textId="77777777" w:rsidR="009F4FA6" w:rsidRDefault="009F4FA6" w:rsidP="009F4FA6">
      <w:moveToRangeStart w:id="433" w:author="mario" w:date="2017-07-15T09:35:00Z" w:name="move487874637"/>
      <w:moveTo w:id="434" w:author="mario" w:date="2017-07-15T09:35:00Z">
        <w:r>
          <w:t xml:space="preserve">A </w:t>
        </w:r>
        <w:r>
          <w:fldChar w:fldCharType="begin"/>
        </w:r>
        <w:r>
          <w:instrText xml:space="preserve"> REF _Ref479712890 \h </w:instrText>
        </w:r>
        <w:r>
          <w:fldChar w:fldCharType="separate"/>
        </w:r>
        <w:r>
          <w:t xml:space="preserve">Figura </w:t>
        </w:r>
        <w:r>
          <w:rPr>
            <w:noProof/>
          </w:rPr>
          <w:t>39</w:t>
        </w:r>
        <w:r>
          <w:fldChar w:fldCharType="end"/>
        </w:r>
        <w:r>
          <w:t xml:space="preserve"> apresenta o resultado do código mostrado na </w:t>
        </w:r>
        <w:r>
          <w:fldChar w:fldCharType="begin"/>
        </w:r>
        <w:r>
          <w:instrText xml:space="preserve"> REF _Ref479712557 \h </w:instrText>
        </w:r>
        <w:r>
          <w:fldChar w:fldCharType="separate"/>
        </w:r>
        <w:r>
          <w:t xml:space="preserve">Figura </w:t>
        </w:r>
        <w:r>
          <w:rPr>
            <w:noProof/>
          </w:rPr>
          <w:t>37</w:t>
        </w:r>
        <w:r>
          <w:fldChar w:fldCharType="end"/>
        </w:r>
        <w:r>
          <w:t xml:space="preserve">. É possível notar que somente os atributos que eu declarei anteriormente estão sendo extraídos: </w:t>
        </w:r>
        <w:r>
          <w:rPr>
            <w:i/>
          </w:rPr>
          <w:t xml:space="preserve">HighPrice, ClosePrice </w:t>
        </w:r>
        <w:r>
          <w:t xml:space="preserve">e Volume. Apesar de no exemplo não precisar do preço máximo, foi atribuído a este </w:t>
        </w:r>
        <w:r>
          <w:rPr>
            <w:i/>
          </w:rPr>
          <w:t>HistoricalData</w:t>
        </w:r>
        <w:r>
          <w:t xml:space="preserve"> esse atributo também, para futuramente mostrar uma outra funcionalidade do </w:t>
        </w:r>
        <w:r w:rsidRPr="00A062B2">
          <w:rPr>
            <w:i/>
          </w:rPr>
          <w:t>Stream</w:t>
        </w:r>
        <w:r>
          <w:t xml:space="preserve">. </w:t>
        </w:r>
      </w:moveTo>
    </w:p>
    <w:moveToRangeEnd w:id="433"/>
    <w:p w14:paraId="5E4BE0EE" w14:textId="77777777" w:rsidR="009F4FA6" w:rsidRDefault="009F4FA6" w:rsidP="00D709F2">
      <w:pPr>
        <w:rPr>
          <w:ins w:id="435" w:author="mario" w:date="2017-07-15T09:35:00Z"/>
        </w:rPr>
      </w:pPr>
    </w:p>
    <w:p w14:paraId="004D2DF2" w14:textId="77777777" w:rsidR="00CC4264" w:rsidRDefault="00CC4264" w:rsidP="00D709F2"/>
    <w:p w14:paraId="41B638D4" w14:textId="6C5834C6" w:rsidR="00D709F2" w:rsidRDefault="00D709F2" w:rsidP="00D709F2">
      <w:pPr>
        <w:pStyle w:val="Caption"/>
      </w:pPr>
      <w:bookmarkStart w:id="436" w:name="_Ref479712890"/>
      <w:bookmarkStart w:id="437" w:name="_Toc486423040"/>
      <w:r>
        <w:t xml:space="preserve">Figura </w:t>
      </w:r>
      <w:fldSimple w:instr=" SEQ Figura \* ARABIC ">
        <w:r w:rsidR="00D24458">
          <w:rPr>
            <w:noProof/>
          </w:rPr>
          <w:t>39</w:t>
        </w:r>
      </w:fldSimple>
      <w:bookmarkEnd w:id="436"/>
      <w:r>
        <w:t xml:space="preserve">. Saída do código de exemplo da </w:t>
      </w:r>
      <w:r w:rsidRPr="00A062B2">
        <w:rPr>
          <w:i/>
        </w:rPr>
        <w:t>stream</w:t>
      </w:r>
      <w:bookmarkEnd w:id="437"/>
    </w:p>
    <w:p w14:paraId="6FD29F49" w14:textId="62C9CCF4" w:rsidR="00D709F2" w:rsidRDefault="00D709F2" w:rsidP="00D709F2">
      <w:pPr>
        <w:pStyle w:val="Image"/>
      </w:pPr>
      <w:r>
        <w:rPr>
          <w:lang w:val="en-US" w:eastAsia="en-US"/>
        </w:rPr>
        <w:drawing>
          <wp:inline distT="0" distB="0" distL="0" distR="0" wp14:anchorId="72C88C3F" wp14:editId="567FF37C">
            <wp:extent cx="5612130" cy="5302250"/>
            <wp:effectExtent l="19050" t="19050" r="26670" b="1270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5302250"/>
                    </a:xfrm>
                    <a:prstGeom prst="rect">
                      <a:avLst/>
                    </a:prstGeom>
                    <a:ln>
                      <a:solidFill>
                        <a:schemeClr val="tx1"/>
                      </a:solidFill>
                    </a:ln>
                  </pic:spPr>
                </pic:pic>
              </a:graphicData>
            </a:graphic>
          </wp:inline>
        </w:drawing>
      </w:r>
    </w:p>
    <w:p w14:paraId="05ACC76C" w14:textId="506B38E0" w:rsidR="00D709F2" w:rsidRDefault="00D709F2" w:rsidP="00D709F2">
      <w:pPr>
        <w:pStyle w:val="Caption"/>
      </w:pPr>
      <w:r>
        <w:t>Fonte: Autor (2017)</w:t>
      </w:r>
    </w:p>
    <w:p w14:paraId="3A420D28" w14:textId="77777777" w:rsidR="00D709F2" w:rsidRDefault="00D709F2" w:rsidP="00D709F2"/>
    <w:p w14:paraId="2DCA69C9" w14:textId="2C40C28B" w:rsidR="00C04152" w:rsidDel="009F4FA6" w:rsidRDefault="00D709F2" w:rsidP="00D709F2">
      <w:moveFromRangeStart w:id="438" w:author="mario" w:date="2017-07-15T09:35:00Z" w:name="move487874637"/>
      <w:moveFrom w:id="439" w:author="mario" w:date="2017-07-15T09:35:00Z">
        <w:r w:rsidDel="009F4FA6">
          <w:t xml:space="preserve">A </w:t>
        </w:r>
        <w:r w:rsidDel="009F4FA6">
          <w:fldChar w:fldCharType="begin"/>
        </w:r>
        <w:r w:rsidDel="009F4FA6">
          <w:instrText xml:space="preserve"> REF _Ref479712890 \h </w:instrText>
        </w:r>
        <w:r w:rsidDel="009F4FA6">
          <w:fldChar w:fldCharType="separate"/>
        </w:r>
        <w:r w:rsidR="00D24458" w:rsidDel="009F4FA6">
          <w:t xml:space="preserve">Figura </w:t>
        </w:r>
        <w:r w:rsidR="00D24458" w:rsidDel="009F4FA6">
          <w:rPr>
            <w:noProof/>
          </w:rPr>
          <w:t>39</w:t>
        </w:r>
        <w:r w:rsidDel="009F4FA6">
          <w:fldChar w:fldCharType="end"/>
        </w:r>
        <w:r w:rsidDel="009F4FA6">
          <w:t xml:space="preserve"> apresenta o resultado do código mostrado na </w:t>
        </w:r>
        <w:r w:rsidDel="009F4FA6">
          <w:fldChar w:fldCharType="begin"/>
        </w:r>
        <w:r w:rsidDel="009F4FA6">
          <w:instrText xml:space="preserve"> REF _Ref479712557 \h </w:instrText>
        </w:r>
        <w:r w:rsidDel="009F4FA6">
          <w:fldChar w:fldCharType="separate"/>
        </w:r>
        <w:r w:rsidR="00D24458" w:rsidDel="009F4FA6">
          <w:t xml:space="preserve">Figura </w:t>
        </w:r>
        <w:r w:rsidR="00D24458" w:rsidDel="009F4FA6">
          <w:rPr>
            <w:noProof/>
          </w:rPr>
          <w:t>37</w:t>
        </w:r>
        <w:r w:rsidDel="009F4FA6">
          <w:fldChar w:fldCharType="end"/>
        </w:r>
        <w:r w:rsidDel="009F4FA6">
          <w:t xml:space="preserve">. É possível notar que somente os atributos que eu declarei anteriormente estão sendo extraídos: </w:t>
        </w:r>
        <w:r w:rsidDel="009F4FA6">
          <w:rPr>
            <w:i/>
          </w:rPr>
          <w:t xml:space="preserve">HighPrice, ClosePrice </w:t>
        </w:r>
        <w:r w:rsidDel="009F4FA6">
          <w:t xml:space="preserve">e Volume. Apesar de no exemplo não precisar do preço máximo, foi atribuído a este </w:t>
        </w:r>
        <w:r w:rsidDel="009F4FA6">
          <w:rPr>
            <w:i/>
          </w:rPr>
          <w:t>HistoricalData</w:t>
        </w:r>
        <w:r w:rsidDel="009F4FA6">
          <w:t xml:space="preserve"> esse atributo também, para futuramente mostrar uma outra funcionalidade do </w:t>
        </w:r>
        <w:r w:rsidRPr="00A062B2" w:rsidDel="009F4FA6">
          <w:rPr>
            <w:i/>
          </w:rPr>
          <w:t>Stream</w:t>
        </w:r>
        <w:r w:rsidDel="009F4FA6">
          <w:t>.</w:t>
        </w:r>
        <w:r w:rsidR="00C04152" w:rsidDel="009F4FA6">
          <w:t xml:space="preserve"> </w:t>
        </w:r>
      </w:moveFrom>
    </w:p>
    <w:moveFromRangeEnd w:id="438"/>
    <w:p w14:paraId="12FF8B14" w14:textId="11139B7A" w:rsidR="00D709F2" w:rsidRDefault="00C04152" w:rsidP="00D709F2">
      <w:r>
        <w:lastRenderedPageBreak/>
        <w:t>Além disso, foi proposto ações com volume maior do que 60.000.000 ações para facilitar, pois desta lista, somente três datas superaram isso. Desta forma, calculando manualmente a média temos que a média dos preços de fechamento deverá ser (13,59 + 13,16 + 13,66 / 3 = 13,47).</w:t>
      </w:r>
    </w:p>
    <w:p w14:paraId="7CA15BD5" w14:textId="64581CFE" w:rsidR="008916C8" w:rsidRDefault="008916C8" w:rsidP="00D709F2">
      <w:pPr>
        <w:rPr>
          <w:ins w:id="440" w:author="mario" w:date="2017-07-15T09:35:00Z"/>
        </w:rPr>
      </w:pPr>
      <w:r>
        <w:t>Agora que os dados foram apresentados, é necessário fazer o filtro pelo volume, pegar somente os preços de fechamento e ainda fazer uma média sobre isso.</w:t>
      </w:r>
    </w:p>
    <w:p w14:paraId="48BDD10F" w14:textId="350A1A4C" w:rsidR="009F4FA6" w:rsidRDefault="009F4FA6" w:rsidP="009F4FA6">
      <w:moveToRangeStart w:id="441" w:author="mario" w:date="2017-07-15T09:35:00Z" w:name="move487874645"/>
      <w:moveTo w:id="442" w:author="mario" w:date="2017-07-15T09:35:00Z">
        <w:r>
          <w:t xml:space="preserve">Com a </w:t>
        </w:r>
        <w:r>
          <w:fldChar w:fldCharType="begin"/>
        </w:r>
        <w:r>
          <w:instrText xml:space="preserve"> REF _Ref479714282 \h </w:instrText>
        </w:r>
        <w:r>
          <w:fldChar w:fldCharType="separate"/>
        </w:r>
        <w:r>
          <w:t xml:space="preserve">Figura </w:t>
        </w:r>
        <w:r>
          <w:rPr>
            <w:noProof/>
          </w:rPr>
          <w:t>40</w:t>
        </w:r>
        <w:r>
          <w:fldChar w:fldCharType="end"/>
        </w:r>
        <w:r>
          <w:t xml:space="preserve"> percebe</w:t>
        </w:r>
      </w:moveTo>
      <w:ins w:id="443" w:author="mario" w:date="2017-07-15T09:35:00Z">
        <w:r>
          <w:t>-se</w:t>
        </w:r>
      </w:ins>
      <w:moveTo w:id="444" w:author="mario" w:date="2017-07-15T09:35:00Z">
        <w:del w:id="445" w:author="mario" w:date="2017-07-15T09:35:00Z">
          <w:r w:rsidDel="009F4FA6">
            <w:delText>mos</w:delText>
          </w:r>
        </w:del>
        <w:r>
          <w:t xml:space="preserve"> a facilidade lógica e semântica que se ganha com o uso do </w:t>
        </w:r>
        <w:r w:rsidRPr="00A062B2">
          <w:rPr>
            <w:i/>
          </w:rPr>
          <w:t>Stream</w:t>
        </w:r>
        <w:r>
          <w:t xml:space="preserve">. É possível notar o padrão de projeto </w:t>
        </w:r>
        <w:r w:rsidRPr="00A062B2">
          <w:rPr>
            <w:i/>
          </w:rPr>
          <w:t>Builder</w:t>
        </w:r>
        <w:r>
          <w:t xml:space="preserve"> e o </w:t>
        </w:r>
        <w:r w:rsidRPr="00A062B2">
          <w:rPr>
            <w:i/>
          </w:rPr>
          <w:t>Fluent Interface</w:t>
        </w:r>
        <w:r>
          <w:t>, responsáveis por essa leitura mais “fluente” e um código muito menos verboso.</w:t>
        </w:r>
      </w:moveTo>
    </w:p>
    <w:moveToRangeEnd w:id="441"/>
    <w:p w14:paraId="1599CF99" w14:textId="77777777" w:rsidR="009F4FA6" w:rsidRDefault="009F4FA6" w:rsidP="00D709F2"/>
    <w:p w14:paraId="38405057" w14:textId="26893994" w:rsidR="00C04152" w:rsidRDefault="00C04152" w:rsidP="00C04152">
      <w:pPr>
        <w:pStyle w:val="Caption"/>
      </w:pPr>
      <w:bookmarkStart w:id="446" w:name="_Ref479714282"/>
      <w:bookmarkStart w:id="447" w:name="_Toc486423041"/>
      <w:r>
        <w:t xml:space="preserve">Figura </w:t>
      </w:r>
      <w:fldSimple w:instr=" SEQ Figura \* ARABIC ">
        <w:r w:rsidR="00D24458">
          <w:rPr>
            <w:noProof/>
          </w:rPr>
          <w:t>40</w:t>
        </w:r>
      </w:fldSimple>
      <w:bookmarkEnd w:id="446"/>
      <w:r>
        <w:t xml:space="preserve">. Código exemplo </w:t>
      </w:r>
      <w:r w:rsidRPr="00A062B2">
        <w:rPr>
          <w:i/>
        </w:rPr>
        <w:t>stream</w:t>
      </w:r>
      <w:bookmarkEnd w:id="447"/>
    </w:p>
    <w:p w14:paraId="07F956F7" w14:textId="50D031F6" w:rsidR="00C04152" w:rsidRDefault="00C04152" w:rsidP="00C04152">
      <w:pPr>
        <w:pStyle w:val="Image"/>
      </w:pPr>
      <w:r>
        <w:rPr>
          <w:lang w:val="en-US" w:eastAsia="en-US"/>
        </w:rPr>
        <w:drawing>
          <wp:inline distT="0" distB="0" distL="0" distR="0" wp14:anchorId="5E199224" wp14:editId="75177E59">
            <wp:extent cx="3343275" cy="1400175"/>
            <wp:effectExtent l="19050" t="19050" r="28575" b="2857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343275" cy="1400175"/>
                    </a:xfrm>
                    <a:prstGeom prst="rect">
                      <a:avLst/>
                    </a:prstGeom>
                    <a:ln>
                      <a:solidFill>
                        <a:schemeClr val="tx1"/>
                      </a:solidFill>
                    </a:ln>
                  </pic:spPr>
                </pic:pic>
              </a:graphicData>
            </a:graphic>
          </wp:inline>
        </w:drawing>
      </w:r>
    </w:p>
    <w:p w14:paraId="21570B9A" w14:textId="2364E2BF" w:rsidR="00C04152" w:rsidRDefault="00C04152" w:rsidP="00C04152">
      <w:pPr>
        <w:pStyle w:val="Caption"/>
      </w:pPr>
      <w:r>
        <w:t>Fonte: Autor (2017)</w:t>
      </w:r>
    </w:p>
    <w:p w14:paraId="705B7E05" w14:textId="77777777" w:rsidR="00C04152" w:rsidRDefault="00C04152" w:rsidP="00C04152"/>
    <w:p w14:paraId="00FE6E58" w14:textId="593728F4" w:rsidR="00C04152" w:rsidDel="009F4FA6" w:rsidRDefault="00C04152" w:rsidP="00C04152">
      <w:moveFromRangeStart w:id="448" w:author="mario" w:date="2017-07-15T09:35:00Z" w:name="move487874645"/>
      <w:moveFrom w:id="449" w:author="mario" w:date="2017-07-15T09:35:00Z">
        <w:r w:rsidDel="009F4FA6">
          <w:t xml:space="preserve">Com a </w:t>
        </w:r>
        <w:r w:rsidDel="009F4FA6">
          <w:fldChar w:fldCharType="begin"/>
        </w:r>
        <w:r w:rsidDel="009F4FA6">
          <w:instrText xml:space="preserve"> REF _Ref479714282 \h </w:instrText>
        </w:r>
        <w:r w:rsidDel="009F4FA6">
          <w:fldChar w:fldCharType="separate"/>
        </w:r>
        <w:r w:rsidR="00D24458" w:rsidDel="009F4FA6">
          <w:t xml:space="preserve">Figura </w:t>
        </w:r>
        <w:r w:rsidR="00D24458" w:rsidDel="009F4FA6">
          <w:rPr>
            <w:noProof/>
          </w:rPr>
          <w:t>40</w:t>
        </w:r>
        <w:r w:rsidDel="009F4FA6">
          <w:fldChar w:fldCharType="end"/>
        </w:r>
        <w:r w:rsidDel="009F4FA6">
          <w:t xml:space="preserve"> percebemos a facilidade lógica e semântica que </w:t>
        </w:r>
        <w:r w:rsidR="00A062B2" w:rsidDel="009F4FA6">
          <w:t>se ganha</w:t>
        </w:r>
        <w:r w:rsidDel="009F4FA6">
          <w:t xml:space="preserve"> com o uso do </w:t>
        </w:r>
        <w:r w:rsidRPr="00A062B2" w:rsidDel="009F4FA6">
          <w:rPr>
            <w:i/>
          </w:rPr>
          <w:t>Stream</w:t>
        </w:r>
        <w:r w:rsidDel="009F4FA6">
          <w:t xml:space="preserve">. </w:t>
        </w:r>
        <w:r w:rsidR="00A062B2" w:rsidDel="009F4FA6">
          <w:t xml:space="preserve">É possível notar o padrão de projeto </w:t>
        </w:r>
        <w:r w:rsidR="00A062B2" w:rsidRPr="00A062B2" w:rsidDel="009F4FA6">
          <w:rPr>
            <w:i/>
          </w:rPr>
          <w:t>Builder</w:t>
        </w:r>
        <w:r w:rsidR="00A062B2" w:rsidDel="009F4FA6">
          <w:t xml:space="preserve"> e o </w:t>
        </w:r>
        <w:r w:rsidR="00A062B2" w:rsidRPr="00A062B2" w:rsidDel="009F4FA6">
          <w:rPr>
            <w:i/>
          </w:rPr>
          <w:t>Fluent Interface</w:t>
        </w:r>
        <w:r w:rsidR="00A062B2" w:rsidDel="009F4FA6">
          <w:t>, responsáveis por essa leitura mais “fluente” e um código muito menos verboso.</w:t>
        </w:r>
      </w:moveFrom>
    </w:p>
    <w:moveFromRangeEnd w:id="448"/>
    <w:p w14:paraId="7EECBF6A" w14:textId="77777777" w:rsidR="00A062B2" w:rsidRDefault="00A062B2" w:rsidP="00C04152">
      <w:r>
        <w:t xml:space="preserve">O primeiro método chamado é o </w:t>
      </w:r>
      <w:r>
        <w:rPr>
          <w:i/>
        </w:rPr>
        <w:t>stream()</w:t>
      </w:r>
      <w:r>
        <w:t xml:space="preserve">, que retorna um </w:t>
      </w:r>
      <w:r>
        <w:rPr>
          <w:i/>
        </w:rPr>
        <w:t>stream</w:t>
      </w:r>
      <w:r>
        <w:t xml:space="preserve"> contendo os elementos da coleção passada, no caso um </w:t>
      </w:r>
      <w:r>
        <w:rPr>
          <w:i/>
        </w:rPr>
        <w:t>ArrayList</w:t>
      </w:r>
      <w:r>
        <w:t xml:space="preserve"> de </w:t>
      </w:r>
      <w:r>
        <w:rPr>
          <w:i/>
        </w:rPr>
        <w:t>Data</w:t>
      </w:r>
      <w:r>
        <w:t xml:space="preserve">. </w:t>
      </w:r>
    </w:p>
    <w:p w14:paraId="47A76675" w14:textId="783BE570" w:rsidR="00A062B2" w:rsidRDefault="00A062B2" w:rsidP="00C04152">
      <w:r>
        <w:t>O segundo método</w:t>
      </w:r>
      <w:r w:rsidR="006C5CE2">
        <w:t xml:space="preserve"> (</w:t>
      </w:r>
      <w:r w:rsidR="006C5CE2">
        <w:rPr>
          <w:i/>
        </w:rPr>
        <w:t>.filter</w:t>
      </w:r>
      <w:r w:rsidR="006C5CE2">
        <w:t xml:space="preserve">) </w:t>
      </w:r>
      <w:r>
        <w:t xml:space="preserve">, como o próprio nome sugere, faz um filtro, selecionando somente os valores que atendam a condição. Por baixo dos panos, é </w:t>
      </w:r>
      <w:r>
        <w:lastRenderedPageBreak/>
        <w:t xml:space="preserve">feito um </w:t>
      </w:r>
      <w:r>
        <w:rPr>
          <w:i/>
        </w:rPr>
        <w:t>forEach</w:t>
      </w:r>
      <w:r>
        <w:t xml:space="preserve">, como foi explicado anteriormente, percorrendo linearmente toda a </w:t>
      </w:r>
      <w:r>
        <w:rPr>
          <w:i/>
        </w:rPr>
        <w:t>stream</w:t>
      </w:r>
      <w:r>
        <w:t xml:space="preserve">, procurando a parte da direita da instrução que, necessariamente, deve retornar um </w:t>
      </w:r>
      <w:r>
        <w:rPr>
          <w:i/>
        </w:rPr>
        <w:t>boolean</w:t>
      </w:r>
      <w:r>
        <w:t>, mas isso tudo foi abstraído.</w:t>
      </w:r>
    </w:p>
    <w:p w14:paraId="2DF50CD4" w14:textId="581196EA" w:rsidR="00A062B2" w:rsidRDefault="00A062B2" w:rsidP="00C04152">
      <w:r>
        <w:t>O terceiro método</w:t>
      </w:r>
      <w:r w:rsidR="006C5CE2">
        <w:t xml:space="preserve"> (</w:t>
      </w:r>
      <w:r w:rsidR="006C5CE2">
        <w:rPr>
          <w:i/>
        </w:rPr>
        <w:t>.mapToDouble</w:t>
      </w:r>
      <w:r w:rsidR="006C5CE2">
        <w:t>)</w:t>
      </w:r>
      <w:r>
        <w:t xml:space="preserve"> serve para </w:t>
      </w:r>
      <w:r w:rsidR="006C5CE2">
        <w:t xml:space="preserve">transformar esse conjunto de dados que foi filtrado em um </w:t>
      </w:r>
      <w:r w:rsidR="006C5CE2">
        <w:rPr>
          <w:i/>
        </w:rPr>
        <w:t>DoubleStream</w:t>
      </w:r>
      <w:r w:rsidR="006C5CE2">
        <w:t xml:space="preserve">, que é uma sequencia do tipo primitivo </w:t>
      </w:r>
      <w:r w:rsidR="006C5CE2">
        <w:rPr>
          <w:i/>
        </w:rPr>
        <w:t>double</w:t>
      </w:r>
      <w:r w:rsidR="006C5CE2">
        <w:t>, com alguns recursos extras, como suporte a operações agregadas sequenciais e paralelas, que será explicado posteriormente.</w:t>
      </w:r>
    </w:p>
    <w:p w14:paraId="583E2387" w14:textId="444604AC" w:rsidR="006C5CE2" w:rsidRDefault="006C5CE2" w:rsidP="00C04152">
      <w:r>
        <w:t xml:space="preserve">Após isso, no quarto esse método, é feita a operação de média com os valores encontrados. Esse método retorna um </w:t>
      </w:r>
      <w:r w:rsidRPr="006C5CE2">
        <w:rPr>
          <w:i/>
        </w:rPr>
        <w:t>OptionalDouble</w:t>
      </w:r>
      <w:r>
        <w:t xml:space="preserve">, que é uma abstração que basicamente diz se foi encontrado um valor ou não, pois é possível não encontrar nenhum valor no </w:t>
      </w:r>
      <w:r>
        <w:rPr>
          <w:i/>
        </w:rPr>
        <w:t>.filter</w:t>
      </w:r>
      <w:r>
        <w:t xml:space="preserve"> acima e, com isso, é impossível fazer uma média com a divisão por zero.</w:t>
      </w:r>
    </w:p>
    <w:p w14:paraId="250ECFC8" w14:textId="4ABE32AE" w:rsidR="006C5CE2" w:rsidRDefault="006C5CE2" w:rsidP="00C04152">
      <w:pPr>
        <w:rPr>
          <w:ins w:id="450" w:author="mario" w:date="2017-07-15T09:35:00Z"/>
        </w:rPr>
      </w:pPr>
      <w:r>
        <w:t xml:space="preserve">Por fim, é chamado o método </w:t>
      </w:r>
      <w:r>
        <w:rPr>
          <w:i/>
        </w:rPr>
        <w:t xml:space="preserve">getAsDouble, </w:t>
      </w:r>
      <w:r w:rsidRPr="006C5CE2">
        <w:t>que tenta fazer a conversão</w:t>
      </w:r>
      <w:r>
        <w:t xml:space="preserve"> de um </w:t>
      </w:r>
      <w:r>
        <w:rPr>
          <w:i/>
        </w:rPr>
        <w:t>OptionalDouble</w:t>
      </w:r>
      <w:r>
        <w:t xml:space="preserve"> para um Double, podendo lançar uma </w:t>
      </w:r>
      <w:r>
        <w:rPr>
          <w:i/>
        </w:rPr>
        <w:t>exception</w:t>
      </w:r>
      <w:r>
        <w:t xml:space="preserve"> quando o resultado é vazio, mas é possível verificar se existe com o método </w:t>
      </w:r>
      <w:r>
        <w:rPr>
          <w:i/>
        </w:rPr>
        <w:t>.isPresent</w:t>
      </w:r>
      <w:r>
        <w:t>.</w:t>
      </w:r>
    </w:p>
    <w:p w14:paraId="09790E58" w14:textId="77777777" w:rsidR="009F4FA6" w:rsidRPr="00E10491" w:rsidRDefault="009F4FA6" w:rsidP="009F4FA6">
      <w:moveToRangeStart w:id="451" w:author="mario" w:date="2017-07-15T09:35:00Z" w:name="move487874660"/>
      <w:moveTo w:id="452" w:author="mario" w:date="2017-07-15T09:35:00Z">
        <w:r>
          <w:t xml:space="preserve">A </w:t>
        </w:r>
        <w:r>
          <w:fldChar w:fldCharType="begin"/>
        </w:r>
        <w:r>
          <w:instrText xml:space="preserve"> REF _Ref479717654 \h </w:instrText>
        </w:r>
        <w:r>
          <w:fldChar w:fldCharType="separate"/>
        </w:r>
        <w:r>
          <w:t xml:space="preserve">Figura </w:t>
        </w:r>
        <w:r>
          <w:rPr>
            <w:noProof/>
          </w:rPr>
          <w:t>41</w:t>
        </w:r>
        <w:r>
          <w:fldChar w:fldCharType="end"/>
        </w:r>
        <w:r>
          <w:t xml:space="preserve"> ilustra a sequencia dos passos realizados, explicada nos parágrafos anteriores de uma forma mais simples de entender.</w:t>
        </w:r>
      </w:moveTo>
    </w:p>
    <w:moveToRangeEnd w:id="451"/>
    <w:p w14:paraId="7ECFEB0B" w14:textId="77777777" w:rsidR="009F4FA6" w:rsidRDefault="009F4FA6" w:rsidP="00C04152"/>
    <w:p w14:paraId="5851B01C" w14:textId="77777777" w:rsidR="00E10491" w:rsidRDefault="00E10491" w:rsidP="00C04152"/>
    <w:p w14:paraId="2BE8496C" w14:textId="77777777" w:rsidR="00CC4264" w:rsidRDefault="00CC4264" w:rsidP="00C04152"/>
    <w:p w14:paraId="09558A08" w14:textId="77777777" w:rsidR="00CC4264" w:rsidRDefault="00CC4264" w:rsidP="00C04152"/>
    <w:p w14:paraId="319D15F2" w14:textId="77777777" w:rsidR="00CC4264" w:rsidRDefault="00CC4264" w:rsidP="00C04152"/>
    <w:p w14:paraId="725FB1DD" w14:textId="77777777" w:rsidR="00CC4264" w:rsidRDefault="00CC4264" w:rsidP="00C04152"/>
    <w:p w14:paraId="5C375A07" w14:textId="77777777" w:rsidR="00CC4264" w:rsidRDefault="00CC4264" w:rsidP="00C04152"/>
    <w:p w14:paraId="5285AA37" w14:textId="77777777" w:rsidR="00CC4264" w:rsidRDefault="00CC4264" w:rsidP="00C04152"/>
    <w:p w14:paraId="6CDFDA7E" w14:textId="77777777" w:rsidR="00CC4264" w:rsidRDefault="00CC4264" w:rsidP="00C04152"/>
    <w:p w14:paraId="62CDFDCC" w14:textId="77777777" w:rsidR="00CC4264" w:rsidRDefault="00CC4264" w:rsidP="00C04152"/>
    <w:p w14:paraId="138E55DA" w14:textId="77777777" w:rsidR="00CC4264" w:rsidRDefault="00CC4264" w:rsidP="00C04152"/>
    <w:p w14:paraId="44F9A5B3" w14:textId="77777777" w:rsidR="00CC4264" w:rsidRDefault="00CC4264" w:rsidP="00D24458">
      <w:pPr>
        <w:ind w:firstLine="0"/>
      </w:pPr>
    </w:p>
    <w:p w14:paraId="0744CBDC" w14:textId="77777777" w:rsidR="00D24458" w:rsidRDefault="00D24458" w:rsidP="00D24458">
      <w:pPr>
        <w:ind w:firstLine="0"/>
      </w:pPr>
    </w:p>
    <w:p w14:paraId="482362AB" w14:textId="0DE5DFDE" w:rsidR="00E10491" w:rsidRDefault="00E10491" w:rsidP="00E10491">
      <w:pPr>
        <w:pStyle w:val="Caption"/>
      </w:pPr>
      <w:bookmarkStart w:id="453" w:name="_Ref479717654"/>
      <w:bookmarkStart w:id="454" w:name="_Toc486423042"/>
      <w:r>
        <w:t xml:space="preserve">Figura </w:t>
      </w:r>
      <w:fldSimple w:instr=" SEQ Figura \* ARABIC ">
        <w:r w:rsidR="00D24458">
          <w:rPr>
            <w:noProof/>
          </w:rPr>
          <w:t>41</w:t>
        </w:r>
      </w:fldSimple>
      <w:bookmarkEnd w:id="453"/>
      <w:r>
        <w:t>. Ilustração código stream</w:t>
      </w:r>
      <w:bookmarkEnd w:id="454"/>
    </w:p>
    <w:p w14:paraId="43DCEDE0" w14:textId="05461B66" w:rsidR="005C23FD" w:rsidRDefault="00E10491" w:rsidP="00E10491">
      <w:pPr>
        <w:pStyle w:val="Image"/>
      </w:pPr>
      <w:r>
        <w:rPr>
          <w:lang w:val="en-US" w:eastAsia="en-US"/>
        </w:rPr>
        <w:drawing>
          <wp:inline distT="0" distB="0" distL="0" distR="0" wp14:anchorId="6D95DD83" wp14:editId="6C032841">
            <wp:extent cx="5301842" cy="4800932"/>
            <wp:effectExtent l="19050" t="19050" r="13335" b="1905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301743" cy="4800842"/>
                    </a:xfrm>
                    <a:prstGeom prst="rect">
                      <a:avLst/>
                    </a:prstGeom>
                    <a:ln>
                      <a:solidFill>
                        <a:schemeClr val="tx1"/>
                      </a:solidFill>
                    </a:ln>
                  </pic:spPr>
                </pic:pic>
              </a:graphicData>
            </a:graphic>
          </wp:inline>
        </w:drawing>
      </w:r>
    </w:p>
    <w:p w14:paraId="0EBF5BFE" w14:textId="41F88586" w:rsidR="00E10491" w:rsidRDefault="00E10491" w:rsidP="00E10491">
      <w:pPr>
        <w:pStyle w:val="Caption"/>
      </w:pPr>
      <w:r>
        <w:t xml:space="preserve">Fonte: </w:t>
      </w:r>
      <w:r w:rsidR="00D24458">
        <w:t>Autor (</w:t>
      </w:r>
      <w:r>
        <w:t>2017)</w:t>
      </w:r>
    </w:p>
    <w:p w14:paraId="6C3589C6" w14:textId="77777777" w:rsidR="00E10491" w:rsidRDefault="00E10491" w:rsidP="00E10491"/>
    <w:p w14:paraId="5CF35BB3" w14:textId="3BCDC5DA" w:rsidR="00E10491" w:rsidRPr="00E10491" w:rsidDel="009F4FA6" w:rsidRDefault="00E10491" w:rsidP="00E10491">
      <w:moveFromRangeStart w:id="455" w:author="mario" w:date="2017-07-15T09:35:00Z" w:name="move487874660"/>
      <w:moveFrom w:id="456" w:author="mario" w:date="2017-07-15T09:35:00Z">
        <w:r w:rsidDel="009F4FA6">
          <w:t xml:space="preserve">A </w:t>
        </w:r>
        <w:r w:rsidDel="009F4FA6">
          <w:fldChar w:fldCharType="begin"/>
        </w:r>
        <w:r w:rsidDel="009F4FA6">
          <w:instrText xml:space="preserve"> REF _Ref479717654 \h </w:instrText>
        </w:r>
        <w:r w:rsidDel="009F4FA6">
          <w:fldChar w:fldCharType="separate"/>
        </w:r>
        <w:r w:rsidR="00D24458" w:rsidDel="009F4FA6">
          <w:t xml:space="preserve">Figura </w:t>
        </w:r>
        <w:r w:rsidR="00D24458" w:rsidDel="009F4FA6">
          <w:rPr>
            <w:noProof/>
          </w:rPr>
          <w:t>41</w:t>
        </w:r>
        <w:r w:rsidDel="009F4FA6">
          <w:fldChar w:fldCharType="end"/>
        </w:r>
        <w:r w:rsidDel="009F4FA6">
          <w:t xml:space="preserve"> ilustra a sequencia dos passos realizados, explicada nos parágrafos anteriores de uma forma mais simples de entender.</w:t>
        </w:r>
      </w:moveFrom>
    </w:p>
    <w:moveFromRangeEnd w:id="455"/>
    <w:p w14:paraId="4FB5875B" w14:textId="77777777" w:rsidR="00BC475F" w:rsidRDefault="00BC475F" w:rsidP="00C04152"/>
    <w:p w14:paraId="02169F5B" w14:textId="4DA9B990" w:rsidR="00BC475F" w:rsidRPr="00BC475F" w:rsidRDefault="00BC475F" w:rsidP="00BC475F">
      <w:pPr>
        <w:pStyle w:val="Heading4"/>
        <w:rPr>
          <w:lang w:val="en-US"/>
        </w:rPr>
      </w:pPr>
      <w:r w:rsidRPr="00BC475F">
        <w:rPr>
          <w:i/>
          <w:lang w:val="en-US"/>
        </w:rPr>
        <w:lastRenderedPageBreak/>
        <w:t>Parallel Stream</w:t>
      </w:r>
    </w:p>
    <w:p w14:paraId="1489B089" w14:textId="77777777" w:rsidR="00A062B2" w:rsidRDefault="00A062B2" w:rsidP="00C04152"/>
    <w:p w14:paraId="7E1BEB03" w14:textId="77777777" w:rsidR="00E10491" w:rsidRDefault="00BC475F" w:rsidP="00C04152">
      <w:r>
        <w:t xml:space="preserve">Como foi dito anteriormente, uma das maiores sacadas da nova atualização é a comodidade em utilizar o paralelismo. </w:t>
      </w:r>
      <w:r w:rsidR="00E10491">
        <w:t xml:space="preserve">Uma das formas encontradas foi utilizar a nova abstração do </w:t>
      </w:r>
      <w:r w:rsidR="00E10491">
        <w:rPr>
          <w:i/>
        </w:rPr>
        <w:t>Stream</w:t>
      </w:r>
      <w:r w:rsidR="00E10491">
        <w:t xml:space="preserve"> e implementar uma </w:t>
      </w:r>
      <w:r w:rsidR="00E10491">
        <w:rPr>
          <w:i/>
        </w:rPr>
        <w:t>Parallel Stream</w:t>
      </w:r>
      <w:r w:rsidR="00E10491">
        <w:t xml:space="preserve">, que é uma diferenciação por implementar conceitos de paralelismo por baixo dos panos, como concorrência de </w:t>
      </w:r>
      <w:r w:rsidR="00E10491">
        <w:rPr>
          <w:i/>
        </w:rPr>
        <w:t>threads</w:t>
      </w:r>
      <w:r w:rsidR="00E10491">
        <w:t xml:space="preserve">, </w:t>
      </w:r>
      <w:r w:rsidR="00E10491">
        <w:rPr>
          <w:i/>
        </w:rPr>
        <w:t>threadPool</w:t>
      </w:r>
      <w:r w:rsidR="00E10491">
        <w:t xml:space="preserve">, </w:t>
      </w:r>
      <w:r w:rsidR="00E10491">
        <w:rPr>
          <w:i/>
        </w:rPr>
        <w:t>executorService</w:t>
      </w:r>
      <w:r w:rsidR="00E10491">
        <w:t xml:space="preserve">, sincronismo, entre outros. </w:t>
      </w:r>
    </w:p>
    <w:p w14:paraId="03409645" w14:textId="1627A0D2" w:rsidR="00BC475F" w:rsidRDefault="00E10491" w:rsidP="00C04152">
      <w:pPr>
        <w:rPr>
          <w:ins w:id="457" w:author="mario" w:date="2017-07-15T09:35:00Z"/>
        </w:rPr>
      </w:pPr>
      <w:r>
        <w:t>Desta forma, o paralelismo é implementado de forma implícita, isto é, quando o programador não explicita o paralelismo por meio de comandos. Dada a explicação, como ficaria a implementação de um Parallel Stream, será que muita coisa muda? É muito mais complexo?</w:t>
      </w:r>
    </w:p>
    <w:p w14:paraId="050D1985" w14:textId="77777777" w:rsidR="00095BD3" w:rsidRDefault="00095BD3" w:rsidP="00095BD3">
      <w:moveToRangeStart w:id="458" w:author="mario" w:date="2017-07-15T09:35:00Z" w:name="move487874672"/>
      <w:moveTo w:id="459" w:author="mario" w:date="2017-07-15T09:35:00Z">
        <w:r>
          <w:t xml:space="preserve">De fato, a resposta das duas perguntas acima é não. Como mostra a </w:t>
        </w:r>
        <w:r>
          <w:fldChar w:fldCharType="begin"/>
        </w:r>
        <w:r>
          <w:instrText xml:space="preserve"> REF _Ref479718370 \h </w:instrText>
        </w:r>
        <w:r>
          <w:fldChar w:fldCharType="separate"/>
        </w:r>
        <w:r>
          <w:t xml:space="preserve">Figura </w:t>
        </w:r>
        <w:r>
          <w:rPr>
            <w:noProof/>
          </w:rPr>
          <w:t>42</w:t>
        </w:r>
        <w:r>
          <w:fldChar w:fldCharType="end"/>
        </w:r>
        <w:r>
          <w:t xml:space="preserve">, só foi necessária a troca do primeiro método, ou seja, ao invés de chamar um </w:t>
        </w:r>
        <w:r>
          <w:rPr>
            <w:i/>
          </w:rPr>
          <w:t>stream</w:t>
        </w:r>
        <w:r>
          <w:t xml:space="preserve"> sequencial, chama-se um </w:t>
        </w:r>
        <w:r>
          <w:rPr>
            <w:i/>
          </w:rPr>
          <w:t>parallel stream</w:t>
        </w:r>
        <w:r>
          <w:t>. No caso exemplificado não é tão fácil notar a diferença, visto que o resultado será o mesmo e os dados a serem processados são bem pequenos, então não terá uma melhora tão grande no desempenho.</w:t>
        </w:r>
      </w:moveTo>
    </w:p>
    <w:moveToRangeEnd w:id="458"/>
    <w:p w14:paraId="73A466EA" w14:textId="77777777" w:rsidR="00095BD3" w:rsidRDefault="00095BD3" w:rsidP="00C04152"/>
    <w:p w14:paraId="27941B28" w14:textId="77777777" w:rsidR="00E10491" w:rsidRDefault="00E10491" w:rsidP="00C04152"/>
    <w:p w14:paraId="09514BC5" w14:textId="24BF5D5F" w:rsidR="00E10491" w:rsidRDefault="00E10491" w:rsidP="00E10491">
      <w:pPr>
        <w:pStyle w:val="Caption"/>
      </w:pPr>
      <w:bookmarkStart w:id="460" w:name="_Ref479718370"/>
      <w:bookmarkStart w:id="461" w:name="_Toc486423043"/>
      <w:r>
        <w:t xml:space="preserve">Figura </w:t>
      </w:r>
      <w:fldSimple w:instr=" SEQ Figura \* ARABIC ">
        <w:r w:rsidR="00D24458">
          <w:rPr>
            <w:noProof/>
          </w:rPr>
          <w:t>42</w:t>
        </w:r>
      </w:fldSimple>
      <w:bookmarkEnd w:id="460"/>
      <w:r>
        <w:t xml:space="preserve">. Código </w:t>
      </w:r>
      <w:r w:rsidRPr="00E10491">
        <w:rPr>
          <w:i/>
        </w:rPr>
        <w:t>stream</w:t>
      </w:r>
      <w:r>
        <w:t xml:space="preserve"> com paralelismo</w:t>
      </w:r>
      <w:bookmarkEnd w:id="461"/>
    </w:p>
    <w:p w14:paraId="77E29EC0" w14:textId="1809CDF3" w:rsidR="00E10491" w:rsidRDefault="00E10491" w:rsidP="00E10491">
      <w:pPr>
        <w:pStyle w:val="Image"/>
      </w:pPr>
      <w:r>
        <w:rPr>
          <w:lang w:val="en-US" w:eastAsia="en-US"/>
        </w:rPr>
        <w:drawing>
          <wp:inline distT="0" distB="0" distL="0" distR="0" wp14:anchorId="4B2EB493" wp14:editId="51236E20">
            <wp:extent cx="3248025" cy="1371600"/>
            <wp:effectExtent l="19050" t="19050" r="28575"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248025" cy="1371600"/>
                    </a:xfrm>
                    <a:prstGeom prst="rect">
                      <a:avLst/>
                    </a:prstGeom>
                    <a:ln>
                      <a:solidFill>
                        <a:schemeClr val="tx1"/>
                      </a:solidFill>
                    </a:ln>
                  </pic:spPr>
                </pic:pic>
              </a:graphicData>
            </a:graphic>
          </wp:inline>
        </w:drawing>
      </w:r>
    </w:p>
    <w:p w14:paraId="5744B371" w14:textId="01A4CC86" w:rsidR="00E10491" w:rsidRDefault="00E10491" w:rsidP="00E10491">
      <w:pPr>
        <w:pStyle w:val="Caption"/>
      </w:pPr>
      <w:r>
        <w:t>Fonte: Autor (2017)</w:t>
      </w:r>
    </w:p>
    <w:p w14:paraId="15515D6F" w14:textId="77777777" w:rsidR="00E10491" w:rsidRDefault="00E10491" w:rsidP="00E10491"/>
    <w:p w14:paraId="6D7A2458" w14:textId="0CD1F510" w:rsidR="00E10491" w:rsidRDefault="00E10491" w:rsidP="00E10491">
      <w:pPr>
        <w:rPr>
          <w:ins w:id="462" w:author="mario" w:date="2017-07-15T09:35:00Z"/>
        </w:rPr>
      </w:pPr>
      <w:moveFromRangeStart w:id="463" w:author="mario" w:date="2017-07-15T09:35:00Z" w:name="move487874672"/>
      <w:moveFrom w:id="464" w:author="mario" w:date="2017-07-15T09:35:00Z">
        <w:r w:rsidDel="00095BD3">
          <w:lastRenderedPageBreak/>
          <w:t xml:space="preserve">De fato, a resposta das duas perguntas acima é não. Como mostra a </w:t>
        </w:r>
        <w:r w:rsidDel="00095BD3">
          <w:fldChar w:fldCharType="begin"/>
        </w:r>
        <w:r w:rsidDel="00095BD3">
          <w:instrText xml:space="preserve"> REF _Ref479718370 \h </w:instrText>
        </w:r>
        <w:r w:rsidDel="00095BD3">
          <w:fldChar w:fldCharType="separate"/>
        </w:r>
        <w:r w:rsidR="00D24458" w:rsidDel="00095BD3">
          <w:t xml:space="preserve">Figura </w:t>
        </w:r>
        <w:r w:rsidR="00D24458" w:rsidDel="00095BD3">
          <w:rPr>
            <w:noProof/>
          </w:rPr>
          <w:t>42</w:t>
        </w:r>
        <w:r w:rsidDel="00095BD3">
          <w:fldChar w:fldCharType="end"/>
        </w:r>
        <w:r w:rsidDel="00095BD3">
          <w:t xml:space="preserve">, só foi </w:t>
        </w:r>
        <w:r w:rsidR="009565FD" w:rsidDel="00095BD3">
          <w:t>necessária</w:t>
        </w:r>
        <w:r w:rsidDel="00095BD3">
          <w:t xml:space="preserve"> a troca do primeiro método, ou seja, ao invés de chamar um </w:t>
        </w:r>
        <w:r w:rsidDel="00095BD3">
          <w:rPr>
            <w:i/>
          </w:rPr>
          <w:t>stream</w:t>
        </w:r>
        <w:r w:rsidDel="00095BD3">
          <w:t xml:space="preserve"> sequencial, chama-se um </w:t>
        </w:r>
        <w:r w:rsidDel="00095BD3">
          <w:rPr>
            <w:i/>
          </w:rPr>
          <w:t>parallel stream</w:t>
        </w:r>
        <w:r w:rsidDel="00095BD3">
          <w:t>. No caso exemplificado não é tão fácil notar a diferença, visto que o resultado será o mesmo e os dados a serem processados são bem pequenos, então não terá uma melhora tão grande no desempenho.</w:t>
        </w:r>
      </w:moveFrom>
    </w:p>
    <w:p w14:paraId="21073B9E" w14:textId="77777777" w:rsidR="00095BD3" w:rsidRDefault="00095BD3" w:rsidP="00095BD3">
      <w:pPr>
        <w:rPr>
          <w:ins w:id="465" w:author="mario" w:date="2017-07-15T09:35:00Z"/>
        </w:rPr>
      </w:pPr>
      <w:ins w:id="466" w:author="mario" w:date="2017-07-15T09:35:00Z">
        <w:r>
          <w:t xml:space="preserve">Para mostrar as diferenças citadas no parágrafo anterior, a </w:t>
        </w:r>
        <w:r>
          <w:fldChar w:fldCharType="begin"/>
        </w:r>
        <w:r>
          <w:instrText xml:space="preserve"> REF _Ref479718613 \h </w:instrText>
        </w:r>
        <w:r>
          <w:fldChar w:fldCharType="separate"/>
        </w:r>
        <w:r>
          <w:t xml:space="preserve">Figura </w:t>
        </w:r>
        <w:r>
          <w:rPr>
            <w:noProof/>
          </w:rPr>
          <w:t>43</w:t>
        </w:r>
        <w:r>
          <w:fldChar w:fldCharType="end"/>
        </w:r>
        <w:r>
          <w:t xml:space="preserve"> mostra um código simples de popular uma lista com valores de 1 a 10, e em seguida lista-los, mas de duas formas: a primeira sequencialmente e a segunda com o paralelismo.</w:t>
        </w:r>
      </w:ins>
    </w:p>
    <w:p w14:paraId="49BD0CD9" w14:textId="2D86CF6D" w:rsidR="00095BD3" w:rsidDel="00095BD3" w:rsidRDefault="00095BD3" w:rsidP="00E10491">
      <w:pPr>
        <w:rPr>
          <w:del w:id="467" w:author="mario" w:date="2017-07-15T09:35:00Z"/>
        </w:rPr>
      </w:pPr>
    </w:p>
    <w:moveFromRangeEnd w:id="463"/>
    <w:p w14:paraId="57EDD921" w14:textId="27D056D3" w:rsidR="00D5138D" w:rsidDel="00095BD3" w:rsidRDefault="00D5138D" w:rsidP="00E10491">
      <w:pPr>
        <w:rPr>
          <w:del w:id="468" w:author="mario" w:date="2017-07-15T09:35:00Z"/>
        </w:rPr>
      </w:pPr>
    </w:p>
    <w:p w14:paraId="3856A74F" w14:textId="7E9FA867" w:rsidR="00CC4264" w:rsidDel="00095BD3" w:rsidRDefault="00CC4264" w:rsidP="00E10491">
      <w:pPr>
        <w:rPr>
          <w:del w:id="469" w:author="mario" w:date="2017-07-15T09:35:00Z"/>
        </w:rPr>
      </w:pPr>
    </w:p>
    <w:p w14:paraId="6F5D4F06" w14:textId="4E0C69C2" w:rsidR="00CC4264" w:rsidDel="00095BD3" w:rsidRDefault="00CC4264" w:rsidP="00E10491">
      <w:pPr>
        <w:rPr>
          <w:del w:id="470" w:author="mario" w:date="2017-07-15T09:35:00Z"/>
        </w:rPr>
      </w:pPr>
    </w:p>
    <w:p w14:paraId="69AD8466" w14:textId="4D421882" w:rsidR="00CC4264" w:rsidDel="00095BD3" w:rsidRDefault="00CC4264" w:rsidP="00E10491">
      <w:pPr>
        <w:rPr>
          <w:del w:id="471" w:author="mario" w:date="2017-07-15T09:35:00Z"/>
        </w:rPr>
      </w:pPr>
    </w:p>
    <w:p w14:paraId="76274D61" w14:textId="7BB315AE" w:rsidR="00D24458" w:rsidDel="00095BD3" w:rsidRDefault="00D24458" w:rsidP="00E10491">
      <w:pPr>
        <w:rPr>
          <w:del w:id="472" w:author="mario" w:date="2017-07-15T09:35:00Z"/>
        </w:rPr>
      </w:pPr>
    </w:p>
    <w:p w14:paraId="5AAFA253" w14:textId="53167C83" w:rsidR="00D5138D" w:rsidRDefault="00D5138D" w:rsidP="00D5138D">
      <w:pPr>
        <w:pStyle w:val="Caption"/>
      </w:pPr>
      <w:bookmarkStart w:id="473" w:name="_Ref479718613"/>
      <w:bookmarkStart w:id="474" w:name="_Toc486423044"/>
      <w:r>
        <w:t xml:space="preserve">Figura </w:t>
      </w:r>
      <w:fldSimple w:instr=" SEQ Figura \* ARABIC ">
        <w:r w:rsidR="00D24458">
          <w:rPr>
            <w:noProof/>
          </w:rPr>
          <w:t>43</w:t>
        </w:r>
      </w:fldSimple>
      <w:bookmarkEnd w:id="473"/>
      <w:r>
        <w:t>. Código exemplo paralelismo</w:t>
      </w:r>
      <w:bookmarkEnd w:id="474"/>
    </w:p>
    <w:p w14:paraId="5E3871E9" w14:textId="0AAEC9FC" w:rsidR="00D5138D" w:rsidRDefault="00D5138D" w:rsidP="00D5138D">
      <w:pPr>
        <w:pStyle w:val="Image"/>
      </w:pPr>
      <w:r>
        <w:rPr>
          <w:lang w:val="en-US" w:eastAsia="en-US"/>
        </w:rPr>
        <w:lastRenderedPageBreak/>
        <w:drawing>
          <wp:inline distT="0" distB="0" distL="0" distR="0" wp14:anchorId="6E877C65" wp14:editId="6929C89A">
            <wp:extent cx="4772025" cy="3438525"/>
            <wp:effectExtent l="19050" t="19050" r="28575" b="2857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772025" cy="3438525"/>
                    </a:xfrm>
                    <a:prstGeom prst="rect">
                      <a:avLst/>
                    </a:prstGeom>
                    <a:ln>
                      <a:solidFill>
                        <a:schemeClr val="tx1"/>
                      </a:solidFill>
                    </a:ln>
                  </pic:spPr>
                </pic:pic>
              </a:graphicData>
            </a:graphic>
          </wp:inline>
        </w:drawing>
      </w:r>
    </w:p>
    <w:p w14:paraId="3676E856" w14:textId="690191FC" w:rsidR="00D5138D" w:rsidRPr="00D5138D" w:rsidRDefault="00D5138D" w:rsidP="00D5138D">
      <w:pPr>
        <w:pStyle w:val="Caption"/>
      </w:pPr>
      <w:r>
        <w:t>Fonte: Autor (2017)</w:t>
      </w:r>
    </w:p>
    <w:p w14:paraId="556064D8" w14:textId="77777777" w:rsidR="00E10491" w:rsidRDefault="00E10491" w:rsidP="00E10491"/>
    <w:p w14:paraId="4605770E" w14:textId="54D725A1" w:rsidR="00E10491" w:rsidDel="00095BD3" w:rsidRDefault="00E10491" w:rsidP="00E10491">
      <w:pPr>
        <w:rPr>
          <w:del w:id="475" w:author="mario" w:date="2017-07-15T09:35:00Z"/>
        </w:rPr>
      </w:pPr>
      <w:del w:id="476" w:author="mario" w:date="2017-07-15T09:35:00Z">
        <w:r w:rsidDel="00095BD3">
          <w:delText xml:space="preserve">Para mostrar as diferenças citadas no parágrafo anterior, </w:delText>
        </w:r>
        <w:r w:rsidR="00D5138D" w:rsidDel="00095BD3">
          <w:delText xml:space="preserve">a </w:delText>
        </w:r>
        <w:r w:rsidR="00D5138D" w:rsidDel="00095BD3">
          <w:fldChar w:fldCharType="begin"/>
        </w:r>
        <w:r w:rsidR="00D5138D" w:rsidDel="00095BD3">
          <w:delInstrText xml:space="preserve"> REF _Ref479718613 \h </w:delInstrText>
        </w:r>
        <w:r w:rsidR="00D5138D" w:rsidDel="00095BD3">
          <w:fldChar w:fldCharType="separate"/>
        </w:r>
        <w:r w:rsidR="00D24458" w:rsidDel="00095BD3">
          <w:delText xml:space="preserve">Figura </w:delText>
        </w:r>
        <w:r w:rsidR="00D24458" w:rsidDel="00095BD3">
          <w:rPr>
            <w:noProof/>
          </w:rPr>
          <w:delText>43</w:delText>
        </w:r>
        <w:r w:rsidR="00D5138D" w:rsidDel="00095BD3">
          <w:fldChar w:fldCharType="end"/>
        </w:r>
        <w:r w:rsidR="00D5138D" w:rsidDel="00095BD3">
          <w:delText xml:space="preserve"> mostra</w:delText>
        </w:r>
        <w:r w:rsidDel="00095BD3">
          <w:delText xml:space="preserve"> um código simples de </w:delText>
        </w:r>
        <w:r w:rsidR="00D5138D" w:rsidDel="00095BD3">
          <w:delText xml:space="preserve">popular uma lista com valores de 1 a 10, e em seguida lista-los, mas de </w:delText>
        </w:r>
        <w:r w:rsidR="003C30F9" w:rsidDel="00095BD3">
          <w:delText>duas</w:delText>
        </w:r>
        <w:r w:rsidR="00D5138D" w:rsidDel="00095BD3">
          <w:delText xml:space="preserve"> fo</w:delText>
        </w:r>
        <w:r w:rsidR="003C30F9" w:rsidDel="00095BD3">
          <w:delText>rmas: a primeira sequencialmente e</w:delText>
        </w:r>
        <w:r w:rsidR="00D5138D" w:rsidDel="00095BD3">
          <w:delText xml:space="preserve"> a segunda com o paralelismo</w:delText>
        </w:r>
        <w:r w:rsidR="003C30F9" w:rsidDel="00095BD3">
          <w:delText>.</w:delText>
        </w:r>
      </w:del>
    </w:p>
    <w:p w14:paraId="4871E7D9" w14:textId="77777777" w:rsidR="00095BD3" w:rsidRDefault="00095BD3" w:rsidP="00095BD3">
      <w:moveToRangeStart w:id="477" w:author="mario" w:date="2017-07-15T09:36:00Z" w:name="move487874689"/>
      <w:moveTo w:id="478" w:author="mario" w:date="2017-07-15T09:36:00Z">
        <w:r>
          <w:t xml:space="preserve">A </w:t>
        </w:r>
        <w:r>
          <w:fldChar w:fldCharType="begin"/>
        </w:r>
        <w:r>
          <w:instrText xml:space="preserve"> REF _Ref479719299 \h </w:instrText>
        </w:r>
        <w:r>
          <w:fldChar w:fldCharType="separate"/>
        </w:r>
        <w:r>
          <w:t xml:space="preserve">Figura </w:t>
        </w:r>
        <w:r>
          <w:rPr>
            <w:noProof/>
          </w:rPr>
          <w:t>44</w:t>
        </w:r>
        <w:r>
          <w:fldChar w:fldCharType="end"/>
        </w:r>
        <w:r>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To>
    </w:p>
    <w:moveToRangeEnd w:id="477"/>
    <w:p w14:paraId="667598C0" w14:textId="77777777" w:rsidR="00095BD3" w:rsidRDefault="00095BD3" w:rsidP="00E10491">
      <w:pPr>
        <w:rPr>
          <w:ins w:id="479" w:author="mario" w:date="2017-07-15T09:36:00Z"/>
        </w:rPr>
      </w:pPr>
    </w:p>
    <w:p w14:paraId="3C0DB51F" w14:textId="77777777" w:rsidR="003C30F9" w:rsidRDefault="003C30F9" w:rsidP="00E10491"/>
    <w:p w14:paraId="74EA48F0" w14:textId="68B4540C" w:rsidR="003C30F9" w:rsidRDefault="003C30F9" w:rsidP="003C30F9">
      <w:pPr>
        <w:pStyle w:val="Caption"/>
      </w:pPr>
      <w:bookmarkStart w:id="480" w:name="_Ref479719299"/>
      <w:bookmarkStart w:id="481" w:name="_Toc486423045"/>
      <w:r>
        <w:t xml:space="preserve">Figura </w:t>
      </w:r>
      <w:fldSimple w:instr=" SEQ Figura \* ARABIC ">
        <w:r w:rsidR="00D24458">
          <w:rPr>
            <w:noProof/>
          </w:rPr>
          <w:t>44</w:t>
        </w:r>
      </w:fldSimple>
      <w:bookmarkEnd w:id="480"/>
      <w:r>
        <w:t>. Saída código exemplo paralelismo</w:t>
      </w:r>
      <w:bookmarkEnd w:id="481"/>
    </w:p>
    <w:p w14:paraId="62AB4A39" w14:textId="62C07C9A" w:rsidR="003C30F9" w:rsidRDefault="003C30F9" w:rsidP="003C30F9">
      <w:pPr>
        <w:pStyle w:val="Image"/>
      </w:pPr>
      <w:r>
        <w:rPr>
          <w:lang w:val="en-US" w:eastAsia="en-US"/>
        </w:rPr>
        <w:lastRenderedPageBreak/>
        <w:drawing>
          <wp:inline distT="0" distB="0" distL="0" distR="0" wp14:anchorId="0D791E34" wp14:editId="2C3A6726">
            <wp:extent cx="2152650" cy="1219200"/>
            <wp:effectExtent l="19050" t="19050" r="19050" b="1905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152650" cy="1219200"/>
                    </a:xfrm>
                    <a:prstGeom prst="rect">
                      <a:avLst/>
                    </a:prstGeom>
                    <a:ln>
                      <a:solidFill>
                        <a:schemeClr val="tx1"/>
                      </a:solidFill>
                    </a:ln>
                  </pic:spPr>
                </pic:pic>
              </a:graphicData>
            </a:graphic>
          </wp:inline>
        </w:drawing>
      </w:r>
    </w:p>
    <w:p w14:paraId="5793D7FF" w14:textId="5DD23E82" w:rsidR="003C30F9" w:rsidRDefault="003C30F9" w:rsidP="003C30F9">
      <w:pPr>
        <w:pStyle w:val="Caption"/>
      </w:pPr>
      <w:r>
        <w:t>Fonte: Autor (2017)</w:t>
      </w:r>
    </w:p>
    <w:p w14:paraId="2DDB6A5F" w14:textId="77777777" w:rsidR="003C30F9" w:rsidRDefault="003C30F9" w:rsidP="00D24458">
      <w:pPr>
        <w:ind w:firstLine="0"/>
      </w:pPr>
    </w:p>
    <w:p w14:paraId="4D49E43C" w14:textId="342B7611" w:rsidR="003C30F9" w:rsidDel="00095BD3" w:rsidRDefault="003C30F9" w:rsidP="003C30F9">
      <w:moveFromRangeStart w:id="482" w:author="mario" w:date="2017-07-15T09:36:00Z" w:name="move487874689"/>
      <w:moveFrom w:id="483" w:author="mario" w:date="2017-07-15T09:36:00Z">
        <w:r w:rsidDel="00095BD3">
          <w:t xml:space="preserve">A </w:t>
        </w:r>
        <w:r w:rsidDel="00095BD3">
          <w:fldChar w:fldCharType="begin"/>
        </w:r>
        <w:r w:rsidDel="00095BD3">
          <w:instrText xml:space="preserve"> REF _Ref479719299 \h </w:instrText>
        </w:r>
        <w:r w:rsidDel="00095BD3">
          <w:fldChar w:fldCharType="separate"/>
        </w:r>
        <w:r w:rsidR="00D24458" w:rsidDel="00095BD3">
          <w:t xml:space="preserve">Figura </w:t>
        </w:r>
        <w:r w:rsidR="00D24458" w:rsidDel="00095BD3">
          <w:rPr>
            <w:noProof/>
          </w:rPr>
          <w:t>44</w:t>
        </w:r>
        <w:r w:rsidDel="00095BD3">
          <w:fldChar w:fldCharType="end"/>
        </w:r>
        <w:r w:rsidDel="00095BD3">
          <w:t xml:space="preserve"> mostra a saída dos três laços. É possível perceber que no primeiro caso, como era de se esperar, os números são exibidos de forma sequencial, e nos dois outros não. Além disso, nos dois últimos casos a lista não é exibida na mesma ordem, mesmo sendo chamada da mesma forma.</w:t>
        </w:r>
      </w:moveFrom>
    </w:p>
    <w:moveFromRangeEnd w:id="482"/>
    <w:p w14:paraId="0BA6CF58" w14:textId="47593695" w:rsidR="003C30F9" w:rsidRDefault="003C30F9" w:rsidP="003C30F9">
      <w:pPr>
        <w:rPr>
          <w:ins w:id="484" w:author="mario" w:date="2017-07-15T09:36:00Z"/>
        </w:rPr>
      </w:pPr>
      <w:r>
        <w:t xml:space="preserve">É importante deixar claro que o paralelismo implementado utiliza um mecanismo de </w:t>
      </w:r>
      <w:r>
        <w:softHyphen/>
      </w:r>
      <w:r>
        <w:rPr>
          <w:i/>
        </w:rPr>
        <w:t>fork-join</w:t>
      </w:r>
      <w:r>
        <w:rPr>
          <w:i/>
        </w:rPr>
        <w:softHyphen/>
        <w:t xml:space="preserve"> </w:t>
      </w:r>
      <w:r>
        <w:rPr>
          <w:i/>
        </w:rPr>
        <w:softHyphen/>
      </w:r>
      <w:r>
        <w:t xml:space="preserve">para o </w:t>
      </w:r>
      <w:r>
        <w:rPr>
          <w:i/>
        </w:rPr>
        <w:t xml:space="preserve">pool </w:t>
      </w:r>
      <w:r>
        <w:t xml:space="preserve">de </w:t>
      </w:r>
      <w:r>
        <w:rPr>
          <w:i/>
        </w:rPr>
        <w:t>thread</w:t>
      </w:r>
      <w:r>
        <w:t xml:space="preserve"> e, neste caso, se uma das instruções for uma tarefa que tenha um tempo de execução longa, ela irá bloquear </w:t>
      </w:r>
      <w:r w:rsidR="002045AB">
        <w:t>todos os threads</w:t>
      </w:r>
      <w:r>
        <w:t xml:space="preserve"> do </w:t>
      </w:r>
      <w:r>
        <w:rPr>
          <w:i/>
        </w:rPr>
        <w:t>pool</w:t>
      </w:r>
      <w:r>
        <w:t xml:space="preserve">, consequentemente, </w:t>
      </w:r>
      <w:r w:rsidR="00D24458">
        <w:t>irão</w:t>
      </w:r>
      <w:r>
        <w:t xml:space="preserve"> todas as outras tarefas que utilizam </w:t>
      </w:r>
      <w:r>
        <w:rPr>
          <w:i/>
        </w:rPr>
        <w:t xml:space="preserve">parallel </w:t>
      </w:r>
      <w:r w:rsidRPr="00570F30">
        <w:rPr>
          <w:i/>
        </w:rPr>
        <w:t>streams</w:t>
      </w:r>
      <w:r>
        <w:t xml:space="preserve">. </w:t>
      </w:r>
      <w:r w:rsidR="00D21753">
        <w:t>Por exemplo,</w:t>
      </w:r>
      <w:r>
        <w:t xml:space="preserve"> e</w:t>
      </w:r>
      <w:r w:rsidR="00D21753">
        <w:t>m uma das ações é uma execução rápida na CPU e outra é um cálculo complexo de um número primo com mais de 10.000 dígitos. Enquanto esta última não acabar, a primeira soma não será desbloqueada, portanto, é uma boa prática utilizar para tarefas que o tempo de execução tende a ser similar.</w:t>
      </w:r>
    </w:p>
    <w:p w14:paraId="55B9D793" w14:textId="77777777" w:rsidR="00095BD3" w:rsidRDefault="00095BD3" w:rsidP="00095BD3">
      <w:moveToRangeStart w:id="485" w:author="mario" w:date="2017-07-15T09:36:00Z" w:name="move487874708"/>
      <w:moveTo w:id="486" w:author="mario" w:date="2017-07-15T09:36:00Z">
        <w:r>
          <w:t xml:space="preserve">A </w:t>
        </w:r>
        <w:r>
          <w:fldChar w:fldCharType="begin"/>
        </w:r>
        <w:r>
          <w:instrText xml:space="preserve"> REF _Ref479776876 \h </w:instrText>
        </w:r>
        <w:r>
          <w:fldChar w:fldCharType="separate"/>
        </w:r>
        <w:r>
          <w:t xml:space="preserve">Figura </w:t>
        </w:r>
        <w:r>
          <w:rPr>
            <w:noProof/>
          </w:rPr>
          <w:t>45</w:t>
        </w:r>
        <w:r>
          <w:fldChar w:fldCharType="end"/>
        </w:r>
        <w:r>
          <w:t xml:space="preserve"> apresenta o mesmo código da </w:t>
        </w:r>
        <w:r>
          <w:fldChar w:fldCharType="begin"/>
        </w:r>
        <w:r>
          <w:instrText xml:space="preserve"> REF _Ref478746517 \h </w:instrText>
        </w:r>
        <w:r>
          <w:fldChar w:fldCharType="separate"/>
        </w:r>
        <w:r w:rsidRPr="00D24458">
          <w:t xml:space="preserve">Figura </w:t>
        </w:r>
        <w:r w:rsidRPr="00D24458">
          <w:rPr>
            <w:noProof/>
          </w:rPr>
          <w:t>31</w:t>
        </w:r>
        <w:r>
          <w:fldChar w:fldCharType="end"/>
        </w:r>
        <w:r>
          <w:t xml:space="preserve">, mas com o uso do </w:t>
        </w:r>
        <w:r>
          <w:rPr>
            <w:i/>
          </w:rPr>
          <w:t>Parallel Stream</w:t>
        </w:r>
        <w:r>
          <w:t xml:space="preserve">. Para que o </w:t>
        </w:r>
        <w:r>
          <w:rPr>
            <w:i/>
          </w:rPr>
          <w:t>Stream</w:t>
        </w:r>
        <w:r>
          <w:t xml:space="preserve"> possa ser usado em mais de uma operação final (será visto no próximo item), é necessário criar um </w:t>
        </w:r>
        <w:r>
          <w:rPr>
            <w:i/>
          </w:rPr>
          <w:t>SummaryStatistics</w:t>
        </w:r>
        <w:r>
          <w:t xml:space="preserve">, que é um objeto que já contém os valores máximo, mínimo, média e soma de um </w:t>
        </w:r>
        <w:r>
          <w:rPr>
            <w:i/>
          </w:rPr>
          <w:t>Stream</w:t>
        </w:r>
        <w:r>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To>
    </w:p>
    <w:moveToRangeEnd w:id="485"/>
    <w:p w14:paraId="7CF81E93" w14:textId="77777777" w:rsidR="00095BD3" w:rsidRDefault="00095BD3" w:rsidP="003C30F9"/>
    <w:p w14:paraId="448FBA6F" w14:textId="77777777" w:rsidR="00D24458" w:rsidRDefault="00D24458" w:rsidP="003C30F9"/>
    <w:p w14:paraId="18DFDB11" w14:textId="58B491D4" w:rsidR="00AD1BD9" w:rsidRDefault="00AD1BD9" w:rsidP="00AD1BD9">
      <w:pPr>
        <w:pStyle w:val="Caption"/>
      </w:pPr>
      <w:bookmarkStart w:id="487" w:name="_Ref479776876"/>
      <w:bookmarkStart w:id="488" w:name="_Toc486423046"/>
      <w:r>
        <w:lastRenderedPageBreak/>
        <w:t xml:space="preserve">Figura </w:t>
      </w:r>
      <w:fldSimple w:instr=" SEQ Figura \* ARABIC ">
        <w:r w:rsidR="00D24458">
          <w:rPr>
            <w:noProof/>
          </w:rPr>
          <w:t>45</w:t>
        </w:r>
      </w:fldSimple>
      <w:bookmarkEnd w:id="487"/>
      <w:r>
        <w:t>. Código updateMaxMin</w:t>
      </w:r>
      <w:bookmarkEnd w:id="488"/>
    </w:p>
    <w:p w14:paraId="1EC8D4DC" w14:textId="2D4374E2" w:rsidR="00AD1BD9" w:rsidRDefault="00BB5B5E" w:rsidP="00AD1BD9">
      <w:pPr>
        <w:pStyle w:val="Image"/>
      </w:pPr>
      <w:r>
        <w:rPr>
          <w:lang w:val="en-US" w:eastAsia="en-US"/>
        </w:rPr>
        <w:drawing>
          <wp:inline distT="0" distB="0" distL="0" distR="0" wp14:anchorId="0FE7BA87" wp14:editId="692CFED8">
            <wp:extent cx="4638675" cy="6353175"/>
            <wp:effectExtent l="19050" t="19050" r="28575" b="28575"/>
            <wp:docPr id="1952886053" name="Imagem 1952886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638675" cy="6353175"/>
                    </a:xfrm>
                    <a:prstGeom prst="rect">
                      <a:avLst/>
                    </a:prstGeom>
                    <a:ln>
                      <a:solidFill>
                        <a:schemeClr val="tx1"/>
                      </a:solidFill>
                    </a:ln>
                  </pic:spPr>
                </pic:pic>
              </a:graphicData>
            </a:graphic>
          </wp:inline>
        </w:drawing>
      </w:r>
    </w:p>
    <w:p w14:paraId="5A0380A9" w14:textId="536BC2E3" w:rsidR="00AD1BD9" w:rsidRDefault="00AD1BD9" w:rsidP="00AD1BD9">
      <w:pPr>
        <w:pStyle w:val="Caption"/>
      </w:pPr>
      <w:r>
        <w:t>Fonte: Autor (2017)</w:t>
      </w:r>
    </w:p>
    <w:p w14:paraId="617CED83" w14:textId="77777777" w:rsidR="00AD1BD9" w:rsidRDefault="00AD1BD9" w:rsidP="00AD1BD9"/>
    <w:p w14:paraId="10B09FD2" w14:textId="468D9B51" w:rsidR="00AD1BD9" w:rsidDel="00095BD3" w:rsidRDefault="00AD1BD9" w:rsidP="00AD1BD9">
      <w:moveFromRangeStart w:id="489" w:author="mario" w:date="2017-07-15T09:36:00Z" w:name="move487874708"/>
      <w:moveFrom w:id="490" w:author="mario" w:date="2017-07-15T09:36:00Z">
        <w:r w:rsidDel="00095BD3">
          <w:t xml:space="preserve">A </w:t>
        </w:r>
        <w:r w:rsidDel="00095BD3">
          <w:fldChar w:fldCharType="begin"/>
        </w:r>
        <w:r w:rsidDel="00095BD3">
          <w:instrText xml:space="preserve"> REF _Ref479776876 \h </w:instrText>
        </w:r>
        <w:r w:rsidDel="00095BD3">
          <w:fldChar w:fldCharType="separate"/>
        </w:r>
        <w:r w:rsidR="00D24458" w:rsidDel="00095BD3">
          <w:t xml:space="preserve">Figura </w:t>
        </w:r>
        <w:r w:rsidR="00D24458" w:rsidDel="00095BD3">
          <w:rPr>
            <w:noProof/>
          </w:rPr>
          <w:t>45</w:t>
        </w:r>
        <w:r w:rsidDel="00095BD3">
          <w:fldChar w:fldCharType="end"/>
        </w:r>
        <w:r w:rsidDel="00095BD3">
          <w:t xml:space="preserve"> apresenta o mesmo código da </w:t>
        </w:r>
        <w:r w:rsidDel="00095BD3">
          <w:fldChar w:fldCharType="begin"/>
        </w:r>
        <w:r w:rsidDel="00095BD3">
          <w:instrText xml:space="preserve"> REF _Ref478746517 \h </w:instrText>
        </w:r>
        <w:r w:rsidDel="00095BD3">
          <w:fldChar w:fldCharType="separate"/>
        </w:r>
        <w:r w:rsidR="00D24458" w:rsidRPr="00D24458" w:rsidDel="00095BD3">
          <w:t xml:space="preserve">Figura </w:t>
        </w:r>
        <w:r w:rsidR="00D24458" w:rsidRPr="00D24458" w:rsidDel="00095BD3">
          <w:rPr>
            <w:noProof/>
          </w:rPr>
          <w:t>31</w:t>
        </w:r>
        <w:r w:rsidDel="00095BD3">
          <w:fldChar w:fldCharType="end"/>
        </w:r>
        <w:r w:rsidDel="00095BD3">
          <w:t xml:space="preserve">, mas com o uso do </w:t>
        </w:r>
        <w:r w:rsidDel="00095BD3">
          <w:rPr>
            <w:i/>
          </w:rPr>
          <w:t>Parallel Stream</w:t>
        </w:r>
        <w:r w:rsidDel="00095BD3">
          <w:t xml:space="preserve">. Para que o </w:t>
        </w:r>
        <w:r w:rsidDel="00095BD3">
          <w:rPr>
            <w:i/>
          </w:rPr>
          <w:t>Stream</w:t>
        </w:r>
        <w:r w:rsidDel="00095BD3">
          <w:t xml:space="preserve"> possa ser usado em mais de uma operação final (será visto no próximo item), é necessário criar um </w:t>
        </w:r>
        <w:r w:rsidDel="00095BD3">
          <w:rPr>
            <w:i/>
          </w:rPr>
          <w:t>SummaryStatistics</w:t>
        </w:r>
        <w:r w:rsidDel="00095BD3">
          <w:t xml:space="preserve">, que é um </w:t>
        </w:r>
        <w:r w:rsidDel="00095BD3">
          <w:lastRenderedPageBreak/>
          <w:t xml:space="preserve">objeto que já contém os valores máximo, mínimo, média e soma de um </w:t>
        </w:r>
        <w:r w:rsidDel="00095BD3">
          <w:rPr>
            <w:i/>
          </w:rPr>
          <w:t>Stream</w:t>
        </w:r>
        <w:r w:rsidDel="00095BD3">
          <w:t>. Em seu construtor, ele faz uma varredura linear por toda a coleção e encontra esses valores e armazena em seus atributos, sendo muito útil quando se quer pegar mais de uma dessas informações, ao invés de ter que refazer todos os passos e aumentar, deste modo, a complexidade do código.</w:t>
        </w:r>
      </w:moveFrom>
    </w:p>
    <w:moveFromRangeEnd w:id="489"/>
    <w:p w14:paraId="4E80D24C" w14:textId="2BD73DBA" w:rsidR="00A06447" w:rsidRPr="001D7587" w:rsidRDefault="00A06447" w:rsidP="00AD1BD9">
      <w:r>
        <w:t xml:space="preserve">Na primeira linha é convertido a lista dos dados em um </w:t>
      </w:r>
      <w:r>
        <w:rPr>
          <w:i/>
        </w:rPr>
        <w:t>parallelStream</w:t>
      </w:r>
      <w:r>
        <w:t xml:space="preserve"> chamado </w:t>
      </w:r>
      <w:r>
        <w:rPr>
          <w:i/>
        </w:rPr>
        <w:t>stream</w:t>
      </w:r>
      <w:r>
        <w:t>. Depois disso, vem um laço para cada atributo, que o usuário</w:t>
      </w:r>
      <w:r w:rsidR="001D7587">
        <w:t xml:space="preserve"> selecionou para a rede cobrir, converte para um </w:t>
      </w:r>
      <w:r w:rsidR="001D7587">
        <w:rPr>
          <w:i/>
        </w:rPr>
        <w:t>DoubleStream</w:t>
      </w:r>
      <w:r w:rsidR="001D7587">
        <w:t xml:space="preserve"> e depois para </w:t>
      </w:r>
      <w:r w:rsidR="001D7587">
        <w:rPr>
          <w:i/>
        </w:rPr>
        <w:t>SummaryStatistics</w:t>
      </w:r>
      <w:r w:rsidR="001D7587">
        <w:t xml:space="preserve">. Com isso, </w:t>
      </w:r>
      <w:r w:rsidR="002045AB">
        <w:t>se pega</w:t>
      </w:r>
      <w:r w:rsidR="001D7587">
        <w:t xml:space="preserve"> o máximo e mínimo de cada atributo e armazena em uma coleção com o máximo de todos os atributos (exceto </w:t>
      </w:r>
      <w:r w:rsidR="007D1820">
        <w:t>o volume), e em outra coleção com o mínimo de cada atributo, e, por fim, retorna o máximo dos máximos, e o mínimo dos mínimos. O volume é diferente por se tratar de outro tipo de dado, ele não é, que nem os outros, referente ao preço de uma ação, portanto sua ‘base’ será completamente diferente.</w:t>
      </w:r>
    </w:p>
    <w:p w14:paraId="34CCB2E4" w14:textId="77777777" w:rsidR="00AD1BD9" w:rsidRDefault="00AD1BD9" w:rsidP="00AD1BD9"/>
    <w:p w14:paraId="2BF7B4F6" w14:textId="0E7C3E1C" w:rsidR="00AD1BD9" w:rsidRDefault="00AD1BD9" w:rsidP="00AD1BD9">
      <w:pPr>
        <w:pStyle w:val="Heading4"/>
        <w:rPr>
          <w:lang w:val="pt-BR"/>
        </w:rPr>
      </w:pPr>
      <w:r>
        <w:rPr>
          <w:lang w:val="pt-BR"/>
        </w:rPr>
        <w:t xml:space="preserve">Tipos de operações do </w:t>
      </w:r>
      <w:r>
        <w:rPr>
          <w:i/>
          <w:lang w:val="pt-BR"/>
        </w:rPr>
        <w:t>Stream</w:t>
      </w:r>
    </w:p>
    <w:p w14:paraId="4F6774A3" w14:textId="5291427B" w:rsidR="00AD1BD9" w:rsidRDefault="00AD1BD9" w:rsidP="007D1820">
      <w:pPr>
        <w:ind w:firstLine="0"/>
      </w:pPr>
    </w:p>
    <w:p w14:paraId="169DB7DD" w14:textId="59C825B1" w:rsidR="00AD1BD9" w:rsidRDefault="007D1820" w:rsidP="00AD1BD9">
      <w:r w:rsidRPr="00457226">
        <w:t xml:space="preserve">O </w:t>
      </w:r>
      <w:r w:rsidRPr="00457226">
        <w:rPr>
          <w:i/>
        </w:rPr>
        <w:t>Stream</w:t>
      </w:r>
      <w:r w:rsidRPr="00457226">
        <w:t xml:space="preserve"> </w:t>
      </w:r>
      <w:r w:rsidRPr="007D1820">
        <w:t>possui dois tipos de operações: Intermediárias e Terminais. As operações intermediárias são as que são implementadas no padrão</w:t>
      </w:r>
      <w:r w:rsidRPr="00457226">
        <w:rPr>
          <w:i/>
        </w:rPr>
        <w:t xml:space="preserve"> Builder</w:t>
      </w:r>
      <w:r w:rsidRPr="00457226">
        <w:t xml:space="preserve"> e </w:t>
      </w:r>
      <w:r>
        <w:t xml:space="preserve">retorna uma classe que </w:t>
      </w:r>
      <w:r w:rsidR="002045AB">
        <w:t>implemente</w:t>
      </w:r>
      <w:r>
        <w:t xml:space="preserve"> uma </w:t>
      </w:r>
      <w:r>
        <w:rPr>
          <w:i/>
        </w:rPr>
        <w:t>Stream</w:t>
      </w:r>
      <w:r>
        <w:t>, ou seja, pode-se encadear quantas operações do tipo intermediárias quiser, desde que faça sentido para a aplicação.</w:t>
      </w:r>
      <w:r w:rsidR="001660AF">
        <w:t xml:space="preserve"> </w:t>
      </w:r>
      <w:r w:rsidR="002045AB">
        <w:t>Exemplos dessas operações são</w:t>
      </w:r>
      <w:r w:rsidR="001660AF">
        <w:t>: filter(), mapToInt(), mapToDouble().</w:t>
      </w:r>
    </w:p>
    <w:p w14:paraId="675D08F9" w14:textId="37694E92" w:rsidR="001660AF" w:rsidRPr="007D1820" w:rsidRDefault="007D1820" w:rsidP="001660AF">
      <w:r>
        <w:t xml:space="preserve">O outro tipo, terminal, </w:t>
      </w:r>
      <w:r w:rsidR="001660AF">
        <w:t>são as operações que retornam um valor ou um objeto. Após ser invocada, não é possível realizar outras operações, nem intermediárias nem finais. Exemplos de operações desse tipo são o forEach(), sum(), min(), max(), findFirst().</w:t>
      </w:r>
    </w:p>
    <w:p w14:paraId="4EF28175" w14:textId="77777777" w:rsidR="00AD1BD9" w:rsidRPr="00457226" w:rsidRDefault="00AD1BD9" w:rsidP="00AD1BD9"/>
    <w:p w14:paraId="1051D3DF" w14:textId="194685C0" w:rsidR="00C63693" w:rsidRPr="00457226" w:rsidRDefault="00C63693">
      <w:pPr>
        <w:suppressAutoHyphens w:val="0"/>
        <w:spacing w:after="0"/>
        <w:ind w:firstLine="0"/>
        <w:jc w:val="left"/>
      </w:pPr>
    </w:p>
    <w:p w14:paraId="6D0B374E" w14:textId="10A97998" w:rsidR="00C63693" w:rsidRDefault="00C63693" w:rsidP="00AD1FC5">
      <w:pPr>
        <w:pStyle w:val="Heading1"/>
      </w:pPr>
      <w:bookmarkStart w:id="491" w:name="_Toc486423175"/>
      <w:r>
        <w:lastRenderedPageBreak/>
        <w:t>Resultados Obtidos</w:t>
      </w:r>
      <w:bookmarkEnd w:id="491"/>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3DF78455" w:rsidR="00F059F7" w:rsidRDefault="00F059F7" w:rsidP="00C63693">
      <w:r>
        <w:t xml:space="preserve">A seguir será </w:t>
      </w:r>
      <w:r w:rsidR="00457226">
        <w:t>apresentada</w:t>
      </w:r>
      <w:r>
        <w:t xml:space="preserve"> a sequência de passos que podem ser tomados pelo usuário do sistema.</w:t>
      </w:r>
    </w:p>
    <w:p w14:paraId="45E0C3D5" w14:textId="6D23980C" w:rsidR="00F059F7" w:rsidRDefault="00F059F7" w:rsidP="00C63693"/>
    <w:p w14:paraId="098CF8CD" w14:textId="4116CA45" w:rsidR="00F059F7" w:rsidRDefault="00F059F7" w:rsidP="00AD1FC5">
      <w:pPr>
        <w:pStyle w:val="Heading2"/>
      </w:pPr>
      <w:bookmarkStart w:id="492" w:name="_Toc486423176"/>
      <w:r>
        <w:t>Criar RNA</w:t>
      </w:r>
      <w:bookmarkEnd w:id="492"/>
    </w:p>
    <w:p w14:paraId="4014A5B1" w14:textId="2C3486B0" w:rsidR="00F059F7" w:rsidRDefault="00F059F7" w:rsidP="00F059F7">
      <w:pPr>
        <w:rPr>
          <w:lang w:eastAsia="pt-BR"/>
        </w:rPr>
      </w:pPr>
    </w:p>
    <w:p w14:paraId="3D21935E" w14:textId="77777777" w:rsidR="00095BD3" w:rsidRPr="009A4F96" w:rsidRDefault="00F059F7" w:rsidP="00095BD3">
      <w:r>
        <w:rPr>
          <w:lang w:eastAsia="pt-BR"/>
        </w:rPr>
        <w:t xml:space="preserve">Ao abrir o sistema, </w:t>
      </w:r>
      <w:r w:rsidR="00457226">
        <w:rPr>
          <w:lang w:eastAsia="pt-BR"/>
        </w:rPr>
        <w:t>a primeira tela será a de escolha da RNA.</w:t>
      </w:r>
      <w:ins w:id="493" w:author="mario" w:date="2017-07-15T09:36:00Z">
        <w:r w:rsidR="00095BD3">
          <w:rPr>
            <w:lang w:eastAsia="pt-BR"/>
          </w:rPr>
          <w:t xml:space="preserve"> </w:t>
        </w:r>
      </w:ins>
      <w:moveToRangeStart w:id="494" w:author="mario" w:date="2017-07-15T09:36:00Z" w:name="move487874722"/>
      <w:moveTo w:id="495" w:author="mario" w:date="2017-07-15T09:36:00Z">
        <w:r w:rsidR="00095BD3">
          <w:t xml:space="preserve">É possível perceber que na </w:t>
        </w:r>
        <w:r w:rsidR="00095BD3">
          <w:fldChar w:fldCharType="begin"/>
        </w:r>
        <w:r w:rsidR="00095BD3">
          <w:instrText xml:space="preserve"> REF _Ref479837139 \h </w:instrText>
        </w:r>
        <w:r w:rsidR="00095BD3">
          <w:fldChar w:fldCharType="separate"/>
        </w:r>
        <w:r w:rsidR="00095BD3">
          <w:t xml:space="preserve">Figura </w:t>
        </w:r>
        <w:r w:rsidR="00095BD3">
          <w:rPr>
            <w:noProof/>
          </w:rPr>
          <w:t>46</w:t>
        </w:r>
        <w:r w:rsidR="00095BD3">
          <w:fldChar w:fldCharType="end"/>
        </w:r>
        <w:r w:rsidR="00095BD3">
          <w:t xml:space="preserve"> todos os campos estão vazios, exceto o </w:t>
        </w:r>
        <w:r w:rsidR="00095BD3">
          <w:rPr>
            <w:i/>
          </w:rPr>
          <w:t>Date Interval</w:t>
        </w:r>
        <w:r w:rsidR="00095BD3">
          <w:t xml:space="preserve">, que é uma sugestão. No rodapé da imagem, é apresentado qual é a RNA escolhida no momento, como o programa acabou de ser iniciado ainda não tem nenhuma RNA escolhida. Se o ponteiro do mouse ficar em cima da aba </w:t>
        </w:r>
        <w:r w:rsidR="00095BD3">
          <w:rPr>
            <w:i/>
          </w:rPr>
          <w:t>NeuralNetwork</w:t>
        </w:r>
        <w:r w:rsidR="00095BD3">
          <w:t xml:space="preserve"> por alguns segundos, aparecerá uma dica do que se trata a aba.</w:t>
        </w:r>
      </w:moveTo>
    </w:p>
    <w:moveToRangeEnd w:id="494"/>
    <w:p w14:paraId="761FDA10" w14:textId="2E1029D5" w:rsidR="00F059F7" w:rsidRDefault="00F059F7" w:rsidP="00F059F7">
      <w:pPr>
        <w:rPr>
          <w:lang w:eastAsia="pt-BR"/>
        </w:rPr>
      </w:pPr>
    </w:p>
    <w:p w14:paraId="456FB5BF" w14:textId="77777777" w:rsidR="00457226" w:rsidRDefault="00457226" w:rsidP="00F059F7">
      <w:pPr>
        <w:rPr>
          <w:lang w:eastAsia="pt-BR"/>
        </w:rPr>
      </w:pPr>
    </w:p>
    <w:p w14:paraId="219EEE34" w14:textId="1768AC1E" w:rsidR="00457226" w:rsidRDefault="00457226" w:rsidP="00457226">
      <w:pPr>
        <w:pStyle w:val="Caption"/>
        <w:rPr>
          <w:lang w:eastAsia="pt-BR"/>
        </w:rPr>
      </w:pPr>
      <w:bookmarkStart w:id="496" w:name="_Ref479837139"/>
      <w:bookmarkStart w:id="497" w:name="_Toc486423047"/>
      <w:r>
        <w:t xml:space="preserve">Figura </w:t>
      </w:r>
      <w:fldSimple w:instr=" SEQ Figura \* ARABIC ">
        <w:r w:rsidR="00452B5C">
          <w:rPr>
            <w:noProof/>
          </w:rPr>
          <w:t>46</w:t>
        </w:r>
      </w:fldSimple>
      <w:bookmarkEnd w:id="496"/>
      <w:r>
        <w:t xml:space="preserve">. Interface 1 - </w:t>
      </w:r>
      <w:r w:rsidRPr="004E0EDD">
        <w:rPr>
          <w:i/>
          <w:lang w:val="en-US"/>
        </w:rPr>
        <w:t>ini</w:t>
      </w:r>
      <w:r w:rsidR="004E0EDD" w:rsidRPr="004E0EDD">
        <w:rPr>
          <w:i/>
          <w:lang w:val="en-US"/>
        </w:rPr>
        <w:t>t</w:t>
      </w:r>
      <w:r w:rsidRPr="004E0EDD">
        <w:rPr>
          <w:i/>
          <w:lang w:val="en-US"/>
        </w:rPr>
        <w:t>ial</w:t>
      </w:r>
      <w:bookmarkEnd w:id="497"/>
    </w:p>
    <w:p w14:paraId="4E4E9750" w14:textId="13875DCC" w:rsidR="00457226" w:rsidRDefault="00270D20" w:rsidP="00457226">
      <w:pPr>
        <w:pStyle w:val="Image"/>
      </w:pPr>
      <w:r>
        <w:rPr>
          <w:lang w:val="en-US" w:eastAsia="en-US"/>
        </w:rPr>
        <w:lastRenderedPageBreak/>
        <w:drawing>
          <wp:inline distT="0" distB="0" distL="0" distR="0" wp14:anchorId="4B261B23" wp14:editId="735078DB">
            <wp:extent cx="2458528" cy="3487679"/>
            <wp:effectExtent l="0" t="0" r="0" b="0"/>
            <wp:docPr id="1952886058" name="Imagem 1952886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459699" cy="3489340"/>
                    </a:xfrm>
                    <a:prstGeom prst="rect">
                      <a:avLst/>
                    </a:prstGeom>
                  </pic:spPr>
                </pic:pic>
              </a:graphicData>
            </a:graphic>
          </wp:inline>
        </w:drawing>
      </w:r>
    </w:p>
    <w:p w14:paraId="136C8395" w14:textId="4500B60F" w:rsidR="00457226" w:rsidRDefault="00457226" w:rsidP="00457226">
      <w:pPr>
        <w:pStyle w:val="Caption"/>
      </w:pPr>
      <w:r>
        <w:t>Fonte: Autor (2017)</w:t>
      </w:r>
    </w:p>
    <w:p w14:paraId="31287C18" w14:textId="77777777" w:rsidR="00457226" w:rsidRDefault="00457226" w:rsidP="00457226"/>
    <w:p w14:paraId="792D7ABC" w14:textId="1E8E0B69" w:rsidR="00457226" w:rsidRDefault="00457226" w:rsidP="00457226">
      <w:pPr>
        <w:rPr>
          <w:ins w:id="498" w:author="mario" w:date="2017-07-15T09:36:00Z"/>
        </w:rPr>
      </w:pPr>
      <w:moveFromRangeStart w:id="499" w:author="mario" w:date="2017-07-15T09:36:00Z" w:name="move487874722"/>
      <w:moveFrom w:id="500" w:author="mario" w:date="2017-07-15T09:36:00Z">
        <w:r w:rsidDel="00095BD3">
          <w:t xml:space="preserve">É possível perceber que na </w:t>
        </w:r>
        <w:r w:rsidDel="00095BD3">
          <w:fldChar w:fldCharType="begin"/>
        </w:r>
        <w:r w:rsidDel="00095BD3">
          <w:instrText xml:space="preserve"> REF _Ref479837139 \h </w:instrText>
        </w:r>
        <w:r w:rsidDel="00095BD3">
          <w:fldChar w:fldCharType="separate"/>
        </w:r>
        <w:r w:rsidR="00452B5C" w:rsidDel="00095BD3">
          <w:t xml:space="preserve">Figura </w:t>
        </w:r>
        <w:r w:rsidR="00452B5C" w:rsidDel="00095BD3">
          <w:rPr>
            <w:noProof/>
          </w:rPr>
          <w:t>46</w:t>
        </w:r>
        <w:r w:rsidDel="00095BD3">
          <w:fldChar w:fldCharType="end"/>
        </w:r>
        <w:r w:rsidDel="00095BD3">
          <w:t xml:space="preserve"> todos os campos estão vazios, exceto o </w:t>
        </w:r>
        <w:r w:rsidDel="00095BD3">
          <w:rPr>
            <w:i/>
          </w:rPr>
          <w:t>Date Interval</w:t>
        </w:r>
        <w:r w:rsidDel="00095BD3">
          <w:t>, que é uma sugestão. No rodapé da imagem, é apresentado qual é a RNA escolhida no momento, como o programa acabou de ser iniciado ainda não tem nenhuma RNA escolhida.</w:t>
        </w:r>
        <w:r w:rsidR="009A4F96" w:rsidDel="00095BD3">
          <w:t xml:space="preserve"> Se o ponteiro do mouse ficar em cima da aba </w:t>
        </w:r>
        <w:r w:rsidR="009A4F96" w:rsidDel="00095BD3">
          <w:rPr>
            <w:i/>
          </w:rPr>
          <w:t>NeuralNetwork</w:t>
        </w:r>
        <w:r w:rsidR="009A4F96" w:rsidDel="00095BD3">
          <w:t xml:space="preserve"> por alguns segundos, aparecerá uma dica do que se trata a aba.</w:t>
        </w:r>
      </w:moveFrom>
    </w:p>
    <w:p w14:paraId="531C19B7" w14:textId="77777777" w:rsidR="00095BD3" w:rsidRDefault="00095BD3" w:rsidP="00095BD3">
      <w:pPr>
        <w:rPr>
          <w:ins w:id="501" w:author="mario" w:date="2017-07-15T09:36:00Z"/>
        </w:rPr>
      </w:pPr>
      <w:ins w:id="502" w:author="mario" w:date="2017-07-15T09:36:00Z">
        <w:r>
          <w:t xml:space="preserve">Na </w:t>
        </w:r>
        <w:r>
          <w:fldChar w:fldCharType="begin"/>
        </w:r>
        <w:r>
          <w:instrText xml:space="preserve"> REF _Ref479837277 \h </w:instrText>
        </w:r>
        <w:r>
          <w:fldChar w:fldCharType="separate"/>
        </w:r>
        <w:r>
          <w:t xml:space="preserve">Figura </w:t>
        </w:r>
        <w:r>
          <w:rPr>
            <w:noProof/>
          </w:rPr>
          <w:t>47</w:t>
        </w:r>
        <w:r>
          <w:fldChar w:fldCharType="end"/>
        </w:r>
        <w:r>
          <w:t xml:space="preserve"> é possível notar no centro da tela o erro que aparece se for clicado no botão </w:t>
        </w:r>
        <w:r>
          <w:rPr>
            <w:i/>
          </w:rPr>
          <w:t>Create</w:t>
        </w:r>
        <w:r>
          <w:t xml:space="preserve">. Como não tem o nome, nem o </w:t>
        </w:r>
        <w:r>
          <w:rPr>
            <w:i/>
          </w:rPr>
          <w:t>Stock</w:t>
        </w:r>
        <w:r>
          <w:t>, nem os atributos, um erro é mostrado para que o usuário complete os campos com dados válidos.</w:t>
        </w:r>
      </w:ins>
    </w:p>
    <w:p w14:paraId="3D63D29A" w14:textId="77777777" w:rsidR="00095BD3" w:rsidRPr="009A4F96" w:rsidDel="00095BD3" w:rsidRDefault="00095BD3" w:rsidP="00457226"/>
    <w:moveFromRangeEnd w:id="499"/>
    <w:p w14:paraId="0C7A8D2E" w14:textId="77777777" w:rsidR="00457226" w:rsidRDefault="00457226" w:rsidP="00457226"/>
    <w:p w14:paraId="302ACCF1" w14:textId="502545B6" w:rsidR="00457226" w:rsidRDefault="00457226" w:rsidP="00457226">
      <w:pPr>
        <w:pStyle w:val="Caption"/>
      </w:pPr>
      <w:bookmarkStart w:id="503" w:name="_Ref479837277"/>
      <w:bookmarkStart w:id="504" w:name="_Toc486423048"/>
      <w:r>
        <w:t xml:space="preserve">Figura </w:t>
      </w:r>
      <w:fldSimple w:instr=" SEQ Figura \* ARABIC ">
        <w:r w:rsidR="00452B5C">
          <w:rPr>
            <w:noProof/>
          </w:rPr>
          <w:t>47</w:t>
        </w:r>
      </w:fldSimple>
      <w:bookmarkEnd w:id="503"/>
      <w:r>
        <w:t xml:space="preserve">. Interface 1 - </w:t>
      </w:r>
      <w:r w:rsidRPr="004E0EDD">
        <w:rPr>
          <w:i/>
          <w:lang w:val="en-US"/>
        </w:rPr>
        <w:t>erro</w:t>
      </w:r>
      <w:r w:rsidR="004E0EDD" w:rsidRPr="004E0EDD">
        <w:rPr>
          <w:i/>
          <w:lang w:val="en-US"/>
        </w:rPr>
        <w:t>r</w:t>
      </w:r>
      <w:bookmarkEnd w:id="504"/>
    </w:p>
    <w:p w14:paraId="5486CBA4" w14:textId="79052A08" w:rsidR="00457226" w:rsidRDefault="00457226" w:rsidP="00457226">
      <w:pPr>
        <w:pStyle w:val="Image"/>
      </w:pPr>
      <w:r>
        <w:rPr>
          <w:lang w:val="en-US" w:eastAsia="en-US"/>
        </w:rPr>
        <w:lastRenderedPageBreak/>
        <w:drawing>
          <wp:inline distT="0" distB="0" distL="0" distR="0" wp14:anchorId="562A6692" wp14:editId="33ADDE02">
            <wp:extent cx="4067175" cy="5762625"/>
            <wp:effectExtent l="0" t="0" r="9525" b="9525"/>
            <wp:docPr id="1952886045" name="Imagem 1952886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067175" cy="5762625"/>
                    </a:xfrm>
                    <a:prstGeom prst="rect">
                      <a:avLst/>
                    </a:prstGeom>
                  </pic:spPr>
                </pic:pic>
              </a:graphicData>
            </a:graphic>
          </wp:inline>
        </w:drawing>
      </w:r>
    </w:p>
    <w:p w14:paraId="62D1A2A9" w14:textId="1F5A0EA7" w:rsidR="00457226" w:rsidRDefault="00457226" w:rsidP="00457226">
      <w:pPr>
        <w:pStyle w:val="Caption"/>
      </w:pPr>
      <w:r>
        <w:t>Fonte: Autor (2017)</w:t>
      </w:r>
    </w:p>
    <w:p w14:paraId="3596EC30" w14:textId="77777777" w:rsidR="00457226" w:rsidRDefault="00457226" w:rsidP="00457226"/>
    <w:p w14:paraId="79EFB97D" w14:textId="58DD9FB0" w:rsidR="00457226" w:rsidDel="00095BD3" w:rsidRDefault="00457226" w:rsidP="00457226">
      <w:pPr>
        <w:rPr>
          <w:del w:id="505" w:author="mario" w:date="2017-07-15T09:36:00Z"/>
        </w:rPr>
      </w:pPr>
      <w:del w:id="506" w:author="mario" w:date="2017-07-15T09:36:00Z">
        <w:r w:rsidDel="00095BD3">
          <w:delText xml:space="preserve">Na </w:delText>
        </w:r>
        <w:r w:rsidDel="00095BD3">
          <w:fldChar w:fldCharType="begin"/>
        </w:r>
        <w:r w:rsidDel="00095BD3">
          <w:delInstrText xml:space="preserve"> REF _Ref479837277 \h </w:delInstrText>
        </w:r>
        <w:r w:rsidDel="00095BD3">
          <w:fldChar w:fldCharType="separate"/>
        </w:r>
        <w:r w:rsidR="00452B5C" w:rsidDel="00095BD3">
          <w:delText xml:space="preserve">Figura </w:delText>
        </w:r>
        <w:r w:rsidR="00452B5C" w:rsidDel="00095BD3">
          <w:rPr>
            <w:noProof/>
          </w:rPr>
          <w:delText>47</w:delText>
        </w:r>
        <w:r w:rsidDel="00095BD3">
          <w:fldChar w:fldCharType="end"/>
        </w:r>
        <w:r w:rsidDel="00095BD3">
          <w:delText xml:space="preserve"> é possível notar no centro da tela o erro que aparece se for clicado no botão </w:delText>
        </w:r>
        <w:r w:rsidDel="00095BD3">
          <w:rPr>
            <w:i/>
          </w:rPr>
          <w:delText>Create</w:delText>
        </w:r>
        <w:r w:rsidDel="00095BD3">
          <w:delText xml:space="preserve">. Como não tem o nome, nem o </w:delText>
        </w:r>
        <w:r w:rsidDel="00095BD3">
          <w:rPr>
            <w:i/>
          </w:rPr>
          <w:delText>Stock</w:delText>
        </w:r>
        <w:r w:rsidDel="00095BD3">
          <w:delText>, nem os atributos, um erro é mostrado para que o usuário complete os campos com dados válidos.</w:delText>
        </w:r>
      </w:del>
    </w:p>
    <w:p w14:paraId="57A3255E" w14:textId="77777777" w:rsidR="00095BD3" w:rsidRDefault="00095BD3" w:rsidP="00095BD3">
      <w:moveToRangeStart w:id="507" w:author="mario" w:date="2017-07-15T09:36:00Z" w:name="move487874738"/>
      <w:moveTo w:id="508" w:author="mario" w:date="2017-07-15T09:36:00Z">
        <w:r w:rsidRPr="00457226">
          <w:t>Se o usuário colocar dados v</w:t>
        </w:r>
        <w:r>
          <w:t xml:space="preserve">álidos e clicar no botão </w:t>
        </w:r>
        <w:r>
          <w:rPr>
            <w:i/>
          </w:rPr>
          <w:t>Create</w:t>
        </w:r>
        <w:r>
          <w:t xml:space="preserve">, é apresentada uma mensagem dizendo que a rede foi criada com sucesso, como mostra a </w:t>
        </w:r>
        <w:r>
          <w:fldChar w:fldCharType="begin"/>
        </w:r>
        <w:r>
          <w:instrText xml:space="preserve"> REF _Ref479837596 \h </w:instrText>
        </w:r>
        <w:r>
          <w:fldChar w:fldCharType="separate"/>
        </w:r>
        <w:r>
          <w:t xml:space="preserve">Figura </w:t>
        </w:r>
        <w:r>
          <w:rPr>
            <w:noProof/>
          </w:rPr>
          <w:t>48</w:t>
        </w:r>
        <w:r>
          <w:fldChar w:fldCharType="end"/>
        </w:r>
        <w:r>
          <w:t xml:space="preserve">. Mesmo sem adicionar nenhuma camada oculta é possível criar a rede e, no </w:t>
        </w:r>
        <w:r>
          <w:lastRenderedPageBreak/>
          <w:t>caso, só terá duas camadas verdadeiras: a inicial (ou de entrada) e a final (ou de saída).</w:t>
        </w:r>
      </w:moveTo>
    </w:p>
    <w:moveToRangeEnd w:id="507"/>
    <w:p w14:paraId="6E413BE1" w14:textId="77777777" w:rsidR="00095BD3" w:rsidRDefault="00095BD3" w:rsidP="00457226">
      <w:pPr>
        <w:rPr>
          <w:ins w:id="509" w:author="mario" w:date="2017-07-15T09:36:00Z"/>
        </w:rPr>
      </w:pPr>
    </w:p>
    <w:p w14:paraId="1E45E2D9" w14:textId="77777777" w:rsidR="00457226" w:rsidRDefault="00457226" w:rsidP="00457226"/>
    <w:p w14:paraId="7A1C62CA" w14:textId="5A57BCFE" w:rsidR="00457226" w:rsidRDefault="00457226" w:rsidP="00457226">
      <w:pPr>
        <w:pStyle w:val="Caption"/>
        <w:rPr>
          <w:lang w:val="en-US"/>
        </w:rPr>
      </w:pPr>
      <w:bookmarkStart w:id="510" w:name="_Ref479837596"/>
      <w:bookmarkStart w:id="511" w:name="_Toc486423049"/>
      <w:r>
        <w:t xml:space="preserve">Figura </w:t>
      </w:r>
      <w:fldSimple w:instr=" SEQ Figura \* ARABIC ">
        <w:r w:rsidR="00452B5C">
          <w:rPr>
            <w:noProof/>
          </w:rPr>
          <w:t>48</w:t>
        </w:r>
      </w:fldSimple>
      <w:bookmarkEnd w:id="510"/>
      <w:r>
        <w:t xml:space="preserve">. Interface 1 – </w:t>
      </w:r>
      <w:r w:rsidRPr="004E0EDD">
        <w:rPr>
          <w:i/>
          <w:lang w:val="en-US"/>
        </w:rPr>
        <w:t>success</w:t>
      </w:r>
      <w:bookmarkEnd w:id="511"/>
    </w:p>
    <w:p w14:paraId="2DCEEF52" w14:textId="79824ACB" w:rsidR="00457226" w:rsidRDefault="00457226" w:rsidP="00457226">
      <w:pPr>
        <w:pStyle w:val="Image"/>
        <w:rPr>
          <w:lang w:val="en-US"/>
        </w:rPr>
      </w:pPr>
      <w:r>
        <w:rPr>
          <w:lang w:val="en-US" w:eastAsia="en-US"/>
        </w:rPr>
        <w:drawing>
          <wp:inline distT="0" distB="0" distL="0" distR="0" wp14:anchorId="167C58AB" wp14:editId="3B62429B">
            <wp:extent cx="4076700" cy="57816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076700" cy="5781675"/>
                    </a:xfrm>
                    <a:prstGeom prst="rect">
                      <a:avLst/>
                    </a:prstGeom>
                  </pic:spPr>
                </pic:pic>
              </a:graphicData>
            </a:graphic>
          </wp:inline>
        </w:drawing>
      </w:r>
    </w:p>
    <w:p w14:paraId="397DA542" w14:textId="71395F6B" w:rsidR="00457226" w:rsidRPr="00F25991" w:rsidRDefault="00457226" w:rsidP="004E6912">
      <w:pPr>
        <w:pStyle w:val="Caption"/>
      </w:pPr>
      <w:r w:rsidRPr="00F25991">
        <w:t>Fonte: Autor (2017)</w:t>
      </w:r>
    </w:p>
    <w:p w14:paraId="2439A155" w14:textId="33BC4F92" w:rsidR="00457226" w:rsidRDefault="00457226" w:rsidP="00457226">
      <w:pPr>
        <w:rPr>
          <w:ins w:id="512" w:author="mario" w:date="2017-07-15T09:36:00Z"/>
        </w:rPr>
      </w:pPr>
      <w:moveFromRangeStart w:id="513" w:author="mario" w:date="2017-07-15T09:36:00Z" w:name="move487874738"/>
      <w:moveFrom w:id="514" w:author="mario" w:date="2017-07-15T09:36:00Z">
        <w:r w:rsidRPr="00457226" w:rsidDel="00095BD3">
          <w:lastRenderedPageBreak/>
          <w:t>Se o usuário colocar dados v</w:t>
        </w:r>
        <w:r w:rsidDel="00095BD3">
          <w:t xml:space="preserve">álidos e clicar no botão </w:t>
        </w:r>
        <w:r w:rsidDel="00095BD3">
          <w:rPr>
            <w:i/>
          </w:rPr>
          <w:t>Create</w:t>
        </w:r>
        <w:r w:rsidDel="00095BD3">
          <w:t xml:space="preserve">, é </w:t>
        </w:r>
        <w:r w:rsidR="00F25991" w:rsidDel="00095BD3">
          <w:t>apresentada uma mensagem dizendo que a rede foi criada com sucesso, como</w:t>
        </w:r>
        <w:r w:rsidDel="00095BD3">
          <w:t xml:space="preserve"> mostra a </w:t>
        </w:r>
        <w:r w:rsidDel="00095BD3">
          <w:fldChar w:fldCharType="begin"/>
        </w:r>
        <w:r w:rsidDel="00095BD3">
          <w:instrText xml:space="preserve"> REF _Ref479837596 \h </w:instrText>
        </w:r>
        <w:r w:rsidDel="00095BD3">
          <w:fldChar w:fldCharType="separate"/>
        </w:r>
        <w:r w:rsidR="00452B5C" w:rsidDel="00095BD3">
          <w:t xml:space="preserve">Figura </w:t>
        </w:r>
        <w:r w:rsidR="00452B5C" w:rsidDel="00095BD3">
          <w:rPr>
            <w:noProof/>
          </w:rPr>
          <w:t>48</w:t>
        </w:r>
        <w:r w:rsidDel="00095BD3">
          <w:fldChar w:fldCharType="end"/>
        </w:r>
        <w:r w:rsidDel="00095BD3">
          <w:t>.</w:t>
        </w:r>
        <w:r w:rsidR="00F25991" w:rsidDel="00095BD3">
          <w:t xml:space="preserve"> Mesmo sem adicionar nenhuma camada oculta é possível criar a rede e, no caso, só terá duas camadas verdadeiras: a inicial (ou de entrada) e a final (ou de saída).</w:t>
        </w:r>
      </w:moveFrom>
    </w:p>
    <w:p w14:paraId="3FDC525E" w14:textId="77777777" w:rsidR="00095BD3" w:rsidRDefault="00095BD3" w:rsidP="00095BD3">
      <w:pPr>
        <w:rPr>
          <w:ins w:id="515" w:author="mario" w:date="2017-07-15T09:36:00Z"/>
        </w:rPr>
      </w:pPr>
      <w:ins w:id="516" w:author="mario" w:date="2017-07-15T09:36:00Z">
        <w:r w:rsidRPr="00EE61F1">
          <w:t>Se o usuário clicar no bot</w:t>
        </w:r>
        <w:r>
          <w:t xml:space="preserve">ão “+”, será adicionado uma linha na tabela das camadas ocultas, com uma sugestão de camada: três neurônios, contendo bias, função de ativação </w:t>
        </w:r>
        <w:r>
          <w:rPr>
            <w:i/>
          </w:rPr>
          <w:t>ElliottSymmetric</w:t>
        </w:r>
        <w:r>
          <w:t xml:space="preserve"> e com 0,3 de </w:t>
        </w:r>
        <w:r>
          <w:rPr>
            <w:i/>
          </w:rPr>
          <w:t>dropOutRate</w:t>
        </w:r>
        <w:r>
          <w:t xml:space="preserve">, como mostra a </w:t>
        </w:r>
        <w:r>
          <w:fldChar w:fldCharType="begin"/>
        </w:r>
        <w:r>
          <w:instrText xml:space="preserve"> REF _Ref479839404 \h </w:instrText>
        </w:r>
        <w:r>
          <w:fldChar w:fldCharType="separate"/>
        </w:r>
        <w:r w:rsidRPr="00452B5C">
          <w:t xml:space="preserve">Figura </w:t>
        </w:r>
        <w:r w:rsidRPr="00452B5C">
          <w:rPr>
            <w:noProof/>
          </w:rPr>
          <w:t>49</w:t>
        </w:r>
        <w:r>
          <w:fldChar w:fldCharType="end"/>
        </w:r>
        <w:r>
          <w:t>.</w:t>
        </w:r>
      </w:ins>
    </w:p>
    <w:p w14:paraId="541DD333" w14:textId="77777777" w:rsidR="00095BD3" w:rsidDel="00095BD3" w:rsidRDefault="00095BD3" w:rsidP="00457226"/>
    <w:moveFromRangeEnd w:id="513"/>
    <w:p w14:paraId="383436F5" w14:textId="77777777" w:rsidR="00EE61F1" w:rsidRDefault="00EE61F1" w:rsidP="00457226"/>
    <w:p w14:paraId="462D19F0" w14:textId="239A0DAA" w:rsidR="00EE61F1" w:rsidRDefault="00EE61F1" w:rsidP="00EE61F1">
      <w:pPr>
        <w:pStyle w:val="Caption"/>
        <w:rPr>
          <w:i/>
          <w:lang w:val="en-US"/>
        </w:rPr>
      </w:pPr>
      <w:bookmarkStart w:id="517" w:name="_Ref479839404"/>
      <w:bookmarkStart w:id="518" w:name="_Toc486423050"/>
      <w:proofErr w:type="gramStart"/>
      <w:r w:rsidRPr="00C515C6">
        <w:rPr>
          <w:lang w:val="en-US"/>
        </w:rPr>
        <w:t xml:space="preserve">Figura </w:t>
      </w:r>
      <w:r w:rsidRPr="004E6912">
        <w:fldChar w:fldCharType="begin"/>
      </w:r>
      <w:r w:rsidRPr="00C515C6">
        <w:rPr>
          <w:lang w:val="en-US"/>
        </w:rPr>
        <w:instrText xml:space="preserve"> SEQ Figura \* ARABIC </w:instrText>
      </w:r>
      <w:r w:rsidRPr="004E6912">
        <w:fldChar w:fldCharType="separate"/>
      </w:r>
      <w:r w:rsidR="00452B5C">
        <w:rPr>
          <w:noProof/>
          <w:lang w:val="en-US"/>
        </w:rPr>
        <w:t>49</w:t>
      </w:r>
      <w:r w:rsidRPr="004E6912">
        <w:fldChar w:fldCharType="end"/>
      </w:r>
      <w:bookmarkEnd w:id="517"/>
      <w:r w:rsidRPr="00EE61F1">
        <w:rPr>
          <w:lang w:val="en-US"/>
        </w:rPr>
        <w:t>.</w:t>
      </w:r>
      <w:proofErr w:type="gramEnd"/>
      <w:r w:rsidRPr="00EE61F1">
        <w:rPr>
          <w:lang w:val="en-US"/>
        </w:rPr>
        <w:t xml:space="preserve"> Interface 1 - </w:t>
      </w:r>
      <w:r w:rsidRPr="00EE61F1">
        <w:rPr>
          <w:i/>
          <w:lang w:val="en-US"/>
        </w:rPr>
        <w:t>add hidden layer</w:t>
      </w:r>
      <w:bookmarkEnd w:id="518"/>
    </w:p>
    <w:p w14:paraId="1845C10E" w14:textId="387D2953" w:rsidR="00EE61F1" w:rsidRDefault="00EE61F1" w:rsidP="00EE61F1">
      <w:pPr>
        <w:pStyle w:val="Image"/>
        <w:rPr>
          <w:lang w:val="en-US"/>
        </w:rPr>
      </w:pPr>
      <w:r>
        <w:rPr>
          <w:lang w:val="en-US" w:eastAsia="en-US"/>
        </w:rPr>
        <w:lastRenderedPageBreak/>
        <w:drawing>
          <wp:inline distT="0" distB="0" distL="0" distR="0" wp14:anchorId="34A7196A" wp14:editId="47D5AD6E">
            <wp:extent cx="3881745" cy="5520905"/>
            <wp:effectExtent l="0" t="0" r="5080" b="381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80909" cy="5519716"/>
                    </a:xfrm>
                    <a:prstGeom prst="rect">
                      <a:avLst/>
                    </a:prstGeom>
                  </pic:spPr>
                </pic:pic>
              </a:graphicData>
            </a:graphic>
          </wp:inline>
        </w:drawing>
      </w:r>
    </w:p>
    <w:p w14:paraId="1DFCBC1E" w14:textId="17CF65BA" w:rsidR="00EE61F1" w:rsidRPr="00EE61F1" w:rsidRDefault="00EE61F1" w:rsidP="00EE61F1">
      <w:pPr>
        <w:pStyle w:val="Caption"/>
      </w:pPr>
      <w:r w:rsidRPr="00EE61F1">
        <w:t>Fonte: Autor (2017)</w:t>
      </w:r>
    </w:p>
    <w:p w14:paraId="1114D7CC" w14:textId="77777777" w:rsidR="00EE61F1" w:rsidRPr="00EE61F1" w:rsidRDefault="00EE61F1" w:rsidP="00EE61F1"/>
    <w:p w14:paraId="67A75C2A" w14:textId="5873CB60" w:rsidR="00EE61F1" w:rsidDel="00095BD3" w:rsidRDefault="00EE61F1" w:rsidP="00EE61F1">
      <w:pPr>
        <w:rPr>
          <w:del w:id="519" w:author="mario" w:date="2017-07-15T09:36:00Z"/>
        </w:rPr>
      </w:pPr>
      <w:del w:id="520" w:author="mario" w:date="2017-07-15T09:36:00Z">
        <w:r w:rsidRPr="00EE61F1" w:rsidDel="00095BD3">
          <w:delText>Se o usuário clicar no bot</w:delText>
        </w:r>
        <w:r w:rsidDel="00095BD3">
          <w:delText xml:space="preserve">ão “+”, será adicionado uma linha na tabela das camadas ocultas, com uma sugestão de camada: três neurônios, contendo bias, função de ativação </w:delText>
        </w:r>
        <w:r w:rsidDel="00095BD3">
          <w:rPr>
            <w:i/>
          </w:rPr>
          <w:delText>ElliottSymmetric</w:delText>
        </w:r>
        <w:r w:rsidDel="00095BD3">
          <w:delText xml:space="preserve"> e com 0,3 de </w:delText>
        </w:r>
        <w:r w:rsidDel="00095BD3">
          <w:rPr>
            <w:i/>
          </w:rPr>
          <w:delText>dropOutRate</w:delText>
        </w:r>
        <w:r w:rsidDel="00095BD3">
          <w:delText xml:space="preserve">, como mostra a </w:delText>
        </w:r>
        <w:r w:rsidDel="00095BD3">
          <w:fldChar w:fldCharType="begin"/>
        </w:r>
        <w:r w:rsidDel="00095BD3">
          <w:delInstrText xml:space="preserve"> REF _Ref479839404 \h </w:delInstrText>
        </w:r>
        <w:r w:rsidDel="00095BD3">
          <w:fldChar w:fldCharType="separate"/>
        </w:r>
        <w:r w:rsidR="00452B5C" w:rsidRPr="00452B5C" w:rsidDel="00095BD3">
          <w:delText xml:space="preserve">Figura </w:delText>
        </w:r>
        <w:r w:rsidR="00452B5C" w:rsidRPr="00452B5C" w:rsidDel="00095BD3">
          <w:rPr>
            <w:noProof/>
          </w:rPr>
          <w:delText>49</w:delText>
        </w:r>
        <w:r w:rsidDel="00095BD3">
          <w:fldChar w:fldCharType="end"/>
        </w:r>
        <w:r w:rsidDel="00095BD3">
          <w:delText>.</w:delText>
        </w:r>
      </w:del>
    </w:p>
    <w:p w14:paraId="61920548" w14:textId="77777777" w:rsidR="00095BD3" w:rsidRPr="00EE61F1" w:rsidRDefault="00095BD3" w:rsidP="00095BD3">
      <w:moveToRangeStart w:id="521" w:author="mario" w:date="2017-07-15T09:37:00Z" w:name="move487874752"/>
      <w:moveTo w:id="522" w:author="mario" w:date="2017-07-15T09:37:00Z">
        <w:r>
          <w:t xml:space="preserve">Na </w:t>
        </w:r>
        <w:r>
          <w:fldChar w:fldCharType="begin"/>
        </w:r>
        <w:r>
          <w:instrText xml:space="preserve"> REF _Ref479839571 \h </w:instrText>
        </w:r>
        <w:r>
          <w:fldChar w:fldCharType="separate"/>
        </w:r>
        <w:r w:rsidRPr="00C515C6">
          <w:t xml:space="preserve">Figura </w:t>
        </w:r>
        <w:r>
          <w:rPr>
            <w:noProof/>
          </w:rPr>
          <w:t>50</w:t>
        </w:r>
        <w:r>
          <w:fldChar w:fldCharType="end"/>
        </w:r>
        <w:r>
          <w:t xml:space="preserve"> é possível ver o que acontece ao clicar na função de ativação, são mostradas todas as funções de ativação que o sistema suporta como foi </w:t>
        </w:r>
        <w:r>
          <w:lastRenderedPageBreak/>
          <w:t>explicado anteriormente no capítulo 2.2. Se clicar no botão “X”, é apagado a linha selecionada, e se não tiver nenhuma selecionada, apaga a última linha.</w:t>
        </w:r>
      </w:moveTo>
    </w:p>
    <w:moveToRangeEnd w:id="521"/>
    <w:p w14:paraId="31493C10" w14:textId="77777777" w:rsidR="00095BD3" w:rsidRDefault="00095BD3" w:rsidP="00EE61F1">
      <w:pPr>
        <w:rPr>
          <w:ins w:id="523" w:author="mario" w:date="2017-07-15T09:37:00Z"/>
        </w:rPr>
      </w:pPr>
    </w:p>
    <w:p w14:paraId="15CB753C" w14:textId="77777777" w:rsidR="00EE61F1" w:rsidRDefault="00EE61F1" w:rsidP="00EE61F1"/>
    <w:p w14:paraId="395D350C" w14:textId="72460CB4" w:rsidR="00EE61F1" w:rsidRDefault="00EE61F1" w:rsidP="00EE61F1">
      <w:pPr>
        <w:pStyle w:val="Caption"/>
        <w:rPr>
          <w:i/>
          <w:lang w:val="en-US"/>
        </w:rPr>
      </w:pPr>
      <w:bookmarkStart w:id="524" w:name="_Ref479839571"/>
      <w:bookmarkStart w:id="525" w:name="_Toc486423051"/>
      <w:r w:rsidRPr="00C515C6">
        <w:t xml:space="preserve">Figura </w:t>
      </w:r>
      <w:fldSimple w:instr=" SEQ Figura \* ARABIC ">
        <w:r w:rsidR="00452B5C">
          <w:rPr>
            <w:noProof/>
          </w:rPr>
          <w:t>50</w:t>
        </w:r>
      </w:fldSimple>
      <w:bookmarkEnd w:id="524"/>
      <w:r w:rsidRPr="00EE61F1">
        <w:rPr>
          <w:lang w:val="en-US"/>
        </w:rPr>
        <w:t xml:space="preserve">. Interface 1 - </w:t>
      </w:r>
      <w:r w:rsidRPr="00EE61F1">
        <w:rPr>
          <w:i/>
          <w:lang w:val="en-US"/>
        </w:rPr>
        <w:t>activation functions</w:t>
      </w:r>
      <w:bookmarkEnd w:id="525"/>
    </w:p>
    <w:p w14:paraId="6C605748" w14:textId="78F596A7" w:rsidR="00EE61F1" w:rsidRDefault="00EE61F1" w:rsidP="00EE61F1">
      <w:pPr>
        <w:pStyle w:val="Image"/>
        <w:rPr>
          <w:lang w:val="en-US"/>
        </w:rPr>
      </w:pPr>
      <w:r>
        <w:rPr>
          <w:lang w:val="en-US" w:eastAsia="en-US"/>
        </w:rPr>
        <w:drawing>
          <wp:inline distT="0" distB="0" distL="0" distR="0" wp14:anchorId="00A17E35" wp14:editId="4E735C31">
            <wp:extent cx="4095750" cy="581025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095750" cy="5810250"/>
                    </a:xfrm>
                    <a:prstGeom prst="rect">
                      <a:avLst/>
                    </a:prstGeom>
                  </pic:spPr>
                </pic:pic>
              </a:graphicData>
            </a:graphic>
          </wp:inline>
        </w:drawing>
      </w:r>
    </w:p>
    <w:p w14:paraId="47015D7E" w14:textId="7269C0F4" w:rsidR="00EE61F1" w:rsidRDefault="00EE61F1" w:rsidP="00EE61F1">
      <w:pPr>
        <w:pStyle w:val="Caption"/>
      </w:pPr>
      <w:r w:rsidRPr="00EE61F1">
        <w:t>Fonte: Autor (2017)</w:t>
      </w:r>
    </w:p>
    <w:p w14:paraId="3AA4B2B2" w14:textId="77777777" w:rsidR="00EE61F1" w:rsidRDefault="00EE61F1" w:rsidP="00EE61F1"/>
    <w:p w14:paraId="5B68355F" w14:textId="02BCB229" w:rsidR="00EE61F1" w:rsidRDefault="00D42852" w:rsidP="00EE61F1">
      <w:pPr>
        <w:rPr>
          <w:ins w:id="526" w:author="mario" w:date="2017-07-15T09:37:00Z"/>
        </w:rPr>
      </w:pPr>
      <w:moveFromRangeStart w:id="527" w:author="mario" w:date="2017-07-15T09:37:00Z" w:name="move487874752"/>
      <w:moveFrom w:id="528" w:author="mario" w:date="2017-07-15T09:37:00Z">
        <w:r w:rsidDel="00095BD3">
          <w:lastRenderedPageBreak/>
          <w:t xml:space="preserve">Na </w:t>
        </w:r>
        <w:r w:rsidDel="00095BD3">
          <w:fldChar w:fldCharType="begin"/>
        </w:r>
        <w:r w:rsidDel="00095BD3">
          <w:instrText xml:space="preserve"> REF _Ref479839571 \h </w:instrText>
        </w:r>
        <w:r w:rsidDel="00095BD3">
          <w:fldChar w:fldCharType="separate"/>
        </w:r>
        <w:r w:rsidR="00452B5C" w:rsidRPr="00C515C6" w:rsidDel="00095BD3">
          <w:t xml:space="preserve">Figura </w:t>
        </w:r>
        <w:r w:rsidR="00452B5C" w:rsidDel="00095BD3">
          <w:rPr>
            <w:noProof/>
          </w:rPr>
          <w:t>50</w:t>
        </w:r>
        <w:r w:rsidDel="00095BD3">
          <w:fldChar w:fldCharType="end"/>
        </w:r>
        <w:r w:rsidDel="00095BD3">
          <w:t xml:space="preserve"> é possível ver o que acontece a</w:t>
        </w:r>
        <w:r w:rsidR="00EE61F1" w:rsidDel="00095BD3">
          <w:t xml:space="preserve">o clicar na função de ativação, são mostradas todas as funções de ativação que o sistema </w:t>
        </w:r>
        <w:r w:rsidR="002045AB" w:rsidDel="00095BD3">
          <w:t>suporta</w:t>
        </w:r>
        <w:r w:rsidR="00EE61F1" w:rsidDel="00095BD3">
          <w:t xml:space="preserve"> como foi explicado anteriormente no capítulo 2.2.</w:t>
        </w:r>
        <w:r w:rsidDel="00095BD3">
          <w:t xml:space="preserve"> Se clicar no botão “X”, é </w:t>
        </w:r>
        <w:r w:rsidR="002045AB" w:rsidDel="00095BD3">
          <w:t>apagado</w:t>
        </w:r>
        <w:r w:rsidDel="00095BD3">
          <w:t xml:space="preserve"> a linha selecionada, e se não tiver nenhuma selecionada, apaga a última linha.</w:t>
        </w:r>
      </w:moveFrom>
    </w:p>
    <w:p w14:paraId="33CB9667" w14:textId="725FED1D" w:rsidR="00095BD3" w:rsidRDefault="00095BD3" w:rsidP="00095BD3">
      <w:pPr>
        <w:rPr>
          <w:ins w:id="529" w:author="mario" w:date="2017-07-15T09:37:00Z"/>
        </w:rPr>
      </w:pPr>
      <w:ins w:id="530" w:author="mario" w:date="2017-07-15T09:37:00Z">
        <w:r>
          <w:t xml:space="preserve">Se o botão </w:t>
        </w:r>
        <w:r>
          <w:rPr>
            <w:i/>
          </w:rPr>
          <w:t>Create</w:t>
        </w:r>
        <w:r>
          <w:t xml:space="preserve"> for clicado novamente, é apresentada uma mensagem alertando ao usuário que já existe uma rede criada com o mesmo nome, e se ele deseja sobrescrever a rede existente</w:t>
        </w:r>
      </w:ins>
      <w:ins w:id="531" w:author="mario" w:date="2017-07-15T09:38:00Z">
        <w:r>
          <w:t xml:space="preserve">, como mostra a </w:t>
        </w:r>
        <w:r>
          <w:fldChar w:fldCharType="begin"/>
        </w:r>
        <w:r>
          <w:instrText xml:space="preserve"> REF _Ref487874829 \h </w:instrText>
        </w:r>
      </w:ins>
      <w:r>
        <w:fldChar w:fldCharType="separate"/>
      </w:r>
      <w:ins w:id="532" w:author="mario" w:date="2017-07-15T09:38:00Z">
        <w:r w:rsidRPr="00C515C6">
          <w:t xml:space="preserve">Figura </w:t>
        </w:r>
        <w:r>
          <w:rPr>
            <w:noProof/>
          </w:rPr>
          <w:t>51</w:t>
        </w:r>
        <w:r>
          <w:fldChar w:fldCharType="end"/>
        </w:r>
      </w:ins>
      <w:ins w:id="533" w:author="mario" w:date="2017-07-15T09:37:00Z">
        <w:r>
          <w:t>. É importante notar que, apesar de um dos requisitos não funcionais especificarem que todo o texto deverá ser em inglês, neste caso os botões são apresentados no idioma do sistema operacional em que o usuário está executando o programa.</w:t>
        </w:r>
      </w:ins>
    </w:p>
    <w:p w14:paraId="4650CB04" w14:textId="77777777" w:rsidR="00095BD3" w:rsidRPr="00EE61F1" w:rsidDel="00095BD3" w:rsidRDefault="00095BD3" w:rsidP="00EE61F1"/>
    <w:moveFromRangeEnd w:id="527"/>
    <w:p w14:paraId="5111053D" w14:textId="77777777" w:rsidR="00F25991" w:rsidRPr="00EE61F1" w:rsidRDefault="00F25991" w:rsidP="00457226"/>
    <w:p w14:paraId="1502D8E5" w14:textId="7321688F" w:rsidR="00F25991" w:rsidRDefault="00F25991" w:rsidP="00F25991">
      <w:pPr>
        <w:pStyle w:val="Caption"/>
      </w:pPr>
      <w:bookmarkStart w:id="534" w:name="_Toc486423052"/>
      <w:bookmarkStart w:id="535" w:name="_Ref487874829"/>
      <w:r w:rsidRPr="00C515C6">
        <w:t xml:space="preserve">Figura </w:t>
      </w:r>
      <w:fldSimple w:instr=" SEQ Figura \* ARABIC ">
        <w:r w:rsidR="00452B5C">
          <w:rPr>
            <w:noProof/>
          </w:rPr>
          <w:t>51</w:t>
        </w:r>
      </w:fldSimple>
      <w:bookmarkEnd w:id="535"/>
      <w:r w:rsidRPr="00EE61F1">
        <w:rPr>
          <w:lang w:val="en-US"/>
        </w:rPr>
        <w:t xml:space="preserve">. </w:t>
      </w:r>
      <w:r>
        <w:t xml:space="preserve">Interface 1 – </w:t>
      </w:r>
      <w:r w:rsidRPr="004E0EDD">
        <w:rPr>
          <w:i/>
        </w:rPr>
        <w:t>overwrite</w:t>
      </w:r>
      <w:bookmarkEnd w:id="534"/>
    </w:p>
    <w:p w14:paraId="47338EF2" w14:textId="46D2829E" w:rsidR="00F25991" w:rsidRDefault="00F25991" w:rsidP="00F25991">
      <w:pPr>
        <w:pStyle w:val="Image"/>
      </w:pPr>
      <w:r>
        <w:rPr>
          <w:lang w:val="en-US" w:eastAsia="en-US"/>
        </w:rPr>
        <w:lastRenderedPageBreak/>
        <w:drawing>
          <wp:inline distT="0" distB="0" distL="0" distR="0" wp14:anchorId="14E9CEBA" wp14:editId="68AC7B8D">
            <wp:extent cx="4114800" cy="579120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114800" cy="5791200"/>
                    </a:xfrm>
                    <a:prstGeom prst="rect">
                      <a:avLst/>
                    </a:prstGeom>
                  </pic:spPr>
                </pic:pic>
              </a:graphicData>
            </a:graphic>
          </wp:inline>
        </w:drawing>
      </w:r>
    </w:p>
    <w:p w14:paraId="67220AEA" w14:textId="3A4308F7" w:rsidR="00F25991" w:rsidRDefault="00F25991" w:rsidP="00F25991">
      <w:pPr>
        <w:pStyle w:val="Caption"/>
      </w:pPr>
      <w:r>
        <w:t>Fonte: Autor (2017)</w:t>
      </w:r>
    </w:p>
    <w:p w14:paraId="38BBBC47" w14:textId="77777777" w:rsidR="00F25991" w:rsidRDefault="00F25991" w:rsidP="00F25991"/>
    <w:p w14:paraId="3B0046BD" w14:textId="43FB0ADC" w:rsidR="00095BD3" w:rsidRDefault="00F25991" w:rsidP="00F25991">
      <w:del w:id="536" w:author="mario" w:date="2017-07-15T09:37:00Z">
        <w:r w:rsidDel="00095BD3">
          <w:delText xml:space="preserve">Se o botão </w:delText>
        </w:r>
        <w:r w:rsidDel="00095BD3">
          <w:rPr>
            <w:i/>
          </w:rPr>
          <w:delText>Create</w:delText>
        </w:r>
        <w:r w:rsidDel="00095BD3">
          <w:delText xml:space="preserve"> for clicado novamente, é apresentada uma mensagem alertando ao usuário que já existe uma rede criada com o mesmo nome, e se ele deseja sobrescrever a rede existente. É importante notar que, apesar de um dos requisitos não funcionais </w:delText>
        </w:r>
        <w:r w:rsidR="002045AB" w:rsidDel="00095BD3">
          <w:delText>especificarem</w:delText>
        </w:r>
        <w:r w:rsidDel="00095BD3">
          <w:delText xml:space="preserve"> que todo o texto deverá ser em inglês, neste caso os botões são apresentados no idioma do sistema operacional em que o usuário está executando o programa.</w:delText>
        </w:r>
      </w:del>
      <w:moveToRangeStart w:id="537" w:author="mario" w:date="2017-07-15T09:37:00Z" w:name="move487874776"/>
      <w:moveTo w:id="538" w:author="mario" w:date="2017-07-15T09:37:00Z">
        <w:r w:rsidR="00095BD3">
          <w:t xml:space="preserve">Caso o usuário clique no botão de negação, </w:t>
        </w:r>
        <w:r w:rsidR="00095BD3">
          <w:lastRenderedPageBreak/>
          <w:t xml:space="preserve">“Não” no caso, a mensagem deixará de ser exibida e aparecerá outra mensagem, como mostra a </w:t>
        </w:r>
        <w:r w:rsidR="00095BD3">
          <w:fldChar w:fldCharType="begin"/>
        </w:r>
        <w:r w:rsidR="00095BD3">
          <w:instrText xml:space="preserve"> REF _Ref479838380 \h </w:instrText>
        </w:r>
        <w:r w:rsidR="00095BD3">
          <w:fldChar w:fldCharType="separate"/>
        </w:r>
        <w:r w:rsidR="00095BD3">
          <w:t xml:space="preserve">Figura </w:t>
        </w:r>
        <w:r w:rsidR="00095BD3">
          <w:rPr>
            <w:noProof/>
          </w:rPr>
          <w:t>52</w:t>
        </w:r>
        <w:r w:rsidR="00095BD3">
          <w:fldChar w:fldCharType="end"/>
        </w:r>
        <w:r w:rsidR="00095BD3">
          <w:t>.</w:t>
        </w:r>
      </w:moveTo>
      <w:moveToRangeEnd w:id="537"/>
    </w:p>
    <w:p w14:paraId="54A729C8" w14:textId="77777777" w:rsidR="004E0EDD" w:rsidRDefault="004E0EDD" w:rsidP="00F25991"/>
    <w:p w14:paraId="2BFAC06A" w14:textId="0A6BC261" w:rsidR="004E0EDD" w:rsidRDefault="004E0EDD" w:rsidP="004E0EDD">
      <w:pPr>
        <w:pStyle w:val="Caption"/>
      </w:pPr>
      <w:bookmarkStart w:id="539" w:name="_Ref479838380"/>
      <w:bookmarkStart w:id="540" w:name="_Toc486423053"/>
      <w:r>
        <w:t xml:space="preserve">Figura </w:t>
      </w:r>
      <w:fldSimple w:instr=" SEQ Figura \* ARABIC ">
        <w:r w:rsidR="00452B5C">
          <w:rPr>
            <w:noProof/>
          </w:rPr>
          <w:t>52</w:t>
        </w:r>
      </w:fldSimple>
      <w:bookmarkEnd w:id="539"/>
      <w:r>
        <w:t xml:space="preserve">. Interface 1 – </w:t>
      </w:r>
      <w:r>
        <w:rPr>
          <w:i/>
        </w:rPr>
        <w:t>don’t</w:t>
      </w:r>
      <w:r w:rsidRPr="004E0EDD">
        <w:rPr>
          <w:i/>
        </w:rPr>
        <w:t xml:space="preserve"> overwrite</w:t>
      </w:r>
      <w:bookmarkEnd w:id="540"/>
    </w:p>
    <w:p w14:paraId="2134FD93" w14:textId="7CE3BBA1" w:rsidR="004E0EDD" w:rsidRDefault="004E0EDD" w:rsidP="00C515C6">
      <w:pPr>
        <w:pStyle w:val="Image"/>
      </w:pPr>
      <w:r>
        <w:rPr>
          <w:lang w:val="en-US" w:eastAsia="en-US"/>
        </w:rPr>
        <w:drawing>
          <wp:inline distT="0" distB="0" distL="0" distR="0" wp14:anchorId="57569D6D" wp14:editId="7FDA8315">
            <wp:extent cx="3546843" cy="5055080"/>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544431" cy="5051642"/>
                    </a:xfrm>
                    <a:prstGeom prst="rect">
                      <a:avLst/>
                    </a:prstGeom>
                  </pic:spPr>
                </pic:pic>
              </a:graphicData>
            </a:graphic>
          </wp:inline>
        </w:drawing>
      </w:r>
    </w:p>
    <w:p w14:paraId="724E2A57" w14:textId="1F44E6B3" w:rsidR="004E0EDD" w:rsidRDefault="004E0EDD" w:rsidP="004E0EDD">
      <w:pPr>
        <w:pStyle w:val="Caption"/>
      </w:pPr>
      <w:r>
        <w:t>Fonte: Autor (2017)</w:t>
      </w:r>
    </w:p>
    <w:p w14:paraId="47A20B32" w14:textId="77777777" w:rsidR="00C515C6" w:rsidRPr="00C515C6" w:rsidRDefault="00C515C6" w:rsidP="00C515C6"/>
    <w:p w14:paraId="22662206" w14:textId="77777777" w:rsidR="00095BD3" w:rsidRDefault="00F25991" w:rsidP="00F25991">
      <w:pPr>
        <w:rPr>
          <w:ins w:id="541" w:author="mario" w:date="2017-07-15T09:37:00Z"/>
        </w:rPr>
      </w:pPr>
      <w:moveFromRangeStart w:id="542" w:author="mario" w:date="2017-07-15T09:37:00Z" w:name="move487874776"/>
      <w:moveFrom w:id="543" w:author="mario" w:date="2017-07-15T09:37:00Z">
        <w:r w:rsidDel="00095BD3">
          <w:t>Caso o usuário clique no botão de negação, “Não” no caso, a mensagem deixará de ser exibida</w:t>
        </w:r>
        <w:r w:rsidR="004E0EDD" w:rsidDel="00095BD3">
          <w:t xml:space="preserve"> e aparecerá </w:t>
        </w:r>
        <w:r w:rsidR="002045AB" w:rsidDel="00095BD3">
          <w:t>outra</w:t>
        </w:r>
        <w:r w:rsidR="004E0EDD" w:rsidDel="00095BD3">
          <w:t xml:space="preserve"> mensagem, como mostra a </w:t>
        </w:r>
        <w:r w:rsidR="004E0EDD" w:rsidDel="00095BD3">
          <w:fldChar w:fldCharType="begin"/>
        </w:r>
        <w:r w:rsidR="004E0EDD" w:rsidDel="00095BD3">
          <w:instrText xml:space="preserve"> REF _Ref479838380 \h </w:instrText>
        </w:r>
        <w:r w:rsidR="004E0EDD" w:rsidDel="00095BD3">
          <w:fldChar w:fldCharType="separate"/>
        </w:r>
        <w:r w:rsidR="00452B5C" w:rsidDel="00095BD3">
          <w:t xml:space="preserve">Figura </w:t>
        </w:r>
        <w:r w:rsidR="00452B5C" w:rsidDel="00095BD3">
          <w:rPr>
            <w:noProof/>
          </w:rPr>
          <w:t>52</w:t>
        </w:r>
        <w:r w:rsidR="004E0EDD" w:rsidDel="00095BD3">
          <w:fldChar w:fldCharType="end"/>
        </w:r>
        <w:r w:rsidDel="00095BD3">
          <w:t xml:space="preserve">. </w:t>
        </w:r>
      </w:moveFrom>
      <w:moveFromRangeEnd w:id="542"/>
    </w:p>
    <w:p w14:paraId="46CB35B6" w14:textId="4333F30E" w:rsidR="00F25991" w:rsidRDefault="00F25991" w:rsidP="00F25991">
      <w:r>
        <w:t>Caso o usuário clique no de afirmação, “Sim” no caso, é feita uma sobrescrita na RNA já criada, mesmo que nenhum detalhe for mudado. Isso acontece</w:t>
      </w:r>
      <w:r w:rsidR="00C515C6">
        <w:t>, pois</w:t>
      </w:r>
      <w:r>
        <w:t xml:space="preserve"> cada </w:t>
      </w:r>
      <w:r>
        <w:lastRenderedPageBreak/>
        <w:t xml:space="preserve">vez que uma rede é criada (neste caso </w:t>
      </w:r>
      <w:r w:rsidR="00C515C6">
        <w:t>recriada</w:t>
      </w:r>
      <w:r>
        <w:t xml:space="preserve">), os neurônios são criados com pesos aleatórios. Essa parte é importante no caso de a rede sofrer algum tipo de </w:t>
      </w:r>
      <w:r>
        <w:rPr>
          <w:i/>
        </w:rPr>
        <w:t>overtraining</w:t>
      </w:r>
      <w:r>
        <w:t xml:space="preserve"> durante o treinamento e ter sua capacidade de predição comprometida. Se acontecer, basta manter a topologia criada e forçar uma sobrescrita da rede, para alterar os pesos dos neurônios.</w:t>
      </w:r>
    </w:p>
    <w:p w14:paraId="4723416D" w14:textId="6CC7EF3E" w:rsidR="00457226" w:rsidRPr="00457226" w:rsidRDefault="00F25991" w:rsidP="00C515C6">
      <w:r>
        <w:t>Também é possível notar que após a rede criada, por padrão, o programa já a seleciona e no rodapé da tela é mostrado ao usuário que a rede selecionada é essa já criada.</w:t>
      </w:r>
    </w:p>
    <w:p w14:paraId="4E329A37" w14:textId="150E7FD9" w:rsidR="00F059F7" w:rsidRDefault="00F059F7" w:rsidP="00F059F7">
      <w:pPr>
        <w:rPr>
          <w:lang w:eastAsia="pt-BR"/>
        </w:rPr>
      </w:pPr>
    </w:p>
    <w:p w14:paraId="684B6E43" w14:textId="6F8CDA27" w:rsidR="00F059F7" w:rsidRDefault="00F059F7" w:rsidP="00AD1FC5">
      <w:pPr>
        <w:pStyle w:val="Heading2"/>
      </w:pPr>
      <w:bookmarkStart w:id="544" w:name="_Toc486423177"/>
      <w:r>
        <w:t>Escolher RNA</w:t>
      </w:r>
      <w:bookmarkEnd w:id="544"/>
    </w:p>
    <w:p w14:paraId="4B65886A" w14:textId="77777777" w:rsidR="004E0EDD" w:rsidRDefault="004E0EDD" w:rsidP="004E0EDD">
      <w:pPr>
        <w:rPr>
          <w:lang w:eastAsia="pt-BR"/>
        </w:rPr>
      </w:pPr>
    </w:p>
    <w:p w14:paraId="6DBF8D45" w14:textId="6D8BD543" w:rsidR="004E0EDD" w:rsidRDefault="004E0EDD" w:rsidP="004E0EDD">
      <w:pPr>
        <w:rPr>
          <w:ins w:id="545" w:author="mario" w:date="2017-07-15T09:38:00Z"/>
          <w:lang w:eastAsia="pt-BR"/>
        </w:rPr>
      </w:pPr>
      <w:r>
        <w:rPr>
          <w:lang w:eastAsia="pt-BR"/>
        </w:rPr>
        <w:t>Nesta etapa existem somente duas coisas que podem acontecer, ou a rede não existe ou existe.</w:t>
      </w:r>
    </w:p>
    <w:p w14:paraId="379ED1E2" w14:textId="77777777" w:rsidR="00095BD3" w:rsidRPr="004E0EDD" w:rsidRDefault="00095BD3" w:rsidP="00095BD3">
      <w:pPr>
        <w:rPr>
          <w:lang w:eastAsia="pt-BR"/>
        </w:rPr>
      </w:pPr>
      <w:moveToRangeStart w:id="546" w:author="mario" w:date="2017-07-15T09:38:00Z" w:name="move487874849"/>
      <w:moveTo w:id="547" w:author="mario" w:date="2017-07-15T09:38:00Z">
        <w:r>
          <w:rPr>
            <w:lang w:eastAsia="pt-BR"/>
          </w:rPr>
          <w:t xml:space="preserve">A </w:t>
        </w:r>
        <w:r>
          <w:rPr>
            <w:lang w:eastAsia="pt-BR"/>
          </w:rPr>
          <w:fldChar w:fldCharType="begin"/>
        </w:r>
        <w:r>
          <w:rPr>
            <w:lang w:eastAsia="pt-BR"/>
          </w:rPr>
          <w:instrText xml:space="preserve"> REF _Ref479838674 \h </w:instrText>
        </w:r>
        <w:r>
          <w:rPr>
            <w:lang w:eastAsia="pt-BR"/>
          </w:rPr>
        </w:r>
        <w:r>
          <w:rPr>
            <w:lang w:eastAsia="pt-BR"/>
          </w:rPr>
          <w:fldChar w:fldCharType="separate"/>
        </w:r>
        <w:r w:rsidRPr="00452B5C">
          <w:t xml:space="preserve">Figura </w:t>
        </w:r>
        <w:r w:rsidRPr="00452B5C">
          <w:rPr>
            <w:noProof/>
          </w:rPr>
          <w:t>53</w:t>
        </w:r>
        <w:r>
          <w:rPr>
            <w:lang w:eastAsia="pt-BR"/>
          </w:rPr>
          <w:fldChar w:fldCharType="end"/>
        </w:r>
        <w:r>
          <w:rPr>
            <w:lang w:eastAsia="pt-BR"/>
          </w:rPr>
          <w:t xml:space="preserve"> apresenta o primeiro caso: se não existe. Quando o programa tenta procurar por uma rede com um nome de uma rede inexistente, apresenta uma mensagem alertando que não pode ser carregada, e que o arquivo não existe. Repare que foram desmarcados todos os atributos e apagado qual é o </w:t>
        </w:r>
        <w:r>
          <w:rPr>
            <w:i/>
            <w:lang w:eastAsia="pt-BR"/>
          </w:rPr>
          <w:t>Stock</w:t>
        </w:r>
        <w:r>
          <w:rPr>
            <w:lang w:eastAsia="pt-BR"/>
          </w:rPr>
          <w:t xml:space="preserve"> da rede, para que se note o preenchimento dos campos corretos.</w:t>
        </w:r>
      </w:moveTo>
    </w:p>
    <w:p w14:paraId="28815FC8" w14:textId="3A34E9A6" w:rsidR="004E0EDD" w:rsidRPr="00C515C6" w:rsidRDefault="004E0EDD" w:rsidP="004E0EDD">
      <w:pPr>
        <w:pStyle w:val="Caption"/>
        <w:rPr>
          <w:i/>
          <w:lang w:val="en-US" w:eastAsia="pt-BR"/>
        </w:rPr>
      </w:pPr>
      <w:bookmarkStart w:id="548" w:name="_Ref479838674"/>
      <w:bookmarkStart w:id="549" w:name="_Toc486423054"/>
      <w:moveToRangeEnd w:id="546"/>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53</w:t>
      </w:r>
      <w:r w:rsidR="00160A7A">
        <w:rPr>
          <w:noProof/>
        </w:rPr>
        <w:fldChar w:fldCharType="end"/>
      </w:r>
      <w:bookmarkEnd w:id="548"/>
      <w:r w:rsidRPr="00C515C6">
        <w:rPr>
          <w:lang w:val="en-US"/>
        </w:rPr>
        <w:t>.</w:t>
      </w:r>
      <w:proofErr w:type="gramEnd"/>
      <w:r w:rsidRPr="00C515C6">
        <w:rPr>
          <w:lang w:val="en-US"/>
        </w:rPr>
        <w:t xml:space="preserve"> Interface 1 </w:t>
      </w:r>
      <w:r w:rsidRPr="00C515C6">
        <w:rPr>
          <w:i/>
          <w:lang w:val="en-US"/>
        </w:rPr>
        <w:t xml:space="preserve">- NN </w:t>
      </w:r>
      <w:r w:rsidRPr="004E0EDD">
        <w:rPr>
          <w:i/>
          <w:lang w:val="en-US"/>
        </w:rPr>
        <w:t>don't exists</w:t>
      </w:r>
      <w:bookmarkEnd w:id="549"/>
    </w:p>
    <w:p w14:paraId="064439A0" w14:textId="7525B2AD" w:rsidR="004E0EDD" w:rsidRDefault="004E0EDD" w:rsidP="004E0EDD">
      <w:pPr>
        <w:pStyle w:val="Image"/>
      </w:pPr>
      <w:r>
        <w:rPr>
          <w:lang w:val="en-US" w:eastAsia="en-US"/>
        </w:rPr>
        <w:lastRenderedPageBreak/>
        <w:drawing>
          <wp:inline distT="0" distB="0" distL="0" distR="0" wp14:anchorId="42448165" wp14:editId="5924E4C5">
            <wp:extent cx="4086225" cy="5829300"/>
            <wp:effectExtent l="0" t="0" r="9525"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86225" cy="5829300"/>
                    </a:xfrm>
                    <a:prstGeom prst="rect">
                      <a:avLst/>
                    </a:prstGeom>
                  </pic:spPr>
                </pic:pic>
              </a:graphicData>
            </a:graphic>
          </wp:inline>
        </w:drawing>
      </w:r>
    </w:p>
    <w:p w14:paraId="6CF11E09" w14:textId="791A3368" w:rsidR="004E0EDD" w:rsidRDefault="004E0EDD" w:rsidP="004E0EDD">
      <w:pPr>
        <w:pStyle w:val="Caption"/>
        <w:rPr>
          <w:lang w:eastAsia="pt-BR"/>
        </w:rPr>
      </w:pPr>
      <w:r>
        <w:rPr>
          <w:lang w:eastAsia="pt-BR"/>
        </w:rPr>
        <w:t>Fonte: Autor (2017)</w:t>
      </w:r>
    </w:p>
    <w:p w14:paraId="7D330B99" w14:textId="77777777" w:rsidR="004E0EDD" w:rsidRDefault="004E0EDD" w:rsidP="004E0EDD">
      <w:pPr>
        <w:rPr>
          <w:lang w:eastAsia="pt-BR"/>
        </w:rPr>
      </w:pPr>
    </w:p>
    <w:p w14:paraId="2A50DF4D" w14:textId="0DC51489" w:rsidR="004E0EDD" w:rsidRDefault="004E0EDD" w:rsidP="004E0EDD">
      <w:pPr>
        <w:rPr>
          <w:ins w:id="550" w:author="mario" w:date="2017-07-15T09:38:00Z"/>
          <w:lang w:eastAsia="pt-BR"/>
        </w:rPr>
      </w:pPr>
      <w:moveFromRangeStart w:id="551" w:author="mario" w:date="2017-07-15T09:38:00Z" w:name="move487874849"/>
      <w:moveFrom w:id="552" w:author="mario" w:date="2017-07-15T09:38:00Z">
        <w:r w:rsidDel="00095BD3">
          <w:rPr>
            <w:lang w:eastAsia="pt-BR"/>
          </w:rPr>
          <w:t xml:space="preserve">A </w:t>
        </w:r>
        <w:r w:rsidDel="00095BD3">
          <w:rPr>
            <w:lang w:eastAsia="pt-BR"/>
          </w:rPr>
          <w:fldChar w:fldCharType="begin"/>
        </w:r>
        <w:r w:rsidDel="00095BD3">
          <w:rPr>
            <w:lang w:eastAsia="pt-BR"/>
          </w:rPr>
          <w:instrText xml:space="preserve"> REF _Ref479838674 \h </w:instrText>
        </w:r>
        <w:r w:rsidDel="00095BD3">
          <w:rPr>
            <w:lang w:eastAsia="pt-BR"/>
          </w:rPr>
        </w:r>
        <w:r w:rsidDel="00095BD3">
          <w:rPr>
            <w:lang w:eastAsia="pt-BR"/>
          </w:rPr>
          <w:fldChar w:fldCharType="separate"/>
        </w:r>
        <w:r w:rsidR="00452B5C" w:rsidRPr="00452B5C" w:rsidDel="00095BD3">
          <w:t xml:space="preserve">Figura </w:t>
        </w:r>
        <w:r w:rsidR="00452B5C" w:rsidRPr="00452B5C" w:rsidDel="00095BD3">
          <w:rPr>
            <w:noProof/>
          </w:rPr>
          <w:t>53</w:t>
        </w:r>
        <w:r w:rsidDel="00095BD3">
          <w:rPr>
            <w:lang w:eastAsia="pt-BR"/>
          </w:rPr>
          <w:fldChar w:fldCharType="end"/>
        </w:r>
        <w:r w:rsidDel="00095BD3">
          <w:rPr>
            <w:lang w:eastAsia="pt-BR"/>
          </w:rPr>
          <w:t xml:space="preserve"> apresenta o primeiro caso: se não existe. Quando o programa tenta procurar por uma rede com um nome de uma rede inexistente, apresenta uma mensagem alertando que não pode ser carregada, e que o arquivo não existe. Repare que </w:t>
        </w:r>
        <w:r w:rsidR="00EE61F1" w:rsidDel="00095BD3">
          <w:rPr>
            <w:lang w:eastAsia="pt-BR"/>
          </w:rPr>
          <w:t>foram</w:t>
        </w:r>
        <w:r w:rsidDel="00095BD3">
          <w:rPr>
            <w:lang w:eastAsia="pt-BR"/>
          </w:rPr>
          <w:t xml:space="preserve"> desmarcado</w:t>
        </w:r>
        <w:r w:rsidR="00EE61F1" w:rsidDel="00095BD3">
          <w:rPr>
            <w:lang w:eastAsia="pt-BR"/>
          </w:rPr>
          <w:t>s</w:t>
        </w:r>
        <w:r w:rsidDel="00095BD3">
          <w:rPr>
            <w:lang w:eastAsia="pt-BR"/>
          </w:rPr>
          <w:t xml:space="preserve"> todos os atributos e apagado qual é o </w:t>
        </w:r>
        <w:r w:rsidDel="00095BD3">
          <w:rPr>
            <w:i/>
            <w:lang w:eastAsia="pt-BR"/>
          </w:rPr>
          <w:t>Stock</w:t>
        </w:r>
        <w:r w:rsidDel="00095BD3">
          <w:rPr>
            <w:lang w:eastAsia="pt-BR"/>
          </w:rPr>
          <w:t xml:space="preserve"> da rede, para que </w:t>
        </w:r>
        <w:r w:rsidR="00EE61F1" w:rsidDel="00095BD3">
          <w:rPr>
            <w:lang w:eastAsia="pt-BR"/>
          </w:rPr>
          <w:t>se note o preenchimento dos campos corretos.</w:t>
        </w:r>
      </w:moveFrom>
    </w:p>
    <w:p w14:paraId="6B1D4429" w14:textId="77777777" w:rsidR="00095BD3" w:rsidRDefault="00095BD3" w:rsidP="00095BD3">
      <w:pPr>
        <w:rPr>
          <w:ins w:id="553" w:author="mario" w:date="2017-07-15T09:38:00Z"/>
          <w:lang w:eastAsia="pt-BR"/>
        </w:rPr>
      </w:pPr>
      <w:ins w:id="554" w:author="mario" w:date="2017-07-15T09:38:00Z">
        <w:r>
          <w:rPr>
            <w:lang w:eastAsia="pt-BR"/>
          </w:rPr>
          <w:lastRenderedPageBreak/>
          <w:t xml:space="preserve">A </w:t>
        </w:r>
        <w:r>
          <w:rPr>
            <w:lang w:eastAsia="pt-BR"/>
          </w:rPr>
          <w:fldChar w:fldCharType="begin"/>
        </w:r>
        <w:r>
          <w:rPr>
            <w:lang w:eastAsia="pt-BR"/>
          </w:rPr>
          <w:instrText xml:space="preserve"> REF _Ref479838992 \h </w:instrText>
        </w:r>
        <w:r>
          <w:rPr>
            <w:lang w:eastAsia="pt-BR"/>
          </w:rPr>
        </w:r>
        <w:r>
          <w:rPr>
            <w:lang w:eastAsia="pt-BR"/>
          </w:rPr>
          <w:fldChar w:fldCharType="separate"/>
        </w:r>
        <w:r>
          <w:t xml:space="preserve">Figura </w:t>
        </w:r>
        <w:r>
          <w:rPr>
            <w:noProof/>
          </w:rPr>
          <w:t>54</w:t>
        </w:r>
        <w:r>
          <w:rPr>
            <w:lang w:eastAsia="pt-BR"/>
          </w:rPr>
          <w:fldChar w:fldCharType="end"/>
        </w:r>
        <w:r>
          <w:rPr>
            <w:lang w:eastAsia="pt-BR"/>
          </w:rPr>
          <w: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t>
        </w:r>
      </w:ins>
    </w:p>
    <w:p w14:paraId="6CF7AA4B" w14:textId="77777777" w:rsidR="00095BD3" w:rsidRPr="004E0EDD" w:rsidDel="00095BD3" w:rsidRDefault="00095BD3" w:rsidP="004E0EDD">
      <w:pPr>
        <w:rPr>
          <w:lang w:eastAsia="pt-BR"/>
        </w:rPr>
      </w:pPr>
    </w:p>
    <w:moveFromRangeEnd w:id="551"/>
    <w:p w14:paraId="17A2E980" w14:textId="77777777" w:rsidR="004E0EDD" w:rsidRDefault="004E0EDD" w:rsidP="004E0EDD">
      <w:pPr>
        <w:rPr>
          <w:lang w:eastAsia="pt-BR"/>
        </w:rPr>
      </w:pPr>
    </w:p>
    <w:p w14:paraId="5FE4943D" w14:textId="40072184" w:rsidR="004E0EDD" w:rsidRDefault="004E0EDD" w:rsidP="004E0EDD">
      <w:pPr>
        <w:pStyle w:val="Caption"/>
        <w:rPr>
          <w:i/>
        </w:rPr>
      </w:pPr>
      <w:bookmarkStart w:id="555" w:name="_Ref479838992"/>
      <w:bookmarkStart w:id="556" w:name="_Toc486423055"/>
      <w:r>
        <w:t xml:space="preserve">Figura </w:t>
      </w:r>
      <w:fldSimple w:instr=" SEQ Figura \* ARABIC ">
        <w:r w:rsidR="00452B5C">
          <w:rPr>
            <w:noProof/>
          </w:rPr>
          <w:t>54</w:t>
        </w:r>
      </w:fldSimple>
      <w:bookmarkEnd w:id="555"/>
      <w:r>
        <w:t xml:space="preserve">. Interface 1 - </w:t>
      </w:r>
      <w:r w:rsidRPr="00A93DAC">
        <w:rPr>
          <w:i/>
        </w:rPr>
        <w:t>NN loaded</w:t>
      </w:r>
      <w:bookmarkEnd w:id="556"/>
    </w:p>
    <w:p w14:paraId="6A507A46" w14:textId="164EFD0C" w:rsidR="004E0EDD" w:rsidRDefault="00EE61F1" w:rsidP="00EE61F1">
      <w:pPr>
        <w:pStyle w:val="Image"/>
      </w:pPr>
      <w:r>
        <w:rPr>
          <w:lang w:val="en-US" w:eastAsia="en-US"/>
        </w:rPr>
        <w:drawing>
          <wp:inline distT="0" distB="0" distL="0" distR="0" wp14:anchorId="7F078962" wp14:editId="5F2E8270">
            <wp:extent cx="4124325" cy="5838825"/>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24325" cy="5838825"/>
                    </a:xfrm>
                    <a:prstGeom prst="rect">
                      <a:avLst/>
                    </a:prstGeom>
                  </pic:spPr>
                </pic:pic>
              </a:graphicData>
            </a:graphic>
          </wp:inline>
        </w:drawing>
      </w:r>
    </w:p>
    <w:p w14:paraId="2C6FCBF6" w14:textId="2061E16C" w:rsidR="004E0EDD" w:rsidRDefault="004E0EDD" w:rsidP="004E0EDD">
      <w:pPr>
        <w:pStyle w:val="Caption"/>
        <w:rPr>
          <w:lang w:eastAsia="pt-BR"/>
        </w:rPr>
      </w:pPr>
      <w:r>
        <w:rPr>
          <w:lang w:eastAsia="pt-BR"/>
        </w:rPr>
        <w:lastRenderedPageBreak/>
        <w:t>Fonte: Autor (2017)</w:t>
      </w:r>
    </w:p>
    <w:p w14:paraId="6F4E8096" w14:textId="77777777" w:rsidR="00EE61F1" w:rsidRDefault="00EE61F1" w:rsidP="00EE61F1">
      <w:pPr>
        <w:rPr>
          <w:lang w:eastAsia="pt-BR"/>
        </w:rPr>
      </w:pPr>
    </w:p>
    <w:p w14:paraId="015F6C66" w14:textId="7CA54283" w:rsidR="00F059F7" w:rsidDel="00095BD3" w:rsidRDefault="00EE61F1" w:rsidP="00C515C6">
      <w:pPr>
        <w:rPr>
          <w:del w:id="557" w:author="mario" w:date="2017-07-15T09:38:00Z"/>
          <w:lang w:eastAsia="pt-BR"/>
        </w:rPr>
      </w:pPr>
      <w:del w:id="558" w:author="mario" w:date="2017-07-15T09:38:00Z">
        <w:r w:rsidDel="00095BD3">
          <w:rPr>
            <w:lang w:eastAsia="pt-BR"/>
          </w:rPr>
          <w:delText xml:space="preserve">A </w:delText>
        </w:r>
        <w:r w:rsidDel="00095BD3">
          <w:rPr>
            <w:lang w:eastAsia="pt-BR"/>
          </w:rPr>
          <w:fldChar w:fldCharType="begin"/>
        </w:r>
        <w:r w:rsidDel="00095BD3">
          <w:rPr>
            <w:lang w:eastAsia="pt-BR"/>
          </w:rPr>
          <w:delInstrText xml:space="preserve"> REF _Ref479838992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54</w:delText>
        </w:r>
        <w:r w:rsidDel="00095BD3">
          <w:rPr>
            <w:lang w:eastAsia="pt-BR"/>
          </w:rPr>
          <w:fldChar w:fldCharType="end"/>
        </w:r>
        <w:r w:rsidDel="00095BD3">
          <w:rPr>
            <w:lang w:eastAsia="pt-BR"/>
          </w:rPr>
          <w:delText xml:space="preserve"> mostra o que acontece quando o usuário tenta escolher uma rede existente. Além de aparecer a mensagem informando que a rede foi carregada, os dados dessa rede são preenchidos na tela, para que o processo de identificação das características da rede seja facilitado.</w:delText>
        </w:r>
      </w:del>
    </w:p>
    <w:p w14:paraId="0741F3FC" w14:textId="1F19F167" w:rsidR="00F059F7" w:rsidRDefault="00F059F7" w:rsidP="00AD1FC5">
      <w:pPr>
        <w:pStyle w:val="Heading2"/>
      </w:pPr>
      <w:bookmarkStart w:id="559" w:name="_Toc486423178"/>
      <w:r>
        <w:t>Treinar RNA</w:t>
      </w:r>
      <w:bookmarkEnd w:id="559"/>
    </w:p>
    <w:p w14:paraId="4230DA83" w14:textId="77777777" w:rsidR="00D42852" w:rsidRDefault="00D42852" w:rsidP="00D42852">
      <w:pPr>
        <w:rPr>
          <w:lang w:eastAsia="pt-BR"/>
        </w:rPr>
      </w:pPr>
    </w:p>
    <w:p w14:paraId="673BACAD" w14:textId="180E5DEF" w:rsidR="00D42852" w:rsidRDefault="00D42852" w:rsidP="00D42852">
      <w:pPr>
        <w:rPr>
          <w:ins w:id="560" w:author="mario" w:date="2017-07-15T09:39:00Z"/>
          <w:lang w:eastAsia="pt-BR"/>
        </w:rPr>
      </w:pPr>
      <w:r>
        <w:rPr>
          <w:lang w:eastAsia="pt-BR"/>
        </w:rPr>
        <w:t>Passado o passo de criar e escolher uma RNA, o usuário pode querer treinar sua rede. Para isso basta clicar na aba “</w:t>
      </w:r>
      <w:r>
        <w:rPr>
          <w:i/>
          <w:lang w:eastAsia="pt-BR"/>
        </w:rPr>
        <w:t>Train</w:t>
      </w:r>
      <w:r>
        <w:rPr>
          <w:lang w:eastAsia="pt-BR"/>
        </w:rPr>
        <w:t>”.</w:t>
      </w:r>
    </w:p>
    <w:p w14:paraId="425E0F50" w14:textId="77777777" w:rsidR="00095BD3" w:rsidRPr="00AE1E63" w:rsidRDefault="00095BD3" w:rsidP="00095BD3">
      <w:moveToRangeStart w:id="561" w:author="mario" w:date="2017-07-15T09:39:00Z" w:name="move487874891"/>
      <w:moveTo w:id="562" w:author="mario" w:date="2017-07-15T09:39:00Z">
        <w:r>
          <w:rPr>
            <w:lang w:eastAsia="pt-BR"/>
          </w:rPr>
          <w:t xml:space="preserve">A </w:t>
        </w:r>
        <w:r>
          <w:rPr>
            <w:lang w:eastAsia="pt-BR"/>
          </w:rPr>
          <w:fldChar w:fldCharType="begin"/>
        </w:r>
        <w:r>
          <w:rPr>
            <w:lang w:eastAsia="pt-BR"/>
          </w:rPr>
          <w:instrText xml:space="preserve"> REF _Ref479840033 \h </w:instrText>
        </w:r>
        <w:r>
          <w:rPr>
            <w:lang w:eastAsia="pt-BR"/>
          </w:rPr>
        </w:r>
        <w:r>
          <w:rPr>
            <w:lang w:eastAsia="pt-BR"/>
          </w:rPr>
          <w:fldChar w:fldCharType="separate"/>
        </w:r>
        <w:r>
          <w:t xml:space="preserve">Figura </w:t>
        </w:r>
        <w:r>
          <w:rPr>
            <w:noProof/>
          </w:rPr>
          <w:t>55</w:t>
        </w:r>
        <w:r>
          <w:rPr>
            <w:lang w:eastAsia="pt-BR"/>
          </w:rPr>
          <w:fldChar w:fldCharType="end"/>
        </w:r>
        <w:r>
          <w:rPr>
            <w:lang w:eastAsia="pt-BR"/>
          </w:rPr>
          <w:t xml:space="preserve"> mostra o que aparece ao clicar pela primeira vez na aba </w:t>
        </w:r>
        <w:r>
          <w:rPr>
            <w:i/>
            <w:lang w:eastAsia="pt-BR"/>
          </w:rPr>
          <w:t>Train</w:t>
        </w:r>
        <w:r>
          <w:t xml:space="preserve"> durante a execução do programa. Nesta etapa, são vários os erros que podem acontecer, e eles serão apresentados. São apresentados alguns valores de sugestão, para que um usuário sem conhecimento em redes neurais possa interagir com o sistema e perceber como uma RNA se comporta. Se o ponteiro do mouse ficar em cima da aba </w:t>
        </w:r>
        <w:r>
          <w:rPr>
            <w:i/>
          </w:rPr>
          <w:t>Train</w:t>
        </w:r>
        <w:r>
          <w:t xml:space="preserve"> por alguns segundos, aparecerá uma dica do que se trata a aba.</w:t>
        </w:r>
      </w:moveTo>
    </w:p>
    <w:moveToRangeEnd w:id="561"/>
    <w:p w14:paraId="13C9DE33" w14:textId="77777777" w:rsidR="00095BD3" w:rsidRDefault="00095BD3" w:rsidP="00D42852">
      <w:pPr>
        <w:rPr>
          <w:lang w:eastAsia="pt-BR"/>
        </w:rPr>
      </w:pPr>
    </w:p>
    <w:p w14:paraId="77A535D0" w14:textId="77777777" w:rsidR="00D42852" w:rsidRDefault="00D42852" w:rsidP="00D42852">
      <w:pPr>
        <w:rPr>
          <w:lang w:eastAsia="pt-BR"/>
        </w:rPr>
      </w:pPr>
    </w:p>
    <w:p w14:paraId="7A36468E" w14:textId="1AE22421" w:rsidR="00D42852" w:rsidRDefault="00D42852" w:rsidP="00D42852">
      <w:pPr>
        <w:pStyle w:val="Caption"/>
      </w:pPr>
      <w:bookmarkStart w:id="563" w:name="_Ref479840033"/>
      <w:bookmarkStart w:id="564" w:name="_Toc486423056"/>
      <w:r>
        <w:t xml:space="preserve">Figura </w:t>
      </w:r>
      <w:fldSimple w:instr=" SEQ Figura \* ARABIC ">
        <w:r w:rsidR="00452B5C">
          <w:rPr>
            <w:noProof/>
          </w:rPr>
          <w:t>55</w:t>
        </w:r>
      </w:fldSimple>
      <w:bookmarkEnd w:id="563"/>
      <w:r>
        <w:t>. Interface 2 – initial</w:t>
      </w:r>
      <w:bookmarkEnd w:id="564"/>
    </w:p>
    <w:p w14:paraId="13E0D001" w14:textId="74F51361" w:rsidR="00D42852" w:rsidRDefault="00270D20" w:rsidP="00AE1E63">
      <w:pPr>
        <w:pStyle w:val="Image"/>
      </w:pPr>
      <w:r>
        <w:rPr>
          <w:lang w:val="en-US" w:eastAsia="en-US"/>
        </w:rPr>
        <w:lastRenderedPageBreak/>
        <w:drawing>
          <wp:inline distT="0" distB="0" distL="0" distR="0" wp14:anchorId="78F575E8" wp14:editId="7BB94747">
            <wp:extent cx="4095750" cy="5810250"/>
            <wp:effectExtent l="0" t="0" r="0" b="0"/>
            <wp:docPr id="1952886057" name="Imagem 195288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095750" cy="5810250"/>
                    </a:xfrm>
                    <a:prstGeom prst="rect">
                      <a:avLst/>
                    </a:prstGeom>
                  </pic:spPr>
                </pic:pic>
              </a:graphicData>
            </a:graphic>
          </wp:inline>
        </w:drawing>
      </w:r>
    </w:p>
    <w:p w14:paraId="031430AC" w14:textId="6EA2D4DE" w:rsidR="00D42852" w:rsidRDefault="00D42852" w:rsidP="00AE1E63">
      <w:pPr>
        <w:pStyle w:val="Caption"/>
        <w:rPr>
          <w:lang w:eastAsia="pt-BR"/>
        </w:rPr>
      </w:pPr>
      <w:r>
        <w:rPr>
          <w:lang w:eastAsia="pt-BR"/>
        </w:rPr>
        <w:t>Fonte: Autor (2017)</w:t>
      </w:r>
    </w:p>
    <w:p w14:paraId="0F1D35BA" w14:textId="77777777" w:rsidR="00D42852" w:rsidRDefault="00D42852" w:rsidP="00D42852">
      <w:pPr>
        <w:rPr>
          <w:lang w:eastAsia="pt-BR"/>
        </w:rPr>
      </w:pPr>
    </w:p>
    <w:p w14:paraId="6A46AC1B" w14:textId="13875793" w:rsidR="00AE1E63" w:rsidRDefault="00AE1E63" w:rsidP="00C515C6">
      <w:pPr>
        <w:rPr>
          <w:ins w:id="565" w:author="mario" w:date="2017-07-15T09:39:00Z"/>
        </w:rPr>
      </w:pPr>
      <w:moveFromRangeStart w:id="566" w:author="mario" w:date="2017-07-15T09:39:00Z" w:name="move487874891"/>
      <w:moveFrom w:id="567" w:author="mario" w:date="2017-07-15T09:39:00Z">
        <w:r w:rsidDel="00095BD3">
          <w:rPr>
            <w:lang w:eastAsia="pt-BR"/>
          </w:rPr>
          <w:t xml:space="preserve">A </w:t>
        </w:r>
        <w:r w:rsidR="00D42852" w:rsidDel="00095BD3">
          <w:rPr>
            <w:lang w:eastAsia="pt-BR"/>
          </w:rPr>
          <w:fldChar w:fldCharType="begin"/>
        </w:r>
        <w:r w:rsidR="00D42852" w:rsidDel="00095BD3">
          <w:rPr>
            <w:lang w:eastAsia="pt-BR"/>
          </w:rPr>
          <w:instrText xml:space="preserve"> REF _Ref479840033 \h </w:instrText>
        </w:r>
        <w:r w:rsidR="00D42852" w:rsidDel="00095BD3">
          <w:rPr>
            <w:lang w:eastAsia="pt-BR"/>
          </w:rPr>
        </w:r>
        <w:r w:rsidR="00D42852" w:rsidDel="00095BD3">
          <w:rPr>
            <w:lang w:eastAsia="pt-BR"/>
          </w:rPr>
          <w:fldChar w:fldCharType="separate"/>
        </w:r>
        <w:r w:rsidR="00452B5C" w:rsidDel="00095BD3">
          <w:t xml:space="preserve">Figura </w:t>
        </w:r>
        <w:r w:rsidR="00452B5C" w:rsidDel="00095BD3">
          <w:rPr>
            <w:noProof/>
          </w:rPr>
          <w:t>55</w:t>
        </w:r>
        <w:r w:rsidR="00D42852" w:rsidDel="00095BD3">
          <w:rPr>
            <w:lang w:eastAsia="pt-BR"/>
          </w:rPr>
          <w:fldChar w:fldCharType="end"/>
        </w:r>
        <w:r w:rsidDel="00095BD3">
          <w:rPr>
            <w:lang w:eastAsia="pt-BR"/>
          </w:rPr>
          <w:t xml:space="preserve"> mostra o que aparece ao clicar pela primeira vez na aba </w:t>
        </w:r>
        <w:r w:rsidDel="00095BD3">
          <w:rPr>
            <w:i/>
            <w:lang w:eastAsia="pt-BR"/>
          </w:rPr>
          <w:t>Train</w:t>
        </w:r>
        <w:r w:rsidDel="00095BD3">
          <w:t xml:space="preserve"> durante a execução do programa. Nesta etapa, são vários os erros que podem acontecer, e eles serão apresentados.</w:t>
        </w:r>
        <w:r w:rsidR="00361EEE" w:rsidDel="00095BD3">
          <w:t xml:space="preserve"> São apresentados alguns valores de sugestão, para que um usuário sem conhecimento em redes neurais possa interagir com o sistema e perceber como uma RNA se comporta.</w:t>
        </w:r>
        <w:r w:rsidR="009A4F96" w:rsidDel="00095BD3">
          <w:t xml:space="preserve"> Se o ponteiro do mouse </w:t>
        </w:r>
        <w:r w:rsidR="009A4F96" w:rsidDel="00095BD3">
          <w:lastRenderedPageBreak/>
          <w:t xml:space="preserve">ficar em cima da aba </w:t>
        </w:r>
        <w:r w:rsidR="009A4F96" w:rsidDel="00095BD3">
          <w:rPr>
            <w:i/>
          </w:rPr>
          <w:t>Train</w:t>
        </w:r>
        <w:r w:rsidR="009A4F96" w:rsidDel="00095BD3">
          <w:t xml:space="preserve"> por alguns segundos, aparecerá uma dica do que se trata a aba.</w:t>
        </w:r>
      </w:moveFrom>
    </w:p>
    <w:p w14:paraId="37251F31" w14:textId="77777777" w:rsidR="00095BD3" w:rsidRDefault="00095BD3" w:rsidP="00095BD3">
      <w:pPr>
        <w:rPr>
          <w:ins w:id="568" w:author="mario" w:date="2017-07-15T09:39:00Z"/>
          <w:lang w:eastAsia="pt-BR"/>
        </w:rPr>
      </w:pPr>
    </w:p>
    <w:p w14:paraId="262A60B6" w14:textId="77777777" w:rsidR="00095BD3" w:rsidRDefault="00095BD3" w:rsidP="00095BD3">
      <w:pPr>
        <w:rPr>
          <w:ins w:id="569" w:author="mario" w:date="2017-07-15T09:39:00Z"/>
          <w:lang w:eastAsia="pt-BR"/>
        </w:rPr>
      </w:pPr>
      <w:ins w:id="570" w:author="mario" w:date="2017-07-15T09:39:00Z">
        <w:r>
          <w:rPr>
            <w:lang w:eastAsia="pt-BR"/>
          </w:rPr>
          <w:t xml:space="preserve">Se clicar no botão </w:t>
        </w:r>
        <w:r>
          <w:rPr>
            <w:i/>
            <w:lang w:eastAsia="pt-BR"/>
          </w:rPr>
          <w:t>Train</w:t>
        </w:r>
        <w:r>
          <w:rPr>
            <w:lang w:eastAsia="pt-BR"/>
          </w:rPr>
          <w:t xml:space="preserve"> sem ter escolhido as datas, é apresentada uma mensagem solicitando ao usuário escolher as datas, como mostra a </w:t>
        </w:r>
        <w:r>
          <w:rPr>
            <w:lang w:eastAsia="pt-BR"/>
          </w:rPr>
          <w:fldChar w:fldCharType="begin"/>
        </w:r>
        <w:r>
          <w:rPr>
            <w:lang w:eastAsia="pt-BR"/>
          </w:rPr>
          <w:instrText xml:space="preserve"> REF _Ref479840343 \h </w:instrText>
        </w:r>
        <w:r>
          <w:rPr>
            <w:lang w:eastAsia="pt-BR"/>
          </w:rPr>
        </w:r>
        <w:r>
          <w:rPr>
            <w:lang w:eastAsia="pt-BR"/>
          </w:rPr>
          <w:fldChar w:fldCharType="separate"/>
        </w:r>
        <w:r>
          <w:t xml:space="preserve">Figura </w:t>
        </w:r>
        <w:r>
          <w:rPr>
            <w:noProof/>
          </w:rPr>
          <w:t>56</w:t>
        </w:r>
        <w:r>
          <w:rPr>
            <w:lang w:eastAsia="pt-BR"/>
          </w:rPr>
          <w:fldChar w:fldCharType="end"/>
        </w:r>
        <w:r>
          <w:rPr>
            <w:lang w:eastAsia="pt-BR"/>
          </w:rPr>
          <w:t>.</w:t>
        </w:r>
      </w:ins>
    </w:p>
    <w:p w14:paraId="0AC0BFC6" w14:textId="77777777" w:rsidR="00095BD3" w:rsidRPr="00AE1E63" w:rsidDel="00095BD3" w:rsidRDefault="00095BD3" w:rsidP="00C515C6"/>
    <w:p w14:paraId="7E6D4D06" w14:textId="41AF26B3" w:rsidR="00D42852" w:rsidRDefault="00AE1E63" w:rsidP="00AE1E63">
      <w:pPr>
        <w:pStyle w:val="Caption"/>
        <w:rPr>
          <w:i/>
        </w:rPr>
      </w:pPr>
      <w:bookmarkStart w:id="571" w:name="_Ref479840343"/>
      <w:bookmarkStart w:id="572" w:name="_Toc486423057"/>
      <w:moveFromRangeEnd w:id="566"/>
      <w:r>
        <w:t xml:space="preserve">Figura </w:t>
      </w:r>
      <w:fldSimple w:instr=" SEQ Figura \* ARABIC ">
        <w:r w:rsidR="00452B5C">
          <w:rPr>
            <w:noProof/>
          </w:rPr>
          <w:t>56</w:t>
        </w:r>
      </w:fldSimple>
      <w:bookmarkEnd w:id="571"/>
      <w:r>
        <w:t xml:space="preserve">. Interface 2 - </w:t>
      </w:r>
      <w:r w:rsidRPr="00456629">
        <w:rPr>
          <w:i/>
        </w:rPr>
        <w:t>null dates</w:t>
      </w:r>
      <w:bookmarkEnd w:id="572"/>
    </w:p>
    <w:p w14:paraId="776B0E00" w14:textId="00E06663" w:rsidR="00AE1E63" w:rsidRDefault="00AE1E63" w:rsidP="00AE1E63">
      <w:pPr>
        <w:pStyle w:val="Image"/>
      </w:pPr>
      <w:r>
        <w:rPr>
          <w:lang w:val="en-US" w:eastAsia="en-US"/>
        </w:rPr>
        <w:drawing>
          <wp:inline distT="0" distB="0" distL="0" distR="0" wp14:anchorId="3BC4902C" wp14:editId="7ED7EF8E">
            <wp:extent cx="3510951" cy="4988816"/>
            <wp:effectExtent l="0" t="0" r="0" b="2540"/>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09411" cy="4986627"/>
                    </a:xfrm>
                    <a:prstGeom prst="rect">
                      <a:avLst/>
                    </a:prstGeom>
                  </pic:spPr>
                </pic:pic>
              </a:graphicData>
            </a:graphic>
          </wp:inline>
        </w:drawing>
      </w:r>
    </w:p>
    <w:p w14:paraId="509ECDAA" w14:textId="7863D93E" w:rsidR="00AE1E63" w:rsidRDefault="00AE1E63" w:rsidP="00AE1E63">
      <w:pPr>
        <w:pStyle w:val="Caption"/>
        <w:rPr>
          <w:lang w:eastAsia="pt-BR"/>
        </w:rPr>
      </w:pPr>
      <w:r>
        <w:rPr>
          <w:lang w:eastAsia="pt-BR"/>
        </w:rPr>
        <w:t>Fonte: Autor (2017)</w:t>
      </w:r>
    </w:p>
    <w:p w14:paraId="29921370" w14:textId="71235875" w:rsidR="00AE1E63" w:rsidDel="00095BD3" w:rsidRDefault="00AE1E63" w:rsidP="00AE1E63">
      <w:pPr>
        <w:rPr>
          <w:del w:id="573" w:author="mario" w:date="2017-07-15T09:39:00Z"/>
          <w:lang w:eastAsia="pt-BR"/>
        </w:rPr>
      </w:pPr>
    </w:p>
    <w:p w14:paraId="64008986" w14:textId="1FEE9069" w:rsidR="00AE1E63" w:rsidDel="00095BD3" w:rsidRDefault="00AE1E63" w:rsidP="00AE1E63">
      <w:pPr>
        <w:rPr>
          <w:del w:id="574" w:author="mario" w:date="2017-07-15T09:39:00Z"/>
          <w:lang w:eastAsia="pt-BR"/>
        </w:rPr>
      </w:pPr>
      <w:del w:id="575" w:author="mario" w:date="2017-07-15T09:39:00Z">
        <w:r w:rsidDel="00095BD3">
          <w:rPr>
            <w:lang w:eastAsia="pt-BR"/>
          </w:rPr>
          <w:lastRenderedPageBreak/>
          <w:delText xml:space="preserve">Se clicar no botão </w:delText>
        </w:r>
        <w:r w:rsidDel="00095BD3">
          <w:rPr>
            <w:i/>
            <w:lang w:eastAsia="pt-BR"/>
          </w:rPr>
          <w:delText>Train</w:delText>
        </w:r>
        <w:r w:rsidDel="00095BD3">
          <w:rPr>
            <w:lang w:eastAsia="pt-BR"/>
          </w:rPr>
          <w:delText xml:space="preserve"> sem ter escolhido as datas, é apresentada uma mensagem solicitando ao usuário escolher as datas, como mostra a </w:delText>
        </w:r>
        <w:r w:rsidDel="00095BD3">
          <w:rPr>
            <w:lang w:eastAsia="pt-BR"/>
          </w:rPr>
          <w:fldChar w:fldCharType="begin"/>
        </w:r>
        <w:r w:rsidDel="00095BD3">
          <w:rPr>
            <w:lang w:eastAsia="pt-BR"/>
          </w:rPr>
          <w:delInstrText xml:space="preserve"> REF _Ref479840343 \h </w:delInstrText>
        </w:r>
        <w:r w:rsidDel="00095BD3">
          <w:rPr>
            <w:lang w:eastAsia="pt-BR"/>
          </w:rPr>
        </w:r>
        <w:r w:rsidDel="00095BD3">
          <w:rPr>
            <w:lang w:eastAsia="pt-BR"/>
          </w:rPr>
          <w:fldChar w:fldCharType="separate"/>
        </w:r>
        <w:r w:rsidR="00452B5C" w:rsidDel="00095BD3">
          <w:delText xml:space="preserve">Figura </w:delText>
        </w:r>
        <w:r w:rsidR="00452B5C" w:rsidDel="00095BD3">
          <w:rPr>
            <w:noProof/>
          </w:rPr>
          <w:delText>56</w:delText>
        </w:r>
        <w:r w:rsidDel="00095BD3">
          <w:rPr>
            <w:lang w:eastAsia="pt-BR"/>
          </w:rPr>
          <w:fldChar w:fldCharType="end"/>
        </w:r>
        <w:r w:rsidDel="00095BD3">
          <w:rPr>
            <w:lang w:eastAsia="pt-BR"/>
          </w:rPr>
          <w:delText>.</w:delText>
        </w:r>
      </w:del>
    </w:p>
    <w:p w14:paraId="6C72DBBD" w14:textId="77777777" w:rsidR="00095BD3" w:rsidRDefault="00095BD3" w:rsidP="00095BD3">
      <w:pPr>
        <w:rPr>
          <w:lang w:eastAsia="pt-BR"/>
        </w:rPr>
      </w:pPr>
      <w:moveToRangeStart w:id="576" w:author="mario" w:date="2017-07-15T09:39:00Z" w:name="move487874906"/>
      <w:moveTo w:id="577" w:author="mario" w:date="2017-07-15T09:39:00Z">
        <w:r>
          <w:rPr>
            <w:lang w:eastAsia="pt-BR"/>
          </w:rPr>
          <w:t xml:space="preserve">Caso o usuário tenha acessado a essa aba já no início do programa, sem ter escolhido uma RNA ainda, o erro apresentado é o mostrado pela </w:t>
        </w:r>
        <w:r>
          <w:rPr>
            <w:lang w:eastAsia="pt-BR"/>
          </w:rPr>
          <w:fldChar w:fldCharType="begin"/>
        </w:r>
        <w:r>
          <w:rPr>
            <w:lang w:eastAsia="pt-BR"/>
          </w:rPr>
          <w:instrText xml:space="preserve"> REF _Ref479840498 \h </w:instrText>
        </w:r>
        <w:r>
          <w:rPr>
            <w:lang w:eastAsia="pt-BR"/>
          </w:rPr>
        </w:r>
        <w:r>
          <w:rPr>
            <w:lang w:eastAsia="pt-BR"/>
          </w:rPr>
          <w:fldChar w:fldCharType="separate"/>
        </w:r>
        <w:r>
          <w:t xml:space="preserve">Figura </w:t>
        </w:r>
        <w:r>
          <w:rPr>
            <w:noProof/>
          </w:rPr>
          <w:t>57</w:t>
        </w:r>
        <w:r>
          <w:rPr>
            <w:lang w:eastAsia="pt-BR"/>
          </w:rPr>
          <w:fldChar w:fldCharType="end"/>
        </w:r>
        <w:r>
          <w:rPr>
            <w:lang w:eastAsia="pt-BR"/>
          </w:rPr>
          <w:t>, solicitando ao usuário escolher uma RNA antes de prosseguir.</w:t>
        </w:r>
      </w:moveTo>
    </w:p>
    <w:moveToRangeEnd w:id="576"/>
    <w:p w14:paraId="3CFDB76E" w14:textId="77777777" w:rsidR="00095BD3" w:rsidRDefault="00095BD3" w:rsidP="00AE1E63">
      <w:pPr>
        <w:rPr>
          <w:ins w:id="578" w:author="mario" w:date="2017-07-15T09:39:00Z"/>
          <w:lang w:eastAsia="pt-BR"/>
        </w:rPr>
      </w:pPr>
    </w:p>
    <w:p w14:paraId="37241603" w14:textId="77777777" w:rsidR="00D42852" w:rsidRDefault="00D42852" w:rsidP="00D42852">
      <w:pPr>
        <w:rPr>
          <w:lang w:eastAsia="pt-BR"/>
        </w:rPr>
      </w:pPr>
    </w:p>
    <w:p w14:paraId="192A9E68" w14:textId="27589346" w:rsidR="00AE1E63" w:rsidRDefault="00AE1E63" w:rsidP="00AE1E63">
      <w:pPr>
        <w:pStyle w:val="Caption"/>
        <w:rPr>
          <w:i/>
        </w:rPr>
      </w:pPr>
      <w:bookmarkStart w:id="579" w:name="_Ref479840498"/>
      <w:bookmarkStart w:id="580" w:name="_Toc486423058"/>
      <w:r>
        <w:t xml:space="preserve">Figura </w:t>
      </w:r>
      <w:fldSimple w:instr=" SEQ Figura \* ARABIC ">
        <w:r w:rsidR="00452B5C">
          <w:rPr>
            <w:noProof/>
          </w:rPr>
          <w:t>57</w:t>
        </w:r>
      </w:fldSimple>
      <w:bookmarkEnd w:id="579"/>
      <w:r>
        <w:t xml:space="preserve">. Interface 2 - </w:t>
      </w:r>
      <w:r w:rsidRPr="000B462E">
        <w:rPr>
          <w:i/>
        </w:rPr>
        <w:t>null NN</w:t>
      </w:r>
      <w:bookmarkEnd w:id="580"/>
    </w:p>
    <w:p w14:paraId="552CC606" w14:textId="4EB5C4C3" w:rsidR="00AE1E63" w:rsidRDefault="00AE1E63" w:rsidP="00AE1E63">
      <w:pPr>
        <w:pStyle w:val="Image"/>
      </w:pPr>
      <w:r>
        <w:rPr>
          <w:lang w:val="en-US" w:eastAsia="en-US"/>
        </w:rPr>
        <w:lastRenderedPageBreak/>
        <w:drawing>
          <wp:inline distT="0" distB="0" distL="0" distR="0" wp14:anchorId="2E4A49E7" wp14:editId="7301ED52">
            <wp:extent cx="4114800" cy="5838825"/>
            <wp:effectExtent l="0" t="0" r="0"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114800" cy="5838825"/>
                    </a:xfrm>
                    <a:prstGeom prst="rect">
                      <a:avLst/>
                    </a:prstGeom>
                  </pic:spPr>
                </pic:pic>
              </a:graphicData>
            </a:graphic>
          </wp:inline>
        </w:drawing>
      </w:r>
    </w:p>
    <w:p w14:paraId="2BFA4ACB" w14:textId="46CFF249" w:rsidR="00AE1E63" w:rsidRDefault="00AE1E63" w:rsidP="00AE1E63">
      <w:pPr>
        <w:pStyle w:val="Caption"/>
        <w:rPr>
          <w:lang w:eastAsia="pt-BR"/>
        </w:rPr>
      </w:pPr>
      <w:r>
        <w:rPr>
          <w:lang w:eastAsia="pt-BR"/>
        </w:rPr>
        <w:t>Fonte: Autor (2017)</w:t>
      </w:r>
    </w:p>
    <w:p w14:paraId="328EB33C" w14:textId="77777777" w:rsidR="00AE1E63" w:rsidRDefault="00AE1E63" w:rsidP="00AE1E63">
      <w:pPr>
        <w:rPr>
          <w:lang w:eastAsia="pt-BR"/>
        </w:rPr>
      </w:pPr>
    </w:p>
    <w:p w14:paraId="277EE109" w14:textId="76CA9CA8" w:rsidR="00AE1E63" w:rsidRDefault="00AE1E63" w:rsidP="00AE1E63">
      <w:pPr>
        <w:rPr>
          <w:ins w:id="581" w:author="mario" w:date="2017-07-15T09:39:00Z"/>
          <w:lang w:eastAsia="pt-BR"/>
        </w:rPr>
      </w:pPr>
      <w:moveFromRangeStart w:id="582" w:author="mario" w:date="2017-07-15T09:39:00Z" w:name="move487874906"/>
      <w:moveFrom w:id="583" w:author="mario" w:date="2017-07-15T09:39:00Z">
        <w:r w:rsidDel="00095BD3">
          <w:rPr>
            <w:lang w:eastAsia="pt-BR"/>
          </w:rPr>
          <w:t xml:space="preserve">Caso o usuário tenha acessado a essa aba já no início do programa, sem ter escolhido uma RNA ainda, o erro apresentado é o mostrado pela </w:t>
        </w:r>
        <w:r w:rsidDel="00095BD3">
          <w:rPr>
            <w:lang w:eastAsia="pt-BR"/>
          </w:rPr>
          <w:fldChar w:fldCharType="begin"/>
        </w:r>
        <w:r w:rsidDel="00095BD3">
          <w:rPr>
            <w:lang w:eastAsia="pt-BR"/>
          </w:rPr>
          <w:instrText xml:space="preserve"> REF _Ref479840498 \h </w:instrText>
        </w:r>
        <w:r w:rsidDel="00095BD3">
          <w:rPr>
            <w:lang w:eastAsia="pt-BR"/>
          </w:rPr>
        </w:r>
        <w:r w:rsidDel="00095BD3">
          <w:rPr>
            <w:lang w:eastAsia="pt-BR"/>
          </w:rPr>
          <w:fldChar w:fldCharType="separate"/>
        </w:r>
        <w:r w:rsidR="00452B5C" w:rsidDel="00095BD3">
          <w:t xml:space="preserve">Figura </w:t>
        </w:r>
        <w:r w:rsidR="00452B5C" w:rsidDel="00095BD3">
          <w:rPr>
            <w:noProof/>
          </w:rPr>
          <w:t>57</w:t>
        </w:r>
        <w:r w:rsidDel="00095BD3">
          <w:rPr>
            <w:lang w:eastAsia="pt-BR"/>
          </w:rPr>
          <w:fldChar w:fldCharType="end"/>
        </w:r>
        <w:r w:rsidDel="00095BD3">
          <w:rPr>
            <w:lang w:eastAsia="pt-BR"/>
          </w:rPr>
          <w:t>, solicitando ao usuário escolher uma RNA antes de prosseguir.</w:t>
        </w:r>
      </w:moveFrom>
    </w:p>
    <w:p w14:paraId="131A5F8B" w14:textId="77777777" w:rsidR="00095BD3" w:rsidRDefault="00095BD3" w:rsidP="00095BD3">
      <w:pPr>
        <w:rPr>
          <w:ins w:id="584" w:author="mario" w:date="2017-07-15T09:39:00Z"/>
        </w:rPr>
      </w:pPr>
      <w:ins w:id="585" w:author="mario" w:date="2017-07-15T09:39:00Z">
        <w:r>
          <w:t xml:space="preserve">A </w:t>
        </w:r>
        <w:r>
          <w:fldChar w:fldCharType="begin"/>
        </w:r>
        <w:r>
          <w:instrText xml:space="preserve"> REF _Ref479840673 \h </w:instrText>
        </w:r>
        <w:r>
          <w:fldChar w:fldCharType="separate"/>
        </w:r>
        <w:r>
          <w:t xml:space="preserve">Figura </w:t>
        </w:r>
        <w:r>
          <w:rPr>
            <w:noProof/>
          </w:rPr>
          <w:t>58</w:t>
        </w:r>
        <w:r>
          <w:fldChar w:fldCharType="end"/>
        </w:r>
        <w:r>
          <w:t xml:space="preserve"> mostra todas as opções de algoritmos de aprendizagem disponível no programa. Esses algoritmos já foram tratados em outra parte deste </w:t>
        </w:r>
        <w:r>
          <w:lastRenderedPageBreak/>
          <w:t xml:space="preserve">trabalho, quando foi apresentado sobre aprendizagem e seus algoritmos, presente na sessão </w:t>
        </w:r>
        <w:r>
          <w:fldChar w:fldCharType="begin"/>
        </w:r>
        <w:r>
          <w:instrText xml:space="preserve"> REF _Ref479840862 \n \h </w:instrText>
        </w:r>
        <w:r>
          <w:fldChar w:fldCharType="separate"/>
        </w:r>
        <w:r>
          <w:t>2.4</w:t>
        </w:r>
        <w:r>
          <w:fldChar w:fldCharType="end"/>
        </w:r>
        <w:r>
          <w:t>.</w:t>
        </w:r>
      </w:ins>
    </w:p>
    <w:p w14:paraId="27C9C58A" w14:textId="77777777" w:rsidR="00095BD3" w:rsidDel="00095BD3" w:rsidRDefault="00095BD3" w:rsidP="00AE1E63">
      <w:pPr>
        <w:rPr>
          <w:lang w:eastAsia="pt-BR"/>
        </w:rPr>
      </w:pPr>
    </w:p>
    <w:moveFromRangeEnd w:id="582"/>
    <w:p w14:paraId="5F5B2551" w14:textId="77777777" w:rsidR="00AE1E63" w:rsidRDefault="00AE1E63" w:rsidP="00AE1E63">
      <w:pPr>
        <w:rPr>
          <w:lang w:eastAsia="pt-BR"/>
        </w:rPr>
      </w:pPr>
    </w:p>
    <w:p w14:paraId="46B38B7D" w14:textId="33C5640E" w:rsidR="00AE1E63" w:rsidRDefault="00AE1E63" w:rsidP="00AE1E63">
      <w:pPr>
        <w:pStyle w:val="Caption"/>
        <w:rPr>
          <w:i/>
        </w:rPr>
      </w:pPr>
      <w:bookmarkStart w:id="586" w:name="_Ref479840673"/>
      <w:bookmarkStart w:id="587" w:name="_Toc486423059"/>
      <w:r>
        <w:t xml:space="preserve">Figura </w:t>
      </w:r>
      <w:fldSimple w:instr=" SEQ Figura \* ARABIC ">
        <w:r w:rsidR="00452B5C">
          <w:rPr>
            <w:noProof/>
          </w:rPr>
          <w:t>58</w:t>
        </w:r>
      </w:fldSimple>
      <w:bookmarkEnd w:id="586"/>
      <w:r>
        <w:t xml:space="preserve">. Interface 2 - </w:t>
      </w:r>
      <w:r>
        <w:rPr>
          <w:i/>
        </w:rPr>
        <w:t>Learning Rules</w:t>
      </w:r>
      <w:bookmarkEnd w:id="587"/>
    </w:p>
    <w:p w14:paraId="5D918382" w14:textId="0EBBFC6A" w:rsidR="00AE1E63" w:rsidRDefault="00AE1E63" w:rsidP="00AE1E63">
      <w:pPr>
        <w:pStyle w:val="Image"/>
      </w:pPr>
      <w:r>
        <w:rPr>
          <w:lang w:val="en-US" w:eastAsia="en-US"/>
        </w:rPr>
        <w:drawing>
          <wp:inline distT="0" distB="0" distL="0" distR="0" wp14:anchorId="5CCF1BB0" wp14:editId="10661D16">
            <wp:extent cx="4095750" cy="5810250"/>
            <wp:effectExtent l="0" t="0" r="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95750" cy="5810250"/>
                    </a:xfrm>
                    <a:prstGeom prst="rect">
                      <a:avLst/>
                    </a:prstGeom>
                  </pic:spPr>
                </pic:pic>
              </a:graphicData>
            </a:graphic>
          </wp:inline>
        </w:drawing>
      </w:r>
    </w:p>
    <w:p w14:paraId="387688EB" w14:textId="699F3F93" w:rsidR="00AE1E63" w:rsidRDefault="00AE1E63" w:rsidP="00AE1E63">
      <w:pPr>
        <w:pStyle w:val="Caption"/>
      </w:pPr>
      <w:r>
        <w:t>Fonte: Autor (2017)</w:t>
      </w:r>
    </w:p>
    <w:p w14:paraId="1D56CA2A" w14:textId="77777777" w:rsidR="00AE1E63" w:rsidRDefault="00AE1E63" w:rsidP="00AE1E63"/>
    <w:p w14:paraId="259665FB" w14:textId="334D582E" w:rsidR="00AE1E63" w:rsidDel="00095BD3" w:rsidRDefault="00AE1E63" w:rsidP="00AE1E63">
      <w:pPr>
        <w:rPr>
          <w:del w:id="588" w:author="mario" w:date="2017-07-15T09:39:00Z"/>
        </w:rPr>
      </w:pPr>
      <w:del w:id="589" w:author="mario" w:date="2017-07-15T09:39:00Z">
        <w:r w:rsidDel="00095BD3">
          <w:lastRenderedPageBreak/>
          <w:delText xml:space="preserve">A </w:delText>
        </w:r>
        <w:r w:rsidDel="00095BD3">
          <w:fldChar w:fldCharType="begin"/>
        </w:r>
        <w:r w:rsidDel="00095BD3">
          <w:delInstrText xml:space="preserve"> REF _Ref479840673 \h </w:delInstrText>
        </w:r>
        <w:r w:rsidDel="00095BD3">
          <w:fldChar w:fldCharType="separate"/>
        </w:r>
        <w:r w:rsidR="00452B5C" w:rsidDel="00095BD3">
          <w:delText xml:space="preserve">Figura </w:delText>
        </w:r>
        <w:r w:rsidR="00452B5C" w:rsidDel="00095BD3">
          <w:rPr>
            <w:noProof/>
          </w:rPr>
          <w:delText>58</w:delText>
        </w:r>
        <w:r w:rsidDel="00095BD3">
          <w:fldChar w:fldCharType="end"/>
        </w:r>
        <w:r w:rsidDel="00095BD3">
          <w:delText xml:space="preserve"> mostra todas as opções de algoritmos de aprendizagem disponível no programa.</w:delText>
        </w:r>
        <w:r w:rsidR="00361EEE" w:rsidDel="00095BD3">
          <w:delText xml:space="preserve"> Esses algoritmos já foram tratados em outra parte deste trabalho, quando foi apresentado sobre aprendizagem e seus algoritmos, presente na sessão </w:delText>
        </w:r>
        <w:r w:rsidR="00361EEE" w:rsidDel="00095BD3">
          <w:fldChar w:fldCharType="begin"/>
        </w:r>
        <w:r w:rsidR="00361EEE" w:rsidDel="00095BD3">
          <w:delInstrText xml:space="preserve"> REF _Ref479840862 \n \h </w:delInstrText>
        </w:r>
        <w:r w:rsidR="00361EEE" w:rsidDel="00095BD3">
          <w:fldChar w:fldCharType="separate"/>
        </w:r>
        <w:r w:rsidR="00361EEE" w:rsidDel="00095BD3">
          <w:delText>2.4</w:delText>
        </w:r>
        <w:r w:rsidR="00361EEE" w:rsidDel="00095BD3">
          <w:fldChar w:fldCharType="end"/>
        </w:r>
        <w:r w:rsidR="00361EEE" w:rsidDel="00095BD3">
          <w:delText>.</w:delText>
        </w:r>
      </w:del>
    </w:p>
    <w:p w14:paraId="5070BEDB" w14:textId="77777777" w:rsidR="00095BD3" w:rsidRDefault="00095BD3" w:rsidP="00095BD3">
      <w:moveToRangeStart w:id="590" w:author="mario" w:date="2017-07-15T09:39:00Z" w:name="move487874924"/>
      <w:moveTo w:id="591" w:author="mario" w:date="2017-07-15T09:39:00Z">
        <w:r>
          <w:t xml:space="preserve">Quando o botão “...”, presente ao lado de cada data, é clicado, é apresentado ao usuário uma interface intuitiva de um calendário, conforme mostra a </w:t>
        </w:r>
        <w:r>
          <w:fldChar w:fldCharType="begin"/>
        </w:r>
        <w:r>
          <w:instrText xml:space="preserve"> REF _Ref479840972 \h </w:instrText>
        </w:r>
        <w:r>
          <w:fldChar w:fldCharType="separate"/>
        </w:r>
        <w:r>
          <w:t xml:space="preserve">Figura </w:t>
        </w:r>
        <w:r>
          <w:rPr>
            <w:noProof/>
          </w:rPr>
          <w:t>59</w:t>
        </w:r>
        <w:r>
          <w:fldChar w:fldCharType="end"/>
        </w:r>
        <w:r>
          <w:t>. Nessa interface, é possível navegar com facilidade entre os meses, os anos, e as datas. Nota-se que os textos são apresentados conforme o idioma do sistema operacional em que o programa está sendo executado.</w:t>
        </w:r>
      </w:moveTo>
    </w:p>
    <w:moveToRangeEnd w:id="590"/>
    <w:p w14:paraId="32C526DD" w14:textId="77777777" w:rsidR="00095BD3" w:rsidRDefault="00095BD3" w:rsidP="00AE1E63">
      <w:pPr>
        <w:rPr>
          <w:ins w:id="592" w:author="mario" w:date="2017-07-15T09:39:00Z"/>
        </w:rPr>
      </w:pPr>
    </w:p>
    <w:p w14:paraId="6A7FE83D" w14:textId="77777777" w:rsidR="00361EEE" w:rsidRDefault="00361EEE" w:rsidP="00AE1E63"/>
    <w:p w14:paraId="47FD68C4" w14:textId="0A0FC589" w:rsidR="00361EEE" w:rsidRDefault="00361EEE" w:rsidP="00361EEE">
      <w:pPr>
        <w:pStyle w:val="Caption"/>
        <w:rPr>
          <w:i/>
        </w:rPr>
      </w:pPr>
      <w:bookmarkStart w:id="593" w:name="_Ref479840972"/>
      <w:bookmarkStart w:id="594" w:name="_Toc486423060"/>
      <w:r>
        <w:t xml:space="preserve">Figura </w:t>
      </w:r>
      <w:fldSimple w:instr=" SEQ Figura \* ARABIC ">
        <w:r w:rsidR="00452B5C">
          <w:rPr>
            <w:noProof/>
          </w:rPr>
          <w:t>59</w:t>
        </w:r>
      </w:fldSimple>
      <w:bookmarkEnd w:id="593"/>
      <w:r>
        <w:t xml:space="preserve">. Interface 2 – </w:t>
      </w:r>
      <w:r w:rsidRPr="00A871FD">
        <w:rPr>
          <w:i/>
        </w:rPr>
        <w:t>dates</w:t>
      </w:r>
      <w:bookmarkEnd w:id="594"/>
    </w:p>
    <w:p w14:paraId="6A0B338E" w14:textId="48E7A2A1" w:rsidR="00361EEE" w:rsidRDefault="00361EEE" w:rsidP="00361EEE">
      <w:pPr>
        <w:pStyle w:val="Image"/>
      </w:pPr>
      <w:r>
        <w:rPr>
          <w:lang w:val="en-US" w:eastAsia="en-US"/>
        </w:rPr>
        <w:lastRenderedPageBreak/>
        <w:drawing>
          <wp:inline distT="0" distB="0" distL="0" distR="0" wp14:anchorId="7956E1BC" wp14:editId="151EF50B">
            <wp:extent cx="4095750" cy="5810250"/>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095750" cy="5810250"/>
                    </a:xfrm>
                    <a:prstGeom prst="rect">
                      <a:avLst/>
                    </a:prstGeom>
                  </pic:spPr>
                </pic:pic>
              </a:graphicData>
            </a:graphic>
          </wp:inline>
        </w:drawing>
      </w:r>
    </w:p>
    <w:p w14:paraId="5FAB5154" w14:textId="132B6833" w:rsidR="00361EEE" w:rsidRDefault="00361EEE" w:rsidP="00361EEE">
      <w:pPr>
        <w:pStyle w:val="Caption"/>
      </w:pPr>
      <w:r>
        <w:t>Fonte: Autor (2017)</w:t>
      </w:r>
    </w:p>
    <w:p w14:paraId="03492015" w14:textId="77777777" w:rsidR="00361EEE" w:rsidRDefault="00361EEE" w:rsidP="00361EEE"/>
    <w:p w14:paraId="276077E8" w14:textId="698F624D" w:rsidR="00361EEE" w:rsidRDefault="00361EEE" w:rsidP="00361EEE">
      <w:pPr>
        <w:rPr>
          <w:ins w:id="595" w:author="mario" w:date="2017-07-15T09:40:00Z"/>
        </w:rPr>
      </w:pPr>
      <w:moveFromRangeStart w:id="596" w:author="mario" w:date="2017-07-15T09:39:00Z" w:name="move487874924"/>
      <w:moveFrom w:id="597" w:author="mario" w:date="2017-07-15T09:39:00Z">
        <w:r w:rsidDel="00095BD3">
          <w:t xml:space="preserve">Quando o botão “...”, presente ao lado de cada data, é clicado, é apresentado ao usuário uma interface intuitiva de um calendário, conforme mostra a </w:t>
        </w:r>
        <w:r w:rsidDel="00095BD3">
          <w:fldChar w:fldCharType="begin"/>
        </w:r>
        <w:r w:rsidDel="00095BD3">
          <w:instrText xml:space="preserve"> REF _Ref479840972 \h </w:instrText>
        </w:r>
        <w:r w:rsidDel="00095BD3">
          <w:fldChar w:fldCharType="separate"/>
        </w:r>
        <w:r w:rsidR="00452B5C" w:rsidDel="00095BD3">
          <w:t xml:space="preserve">Figura </w:t>
        </w:r>
        <w:r w:rsidR="00452B5C" w:rsidDel="00095BD3">
          <w:rPr>
            <w:noProof/>
          </w:rPr>
          <w:t>59</w:t>
        </w:r>
        <w:r w:rsidDel="00095BD3">
          <w:fldChar w:fldCharType="end"/>
        </w:r>
        <w:r w:rsidDel="00095BD3">
          <w:t>. Nessa interface, é possível navegar com facilidade entre os meses, os anos, e as datas. Nota-se que os textos são apresentados conforme o idioma do sistema operacional em que o programa está sendo executado.</w:t>
        </w:r>
      </w:moveFrom>
    </w:p>
    <w:p w14:paraId="5C3A78C9" w14:textId="77777777" w:rsidR="00095BD3" w:rsidRDefault="00095BD3" w:rsidP="00095BD3">
      <w:pPr>
        <w:rPr>
          <w:ins w:id="598" w:author="mario" w:date="2017-07-15T09:40:00Z"/>
        </w:rPr>
      </w:pPr>
      <w:ins w:id="599" w:author="mario" w:date="2017-07-15T09:40:00Z">
        <w:r>
          <w:lastRenderedPageBreak/>
          <w:t xml:space="preserve">Caso o usuário se confunda e tente inserir a data de partida como depois da data final, é apresentada uma mensagem alertando-o disso, como mostra a </w:t>
        </w:r>
        <w:r>
          <w:fldChar w:fldCharType="begin"/>
        </w:r>
        <w:r>
          <w:instrText xml:space="preserve"> REF _Ref479842025 \h </w:instrText>
        </w:r>
        <w:r>
          <w:fldChar w:fldCharType="separate"/>
        </w:r>
        <w:r w:rsidRPr="00C515C6">
          <w:t xml:space="preserve">Figura </w:t>
        </w:r>
        <w:r w:rsidRPr="00C515C6">
          <w:rPr>
            <w:noProof/>
          </w:rPr>
          <w:t>63</w:t>
        </w:r>
        <w:r>
          <w:fldChar w:fldCharType="end"/>
        </w:r>
        <w:r>
          <w:t>. Não foram invertidas automaticamente as datas, contornando o erro, portanto, pois se o usuário realmente queria essa data, mas de um ano anterior, e apenas se confundiu na hora de selecionar o ano, a rede não treine com dados que não desejados.</w:t>
        </w:r>
      </w:ins>
    </w:p>
    <w:p w14:paraId="27DFF57F" w14:textId="77777777" w:rsidR="00095BD3" w:rsidDel="00095BD3" w:rsidRDefault="00095BD3" w:rsidP="00361EEE"/>
    <w:moveFromRangeEnd w:id="596"/>
    <w:p w14:paraId="7537DD12" w14:textId="77777777" w:rsidR="008647C5" w:rsidRDefault="008647C5" w:rsidP="00361EEE"/>
    <w:p w14:paraId="7B28E63C" w14:textId="38F81AA5" w:rsidR="008647C5" w:rsidRPr="00C515C6" w:rsidRDefault="00A479BE" w:rsidP="00A479BE">
      <w:pPr>
        <w:pStyle w:val="Caption"/>
        <w:rPr>
          <w:i/>
          <w:lang w:val="en-US"/>
        </w:rPr>
      </w:pPr>
      <w:bookmarkStart w:id="600" w:name="_Ref479842025"/>
      <w:bookmarkStart w:id="601" w:name="_Toc486423061"/>
      <w:proofErr w:type="gramStart"/>
      <w:r w:rsidRPr="00C515C6">
        <w:rPr>
          <w:lang w:val="en-US"/>
        </w:rPr>
        <w:t xml:space="preserve">Figura </w:t>
      </w:r>
      <w:r w:rsidR="00160A7A">
        <w:fldChar w:fldCharType="begin"/>
      </w:r>
      <w:r w:rsidR="00160A7A" w:rsidRPr="00C515C6">
        <w:rPr>
          <w:lang w:val="en-US"/>
        </w:rPr>
        <w:instrText xml:space="preserve"> SEQ Figura \* ARABIC </w:instrText>
      </w:r>
      <w:r w:rsidR="00160A7A">
        <w:fldChar w:fldCharType="separate"/>
      </w:r>
      <w:r w:rsidR="00452B5C">
        <w:rPr>
          <w:noProof/>
          <w:lang w:val="en-US"/>
        </w:rPr>
        <w:t>60</w:t>
      </w:r>
      <w:r w:rsidR="00160A7A">
        <w:rPr>
          <w:noProof/>
        </w:rPr>
        <w:fldChar w:fldCharType="end"/>
      </w:r>
      <w:bookmarkEnd w:id="600"/>
      <w:r w:rsidRPr="00C515C6">
        <w:rPr>
          <w:lang w:val="en-US"/>
        </w:rPr>
        <w:t>.</w:t>
      </w:r>
      <w:proofErr w:type="gramEnd"/>
      <w:r w:rsidRPr="00C515C6">
        <w:rPr>
          <w:lang w:val="en-US"/>
        </w:rPr>
        <w:t xml:space="preserve"> Interface 2 - </w:t>
      </w:r>
      <w:r w:rsidRPr="00C515C6">
        <w:rPr>
          <w:i/>
          <w:lang w:val="en-US"/>
        </w:rPr>
        <w:t>from after to</w:t>
      </w:r>
      <w:bookmarkEnd w:id="601"/>
    </w:p>
    <w:p w14:paraId="2D6289C3" w14:textId="625AF92A" w:rsidR="00A479BE" w:rsidRDefault="00A479BE" w:rsidP="00A479BE">
      <w:pPr>
        <w:pStyle w:val="Image"/>
      </w:pPr>
      <w:r>
        <w:rPr>
          <w:lang w:val="en-US" w:eastAsia="en-US"/>
        </w:rPr>
        <w:lastRenderedPageBreak/>
        <w:drawing>
          <wp:inline distT="0" distB="0" distL="0" distR="0" wp14:anchorId="57159E38" wp14:editId="73639BA3">
            <wp:extent cx="4105275" cy="5829300"/>
            <wp:effectExtent l="0" t="0" r="9525" b="0"/>
            <wp:docPr id="1952886054" name="Imagem 1952886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105275" cy="5829300"/>
                    </a:xfrm>
                    <a:prstGeom prst="rect">
                      <a:avLst/>
                    </a:prstGeom>
                  </pic:spPr>
                </pic:pic>
              </a:graphicData>
            </a:graphic>
          </wp:inline>
        </w:drawing>
      </w:r>
    </w:p>
    <w:p w14:paraId="4F56BF7D" w14:textId="67F3A2CA" w:rsidR="00A479BE" w:rsidRDefault="00A479BE" w:rsidP="00A479BE">
      <w:pPr>
        <w:pStyle w:val="Caption"/>
      </w:pPr>
      <w:r>
        <w:t>Fonte: Autor (2017)</w:t>
      </w:r>
    </w:p>
    <w:p w14:paraId="08B905F7" w14:textId="77777777" w:rsidR="00A479BE" w:rsidRDefault="00A479BE" w:rsidP="00A479BE"/>
    <w:p w14:paraId="3D267B65" w14:textId="673CB5F9" w:rsidR="00A479BE" w:rsidDel="00095BD3" w:rsidRDefault="00A479BE" w:rsidP="00A479BE">
      <w:pPr>
        <w:rPr>
          <w:del w:id="602" w:author="mario" w:date="2017-07-15T09:40:00Z"/>
        </w:rPr>
      </w:pPr>
      <w:del w:id="603" w:author="mario" w:date="2017-07-15T09:40:00Z">
        <w:r w:rsidDel="00095BD3">
          <w:delText xml:space="preserve">Caso o usuário se confunda e tente inserir a data de partida como depois da data final, é apresentada uma mensagem alertando-o disso, como mostra a </w:delText>
        </w:r>
        <w:r w:rsidDel="00095BD3">
          <w:fldChar w:fldCharType="begin"/>
        </w:r>
        <w:r w:rsidDel="00095BD3">
          <w:delInstrText xml:space="preserve"> REF _Ref479842025 \h </w:delInstrText>
        </w:r>
        <w:r w:rsidDel="00095BD3">
          <w:fldChar w:fldCharType="separate"/>
        </w:r>
        <w:r w:rsidR="00C515C6" w:rsidRPr="00C515C6" w:rsidDel="00095BD3">
          <w:delText xml:space="preserve">Figura </w:delText>
        </w:r>
        <w:r w:rsidR="00C515C6" w:rsidRPr="00C515C6" w:rsidDel="00095BD3">
          <w:rPr>
            <w:noProof/>
          </w:rPr>
          <w:delText>63</w:delText>
        </w:r>
        <w:r w:rsidDel="00095BD3">
          <w:fldChar w:fldCharType="end"/>
        </w:r>
        <w:r w:rsidDel="00095BD3">
          <w:delText xml:space="preserve">. Não </w:delText>
        </w:r>
        <w:r w:rsidR="00C515C6" w:rsidDel="00095BD3">
          <w:delText>foram</w:delText>
        </w:r>
        <w:r w:rsidDel="00095BD3">
          <w:delText xml:space="preserve"> </w:delText>
        </w:r>
        <w:r w:rsidR="00C515C6" w:rsidDel="00095BD3">
          <w:delText>invertidas</w:delText>
        </w:r>
        <w:r w:rsidDel="00095BD3">
          <w:delText xml:space="preserve"> automaticamente as datas, contornando o erro</w:delText>
        </w:r>
        <w:r w:rsidR="002045AB" w:rsidDel="00095BD3">
          <w:delText>, portanto</w:delText>
        </w:r>
        <w:r w:rsidDel="00095BD3">
          <w:delText>, pois se o usuário realmente queria essa data, mas de um ano anterior, e apenas se confundiu na hora de selecionar o ano, a rede não treine com dados que não desejados.</w:delText>
        </w:r>
      </w:del>
    </w:p>
    <w:p w14:paraId="49A75F8A" w14:textId="77777777" w:rsidR="00095BD3" w:rsidRDefault="00095BD3" w:rsidP="00095BD3">
      <w:moveToRangeStart w:id="604" w:author="mario" w:date="2017-07-15T09:40:00Z" w:name="move487874942"/>
      <w:moveTo w:id="605" w:author="mario" w:date="2017-07-15T09:40:00Z">
        <w:r w:rsidRPr="00A479BE">
          <w:lastRenderedPageBreak/>
          <w:t xml:space="preserve">A </w:t>
        </w:r>
        <w:r w:rsidRPr="00A479BE">
          <w:fldChar w:fldCharType="begin"/>
        </w:r>
        <w:r w:rsidRPr="00A479BE">
          <w:instrText xml:space="preserve"> REF _Ref479842876 \h </w:instrText>
        </w:r>
        <w:r w:rsidRPr="00A479BE">
          <w:fldChar w:fldCharType="separate"/>
        </w:r>
        <w:r w:rsidRPr="00452B5C">
          <w:t xml:space="preserve">Figura </w:t>
        </w:r>
        <w:r w:rsidRPr="00452B5C">
          <w:rPr>
            <w:noProof/>
          </w:rPr>
          <w:t>61</w:t>
        </w:r>
        <w:r w:rsidRPr="00A479BE">
          <w:fldChar w:fldCharType="end"/>
        </w:r>
        <w:r w:rsidRPr="00A479BE">
          <w:t xml:space="preserve"> apresenta o </w:t>
        </w:r>
        <w:r>
          <w:t>erro que aparece quando o usuário tenta selecionar datas que ainda não existem dados disponíveis, no caso foi selecionado em 2017 dados de negociações feitas em 2018.</w:t>
        </w:r>
      </w:moveTo>
    </w:p>
    <w:moveToRangeEnd w:id="604"/>
    <w:p w14:paraId="04D710AD" w14:textId="77777777" w:rsidR="00095BD3" w:rsidRDefault="00095BD3" w:rsidP="00A479BE">
      <w:pPr>
        <w:rPr>
          <w:ins w:id="606" w:author="mario" w:date="2017-07-15T09:40:00Z"/>
        </w:rPr>
      </w:pPr>
    </w:p>
    <w:p w14:paraId="4B411ABE" w14:textId="77777777" w:rsidR="00A479BE" w:rsidRDefault="00A479BE" w:rsidP="00A479BE"/>
    <w:p w14:paraId="1BABCDEE" w14:textId="34AA128B" w:rsidR="00A479BE" w:rsidRDefault="00A479BE" w:rsidP="00A479BE">
      <w:pPr>
        <w:pStyle w:val="Caption"/>
        <w:rPr>
          <w:i/>
          <w:lang w:val="en-US"/>
        </w:rPr>
      </w:pPr>
      <w:bookmarkStart w:id="607" w:name="_Ref479842876"/>
      <w:bookmarkStart w:id="608" w:name="_Toc486423062"/>
      <w:proofErr w:type="gramStart"/>
      <w:r w:rsidRPr="00381F86">
        <w:rPr>
          <w:lang w:val="en-US"/>
        </w:rPr>
        <w:t xml:space="preserve">Figura </w:t>
      </w:r>
      <w:r w:rsidRPr="00FB6D91">
        <w:fldChar w:fldCharType="begin"/>
      </w:r>
      <w:r w:rsidRPr="00381F86">
        <w:rPr>
          <w:lang w:val="en-US"/>
        </w:rPr>
        <w:instrText xml:space="preserve"> SEQ Figura \* ARABIC </w:instrText>
      </w:r>
      <w:r w:rsidRPr="00FB6D91">
        <w:fldChar w:fldCharType="separate"/>
      </w:r>
      <w:r w:rsidR="00452B5C">
        <w:rPr>
          <w:noProof/>
          <w:lang w:val="en-US"/>
        </w:rPr>
        <w:t>61</w:t>
      </w:r>
      <w:r w:rsidRPr="00FB6D91">
        <w:fldChar w:fldCharType="end"/>
      </w:r>
      <w:bookmarkEnd w:id="607"/>
      <w:r w:rsidRPr="00A479BE">
        <w:rPr>
          <w:lang w:val="en-US"/>
        </w:rPr>
        <w:t>.</w:t>
      </w:r>
      <w:proofErr w:type="gramEnd"/>
      <w:r w:rsidRPr="00A479BE">
        <w:rPr>
          <w:lang w:val="en-US"/>
        </w:rPr>
        <w:t xml:space="preserve"> Interface 2 - </w:t>
      </w:r>
      <w:r w:rsidRPr="00A479BE">
        <w:rPr>
          <w:i/>
          <w:lang w:val="en-US"/>
        </w:rPr>
        <w:t>don't have data form select</w:t>
      </w:r>
      <w:r w:rsidR="00270D20">
        <w:rPr>
          <w:i/>
          <w:lang w:val="en-US"/>
        </w:rPr>
        <w:t>ed</w:t>
      </w:r>
      <w:r w:rsidRPr="00A479BE">
        <w:rPr>
          <w:i/>
          <w:lang w:val="en-US"/>
        </w:rPr>
        <w:t xml:space="preserve"> date</w:t>
      </w:r>
      <w:bookmarkEnd w:id="608"/>
    </w:p>
    <w:p w14:paraId="489627B8" w14:textId="3EE1ED8F" w:rsidR="00A479BE" w:rsidRDefault="00A479BE" w:rsidP="00A479BE">
      <w:pPr>
        <w:pStyle w:val="Image"/>
        <w:rPr>
          <w:lang w:val="en-US"/>
        </w:rPr>
      </w:pPr>
      <w:r>
        <w:rPr>
          <w:lang w:val="en-US" w:eastAsia="en-US"/>
        </w:rPr>
        <w:drawing>
          <wp:inline distT="0" distB="0" distL="0" distR="0" wp14:anchorId="7C636A3A" wp14:editId="0E08DA91">
            <wp:extent cx="3646397" cy="5210354"/>
            <wp:effectExtent l="0" t="0" r="0" b="0"/>
            <wp:docPr id="1952886055" name="Imagem 1952886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645612" cy="5209232"/>
                    </a:xfrm>
                    <a:prstGeom prst="rect">
                      <a:avLst/>
                    </a:prstGeom>
                  </pic:spPr>
                </pic:pic>
              </a:graphicData>
            </a:graphic>
          </wp:inline>
        </w:drawing>
      </w:r>
    </w:p>
    <w:p w14:paraId="4F6697FD" w14:textId="2B3DAADB" w:rsidR="00A479BE" w:rsidRPr="00270D20" w:rsidRDefault="00A479BE" w:rsidP="00A479BE">
      <w:pPr>
        <w:pStyle w:val="Caption"/>
      </w:pPr>
      <w:r w:rsidRPr="00270D20">
        <w:t>Fonte: Autor (2017)</w:t>
      </w:r>
    </w:p>
    <w:p w14:paraId="77D0581D" w14:textId="77777777" w:rsidR="00A479BE" w:rsidRPr="00270D20" w:rsidRDefault="00A479BE" w:rsidP="00A479BE"/>
    <w:p w14:paraId="0ED15875" w14:textId="6E017BC4" w:rsidR="00A479BE" w:rsidRDefault="00A479BE" w:rsidP="00A479BE">
      <w:pPr>
        <w:rPr>
          <w:ins w:id="609" w:author="mario" w:date="2017-07-15T09:40:00Z"/>
        </w:rPr>
      </w:pPr>
      <w:moveFromRangeStart w:id="610" w:author="mario" w:date="2017-07-15T09:40:00Z" w:name="move487874942"/>
      <w:moveFrom w:id="611" w:author="mario" w:date="2017-07-15T09:40:00Z">
        <w:r w:rsidRPr="00A479BE" w:rsidDel="00095BD3">
          <w:lastRenderedPageBreak/>
          <w:t xml:space="preserve">A </w:t>
        </w:r>
        <w:r w:rsidRPr="00A479BE" w:rsidDel="00095BD3">
          <w:fldChar w:fldCharType="begin"/>
        </w:r>
        <w:r w:rsidRPr="00A479BE" w:rsidDel="00095BD3">
          <w:instrText xml:space="preserve"> REF _Ref479842876 \h </w:instrText>
        </w:r>
        <w:r w:rsidRPr="00A479BE" w:rsidDel="00095BD3">
          <w:fldChar w:fldCharType="separate"/>
        </w:r>
        <w:r w:rsidR="00452B5C" w:rsidRPr="00452B5C" w:rsidDel="00095BD3">
          <w:t xml:space="preserve">Figura </w:t>
        </w:r>
        <w:r w:rsidR="00452B5C" w:rsidRPr="00452B5C" w:rsidDel="00095BD3">
          <w:rPr>
            <w:noProof/>
          </w:rPr>
          <w:t>61</w:t>
        </w:r>
        <w:r w:rsidRPr="00A479BE" w:rsidDel="00095BD3">
          <w:fldChar w:fldCharType="end"/>
        </w:r>
        <w:r w:rsidRPr="00A479BE" w:rsidDel="00095BD3">
          <w:t xml:space="preserve"> apresenta o </w:t>
        </w:r>
        <w:r w:rsidR="00270D20" w:rsidDel="00095BD3">
          <w:t>erro que aparece quando o usuário tenta selecionar datas que ainda não existem dados disponíveis, no caso foi selecionado em 2017 dados de negociações feitas em 2018.</w:t>
        </w:r>
      </w:moveFrom>
    </w:p>
    <w:p w14:paraId="7A3324D6" w14:textId="77777777" w:rsidR="00095BD3" w:rsidRDefault="00095BD3" w:rsidP="00095BD3">
      <w:pPr>
        <w:rPr>
          <w:ins w:id="612" w:author="mario" w:date="2017-07-15T09:40:00Z"/>
        </w:rPr>
      </w:pPr>
      <w:ins w:id="613" w:author="mario" w:date="2017-07-15T09:40:00Z">
        <w:r>
          <w:t xml:space="preserve">Se o usuário digitar todos os valores corretos e clicar no botão </w:t>
        </w:r>
        <w:r>
          <w:rPr>
            <w:i/>
          </w:rPr>
          <w:t>Train</w:t>
        </w:r>
        <w:r>
          <w:t xml:space="preserve">, a rede é treinada e aparece uma mensagem informando isso, como mostra a </w:t>
        </w:r>
        <w:r>
          <w:fldChar w:fldCharType="begin"/>
        </w:r>
        <w:r>
          <w:instrText xml:space="preserve"> REF _Ref479843026 \h </w:instrText>
        </w:r>
        <w:r>
          <w:fldChar w:fldCharType="separate"/>
        </w:r>
        <w:r>
          <w:t xml:space="preserve">Figura </w:t>
        </w:r>
        <w:r>
          <w:rPr>
            <w:noProof/>
          </w:rPr>
          <w:t>62</w:t>
        </w:r>
        <w:r>
          <w:fldChar w:fldCharType="end"/>
        </w:r>
        <w:r>
          <w:t>. Além disso, é apresentado um gráfico que mostra como foi a evolução do erro desta RNA para o intervalo de data por cada interação (</w:t>
        </w:r>
        <w:r>
          <w:rPr>
            <w:i/>
          </w:rPr>
          <w:t>epoch</w:t>
        </w:r>
        <w:r>
          <w:t>).</w:t>
        </w:r>
      </w:ins>
    </w:p>
    <w:p w14:paraId="0F40C3D4" w14:textId="77777777" w:rsidR="00095BD3" w:rsidDel="00095BD3" w:rsidRDefault="00095BD3" w:rsidP="00A479BE"/>
    <w:moveFromRangeEnd w:id="610"/>
    <w:p w14:paraId="3662D46C" w14:textId="77777777" w:rsidR="00270D20" w:rsidRDefault="00270D20" w:rsidP="00A479BE"/>
    <w:p w14:paraId="087BFE17" w14:textId="27645C72" w:rsidR="00270D20" w:rsidRDefault="00270D20" w:rsidP="00270D20">
      <w:pPr>
        <w:pStyle w:val="Caption"/>
        <w:rPr>
          <w:i/>
        </w:rPr>
      </w:pPr>
      <w:bookmarkStart w:id="614" w:name="_Ref479843026"/>
      <w:bookmarkStart w:id="615" w:name="_Toc486423063"/>
      <w:r>
        <w:t xml:space="preserve">Figura </w:t>
      </w:r>
      <w:fldSimple w:instr=" SEQ Figura \* ARABIC ">
        <w:r w:rsidR="00452B5C">
          <w:rPr>
            <w:noProof/>
          </w:rPr>
          <w:t>62</w:t>
        </w:r>
      </w:fldSimple>
      <w:bookmarkEnd w:id="614"/>
      <w:r>
        <w:t xml:space="preserve">. Interface 2 – </w:t>
      </w:r>
      <w:r w:rsidRPr="00CF0E0C">
        <w:rPr>
          <w:i/>
        </w:rPr>
        <w:t>trained</w:t>
      </w:r>
      <w:bookmarkEnd w:id="615"/>
    </w:p>
    <w:p w14:paraId="42FA6DC2" w14:textId="68D66196" w:rsidR="00270D20" w:rsidRDefault="00270D20" w:rsidP="00270D20">
      <w:pPr>
        <w:pStyle w:val="Image"/>
      </w:pPr>
      <w:r>
        <w:rPr>
          <w:lang w:val="en-US" w:eastAsia="en-US"/>
        </w:rPr>
        <w:lastRenderedPageBreak/>
        <w:drawing>
          <wp:inline distT="0" distB="0" distL="0" distR="0" wp14:anchorId="036AABC9" wp14:editId="2E4CEDE6">
            <wp:extent cx="4114800" cy="5829300"/>
            <wp:effectExtent l="0" t="0" r="0" b="0"/>
            <wp:docPr id="1952886056" name="Imagem 195288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114800" cy="5829300"/>
                    </a:xfrm>
                    <a:prstGeom prst="rect">
                      <a:avLst/>
                    </a:prstGeom>
                  </pic:spPr>
                </pic:pic>
              </a:graphicData>
            </a:graphic>
          </wp:inline>
        </w:drawing>
      </w:r>
    </w:p>
    <w:p w14:paraId="584F6D04" w14:textId="173E859D" w:rsidR="00270D20" w:rsidRDefault="00270D20" w:rsidP="00270D20">
      <w:pPr>
        <w:pStyle w:val="Caption"/>
      </w:pPr>
      <w:r>
        <w:t>Fonte: Autor (2017)</w:t>
      </w:r>
    </w:p>
    <w:p w14:paraId="54988E6F" w14:textId="77777777" w:rsidR="00270D20" w:rsidRDefault="00270D20" w:rsidP="00270D20"/>
    <w:p w14:paraId="7B9D0D37" w14:textId="549C256D" w:rsidR="00270D20" w:rsidDel="00095BD3" w:rsidRDefault="00270D20" w:rsidP="00270D20">
      <w:pPr>
        <w:rPr>
          <w:del w:id="616" w:author="mario" w:date="2017-07-15T09:40:00Z"/>
        </w:rPr>
      </w:pPr>
      <w:del w:id="617" w:author="mario" w:date="2017-07-15T09:40:00Z">
        <w:r w:rsidDel="00095BD3">
          <w:delText xml:space="preserve">Se o usuário digitar todos os valores corretos e clicar no botão </w:delText>
        </w:r>
        <w:r w:rsidDel="00095BD3">
          <w:rPr>
            <w:i/>
          </w:rPr>
          <w:delText>Train</w:delText>
        </w:r>
        <w:r w:rsidDel="00095BD3">
          <w:delText xml:space="preserve">, a rede é treinada e aparece uma mensagem informando isso, como mostra a </w:delText>
        </w:r>
        <w:r w:rsidDel="00095BD3">
          <w:fldChar w:fldCharType="begin"/>
        </w:r>
        <w:r w:rsidDel="00095BD3">
          <w:delInstrText xml:space="preserve"> REF _Ref479843026 \h </w:delInstrText>
        </w:r>
        <w:r w:rsidDel="00095BD3">
          <w:fldChar w:fldCharType="separate"/>
        </w:r>
        <w:r w:rsidR="00452B5C" w:rsidDel="00095BD3">
          <w:delText xml:space="preserve">Figura </w:delText>
        </w:r>
        <w:r w:rsidR="00452B5C" w:rsidDel="00095BD3">
          <w:rPr>
            <w:noProof/>
          </w:rPr>
          <w:delText>62</w:delText>
        </w:r>
        <w:r w:rsidDel="00095BD3">
          <w:fldChar w:fldCharType="end"/>
        </w:r>
        <w:r w:rsidDel="00095BD3">
          <w:delText>. Além disso, é apresentado um gráfico que mostra como foi a evolução do erro desta RNA para o intervalo de data por cada interação (</w:delText>
        </w:r>
        <w:r w:rsidDel="00095BD3">
          <w:rPr>
            <w:i/>
          </w:rPr>
          <w:delText>epoch</w:delText>
        </w:r>
        <w:r w:rsidDel="00095BD3">
          <w:delText>).</w:delText>
        </w:r>
      </w:del>
    </w:p>
    <w:p w14:paraId="79E4A6A7" w14:textId="3D947064" w:rsidR="00270D20" w:rsidRPr="00270D20" w:rsidRDefault="00270D20" w:rsidP="00270D20">
      <w:r>
        <w:lastRenderedPageBreak/>
        <w:t>É possível notar, como era o esperado, que a rede tende a diminuir seu erro a cada iteração, pois é quando o algoritmo de aprendizagem age e vai corrigindo aos poucos.</w:t>
      </w:r>
    </w:p>
    <w:p w14:paraId="5390621F" w14:textId="77777777" w:rsidR="00AE1E63" w:rsidRPr="00270D20" w:rsidRDefault="00AE1E63" w:rsidP="00AE1E63">
      <w:pPr>
        <w:rPr>
          <w:lang w:eastAsia="pt-BR"/>
        </w:rPr>
      </w:pPr>
    </w:p>
    <w:p w14:paraId="65112F94" w14:textId="77777777" w:rsidR="00AE1E63" w:rsidRPr="00270D20" w:rsidRDefault="00AE1E63" w:rsidP="00AE1E63">
      <w:pPr>
        <w:pStyle w:val="TOC1"/>
        <w:rPr>
          <w:lang w:eastAsia="pt-BR"/>
        </w:rPr>
      </w:pPr>
    </w:p>
    <w:p w14:paraId="3C82C857" w14:textId="77777777" w:rsidR="00AE1E63" w:rsidRPr="00270D20" w:rsidRDefault="00AE1E63" w:rsidP="00AE1E63">
      <w:pPr>
        <w:rPr>
          <w:lang w:eastAsia="pt-BR"/>
        </w:rPr>
      </w:pPr>
    </w:p>
    <w:p w14:paraId="21456624" w14:textId="5FDEED38" w:rsidR="00F059F7" w:rsidRPr="00270D20" w:rsidRDefault="00F059F7" w:rsidP="00F059F7">
      <w:pPr>
        <w:rPr>
          <w:lang w:eastAsia="pt-BR"/>
        </w:rPr>
      </w:pPr>
    </w:p>
    <w:p w14:paraId="063F76E2" w14:textId="1A333C6D" w:rsidR="00F059F7" w:rsidRPr="00F059F7" w:rsidRDefault="00F059F7" w:rsidP="00AD1FC5">
      <w:pPr>
        <w:pStyle w:val="Heading2"/>
      </w:pPr>
      <w:bookmarkStart w:id="618" w:name="_Toc486423179"/>
      <w:r>
        <w:t>Gerar Relatório</w:t>
      </w:r>
      <w:bookmarkEnd w:id="618"/>
    </w:p>
    <w:p w14:paraId="4E37C396" w14:textId="5E543309" w:rsidR="00C63693" w:rsidRDefault="00C63693" w:rsidP="00C63693"/>
    <w:p w14:paraId="5F36C75F" w14:textId="77C710B7" w:rsidR="00C63693" w:rsidRDefault="009A4F96" w:rsidP="00C63693">
      <w:pPr>
        <w:rPr>
          <w:ins w:id="619" w:author="mario" w:date="2017-07-15T09:40:00Z"/>
        </w:rPr>
      </w:pPr>
      <w:r>
        <w:t>Depois de selecionado a RNA, é possível gerar um gráfico comparando os dados calculados pela rede e os reais, mesmo sem ter treinado essa rede antes.</w:t>
      </w:r>
    </w:p>
    <w:p w14:paraId="1624AA33" w14:textId="77777777" w:rsidR="00095BD3" w:rsidRDefault="00095BD3" w:rsidP="00095BD3">
      <w:moveToRangeStart w:id="620" w:author="mario" w:date="2017-07-15T09:40:00Z" w:name="move487874960"/>
      <w:moveTo w:id="621" w:author="mario" w:date="2017-07-15T09:40:00Z">
        <w:r>
          <w:t xml:space="preserve">A </w:t>
        </w:r>
        <w:r>
          <w:fldChar w:fldCharType="begin"/>
        </w:r>
        <w:r>
          <w:instrText xml:space="preserve"> REF _Ref479843935 \h </w:instrText>
        </w:r>
        <w:r>
          <w:fldChar w:fldCharType="separate"/>
        </w:r>
        <w:r>
          <w:t xml:space="preserve">Figura </w:t>
        </w:r>
        <w:r>
          <w:rPr>
            <w:noProof/>
          </w:rPr>
          <w:t>63</w:t>
        </w:r>
        <w:r>
          <w:fldChar w:fldCharType="end"/>
        </w:r>
        <w:r>
          <w:t xml:space="preserve"> mostra a tela em questão, quando aberta assim que o aplicativo inicie, ou seja, sem ter selecionado uma RNA. Se o ponteiro do mouse ficar em cima da aba </w:t>
        </w:r>
        <w:r>
          <w:rPr>
            <w:i/>
          </w:rPr>
          <w:t>Report</w:t>
        </w:r>
        <w:r>
          <w:t xml:space="preserve"> por alguns segundos, aparecerá uma dica do que se trata a aba, assim como as outras telas.</w:t>
        </w:r>
      </w:moveTo>
    </w:p>
    <w:moveToRangeEnd w:id="620"/>
    <w:p w14:paraId="2FE598D3" w14:textId="17A22E50" w:rsidR="00095BD3" w:rsidDel="00095BD3" w:rsidRDefault="00095BD3" w:rsidP="00C63693">
      <w:pPr>
        <w:rPr>
          <w:del w:id="622" w:author="mario" w:date="2017-07-15T09:40:00Z"/>
        </w:rPr>
      </w:pPr>
    </w:p>
    <w:p w14:paraId="2AD945AD" w14:textId="43D766FD" w:rsidR="009A4F96" w:rsidDel="00095BD3" w:rsidRDefault="009A4F96" w:rsidP="00C63693">
      <w:pPr>
        <w:rPr>
          <w:del w:id="623" w:author="mario" w:date="2017-07-15T09:40:00Z"/>
        </w:rPr>
      </w:pPr>
    </w:p>
    <w:p w14:paraId="04B59597" w14:textId="3996CD08" w:rsidR="007C43C0" w:rsidDel="00095BD3" w:rsidRDefault="007C43C0" w:rsidP="00C63693">
      <w:pPr>
        <w:rPr>
          <w:del w:id="624" w:author="mario" w:date="2017-07-15T09:40:00Z"/>
        </w:rPr>
      </w:pPr>
    </w:p>
    <w:p w14:paraId="45387C13" w14:textId="69446C91" w:rsidR="007C43C0" w:rsidDel="00095BD3" w:rsidRDefault="007C43C0" w:rsidP="00C63693">
      <w:pPr>
        <w:rPr>
          <w:del w:id="625" w:author="mario" w:date="2017-07-15T09:40:00Z"/>
        </w:rPr>
      </w:pPr>
    </w:p>
    <w:p w14:paraId="22FCC3EA" w14:textId="0105ED84" w:rsidR="007C43C0" w:rsidDel="00095BD3" w:rsidRDefault="007C43C0" w:rsidP="00C63693">
      <w:pPr>
        <w:rPr>
          <w:del w:id="626" w:author="mario" w:date="2017-07-15T09:40:00Z"/>
        </w:rPr>
      </w:pPr>
    </w:p>
    <w:p w14:paraId="55F4A7C5" w14:textId="5B759793" w:rsidR="007C43C0" w:rsidDel="00095BD3" w:rsidRDefault="007C43C0" w:rsidP="00C63693">
      <w:pPr>
        <w:rPr>
          <w:del w:id="627" w:author="mario" w:date="2017-07-15T09:40:00Z"/>
        </w:rPr>
      </w:pPr>
    </w:p>
    <w:p w14:paraId="25D52083" w14:textId="4944CC34" w:rsidR="007C43C0" w:rsidDel="00095BD3" w:rsidRDefault="007C43C0" w:rsidP="00C63693">
      <w:pPr>
        <w:rPr>
          <w:del w:id="628" w:author="mario" w:date="2017-07-15T09:40:00Z"/>
        </w:rPr>
      </w:pPr>
    </w:p>
    <w:p w14:paraId="7C4D034C" w14:textId="6F5AB81C" w:rsidR="007C43C0" w:rsidDel="00095BD3" w:rsidRDefault="007C43C0" w:rsidP="00C63693">
      <w:pPr>
        <w:rPr>
          <w:del w:id="629" w:author="mario" w:date="2017-07-15T09:40:00Z"/>
        </w:rPr>
      </w:pPr>
    </w:p>
    <w:p w14:paraId="31848647" w14:textId="0656067B" w:rsidR="007C43C0" w:rsidDel="00095BD3" w:rsidRDefault="007C43C0" w:rsidP="00C63693">
      <w:pPr>
        <w:rPr>
          <w:del w:id="630" w:author="mario" w:date="2017-07-15T09:40:00Z"/>
        </w:rPr>
      </w:pPr>
    </w:p>
    <w:p w14:paraId="44201B73" w14:textId="2D435D59" w:rsidR="007C43C0" w:rsidDel="00095BD3" w:rsidRDefault="007C43C0" w:rsidP="00C63693">
      <w:pPr>
        <w:rPr>
          <w:del w:id="631" w:author="mario" w:date="2017-07-15T09:40:00Z"/>
        </w:rPr>
      </w:pPr>
    </w:p>
    <w:p w14:paraId="6C52C7CD" w14:textId="4276A232" w:rsidR="009A4F96" w:rsidRDefault="009A4F96" w:rsidP="009A4F96">
      <w:pPr>
        <w:pStyle w:val="Caption"/>
        <w:rPr>
          <w:i/>
        </w:rPr>
      </w:pPr>
      <w:bookmarkStart w:id="632" w:name="_Ref479843935"/>
      <w:bookmarkStart w:id="633" w:name="_Toc486423064"/>
      <w:r>
        <w:lastRenderedPageBreak/>
        <w:t xml:space="preserve">Figura </w:t>
      </w:r>
      <w:fldSimple w:instr=" SEQ Figura \* ARABIC ">
        <w:r w:rsidR="00452B5C">
          <w:rPr>
            <w:noProof/>
          </w:rPr>
          <w:t>63</w:t>
        </w:r>
      </w:fldSimple>
      <w:bookmarkEnd w:id="632"/>
      <w:r>
        <w:t xml:space="preserve">. Interface 3 – </w:t>
      </w:r>
      <w:r>
        <w:rPr>
          <w:i/>
        </w:rPr>
        <w:t>initial</w:t>
      </w:r>
      <w:bookmarkEnd w:id="633"/>
    </w:p>
    <w:p w14:paraId="0E00C986" w14:textId="53F38671" w:rsidR="009A4F96" w:rsidRDefault="009A4F96" w:rsidP="009A4F96">
      <w:pPr>
        <w:pStyle w:val="Image"/>
      </w:pPr>
      <w:r>
        <w:rPr>
          <w:lang w:val="en-US" w:eastAsia="en-US"/>
        </w:rPr>
        <w:drawing>
          <wp:inline distT="0" distB="0" distL="0" distR="0" wp14:anchorId="40796F8C" wp14:editId="0DB9272D">
            <wp:extent cx="4095750" cy="5810250"/>
            <wp:effectExtent l="0" t="0" r="0" b="0"/>
            <wp:docPr id="1952886060" name="Imagem 1952886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095750" cy="5810250"/>
                    </a:xfrm>
                    <a:prstGeom prst="rect">
                      <a:avLst/>
                    </a:prstGeom>
                  </pic:spPr>
                </pic:pic>
              </a:graphicData>
            </a:graphic>
          </wp:inline>
        </w:drawing>
      </w:r>
    </w:p>
    <w:p w14:paraId="18AC7B6B" w14:textId="2C0767C0" w:rsidR="009A4F96" w:rsidRDefault="009A4F96" w:rsidP="009A4F96">
      <w:pPr>
        <w:pStyle w:val="Caption"/>
      </w:pPr>
      <w:r>
        <w:t>Fonte: Autor (2017)</w:t>
      </w:r>
    </w:p>
    <w:p w14:paraId="1320B09C" w14:textId="77777777" w:rsidR="009A4F96" w:rsidRDefault="009A4F96" w:rsidP="009A4F96"/>
    <w:p w14:paraId="6823FA2E" w14:textId="11C7FD8B" w:rsidR="009A4F96" w:rsidRDefault="009A4F96" w:rsidP="009A4F96">
      <w:pPr>
        <w:rPr>
          <w:ins w:id="634" w:author="mario" w:date="2017-07-15T09:40:00Z"/>
        </w:rPr>
      </w:pPr>
      <w:moveFromRangeStart w:id="635" w:author="mario" w:date="2017-07-15T09:40:00Z" w:name="move487874960"/>
      <w:moveFrom w:id="636" w:author="mario" w:date="2017-07-15T09:40:00Z">
        <w:r w:rsidDel="00095BD3">
          <w:t xml:space="preserve">A </w:t>
        </w:r>
        <w:r w:rsidDel="00095BD3">
          <w:fldChar w:fldCharType="begin"/>
        </w:r>
        <w:r w:rsidDel="00095BD3">
          <w:instrText xml:space="preserve"> REF _Ref479843935 \h </w:instrText>
        </w:r>
        <w:r w:rsidDel="00095BD3">
          <w:fldChar w:fldCharType="separate"/>
        </w:r>
        <w:r w:rsidR="00452B5C" w:rsidDel="00095BD3">
          <w:t xml:space="preserve">Figura </w:t>
        </w:r>
        <w:r w:rsidR="00452B5C" w:rsidDel="00095BD3">
          <w:rPr>
            <w:noProof/>
          </w:rPr>
          <w:t>63</w:t>
        </w:r>
        <w:r w:rsidDel="00095BD3">
          <w:fldChar w:fldCharType="end"/>
        </w:r>
        <w:r w:rsidDel="00095BD3">
          <w:t xml:space="preserve"> mostra a tela em questão, quando aberta assim que o aplicativo inicie, ou seja, sem ter selecionado uma RNA. Se o ponteiro do mouse ficar em cima da aba </w:t>
        </w:r>
        <w:r w:rsidDel="00095BD3">
          <w:rPr>
            <w:i/>
          </w:rPr>
          <w:t>Report</w:t>
        </w:r>
        <w:r w:rsidDel="00095BD3">
          <w:t xml:space="preserve"> por alguns segundos, aparecerá uma dica do que se trata a aba, assim como as outras telas.</w:t>
        </w:r>
      </w:moveFrom>
    </w:p>
    <w:p w14:paraId="1BAC6E28" w14:textId="77777777" w:rsidR="00095BD3" w:rsidRDefault="00095BD3" w:rsidP="00095BD3">
      <w:pPr>
        <w:rPr>
          <w:ins w:id="637" w:author="mario" w:date="2017-07-15T09:40:00Z"/>
        </w:rPr>
      </w:pPr>
      <w:ins w:id="638" w:author="mario" w:date="2017-07-15T09:40:00Z">
        <w:r>
          <w:lastRenderedPageBreak/>
          <w:t xml:space="preserve">Assim como no caso do treinamento, se o usuário tentar criar um relatório sem ter selecionado a RNA, será apresentado o erro mostrado na </w:t>
        </w:r>
        <w:r>
          <w:fldChar w:fldCharType="begin"/>
        </w:r>
        <w:r>
          <w:instrText xml:space="preserve"> REF _Ref479844133 \h </w:instrText>
        </w:r>
        <w:r>
          <w:fldChar w:fldCharType="separate"/>
        </w:r>
        <w:r>
          <w:t xml:space="preserve">Figura </w:t>
        </w:r>
        <w:r>
          <w:rPr>
            <w:noProof/>
          </w:rPr>
          <w:t>64</w:t>
        </w:r>
        <w:r>
          <w:fldChar w:fldCharType="end"/>
        </w:r>
        <w:r>
          <w:t>, alertando-o que é necessário escolher uma RNA antes.</w:t>
        </w:r>
      </w:ins>
    </w:p>
    <w:p w14:paraId="4187E06E" w14:textId="77777777" w:rsidR="00095BD3" w:rsidDel="00095BD3" w:rsidRDefault="00095BD3" w:rsidP="009A4F96"/>
    <w:moveFromRangeEnd w:id="635"/>
    <w:p w14:paraId="0918FE48" w14:textId="77777777" w:rsidR="009A4F96" w:rsidRDefault="009A4F96" w:rsidP="009A4F96"/>
    <w:p w14:paraId="0C3DEE8C" w14:textId="0E50E2CC" w:rsidR="009A4F96" w:rsidRDefault="009A4F96" w:rsidP="009A4F96">
      <w:pPr>
        <w:pStyle w:val="Caption"/>
        <w:rPr>
          <w:i/>
        </w:rPr>
      </w:pPr>
      <w:bookmarkStart w:id="639" w:name="_Ref479844133"/>
      <w:bookmarkStart w:id="640" w:name="_Toc486423065"/>
      <w:r>
        <w:t xml:space="preserve">Figura </w:t>
      </w:r>
      <w:fldSimple w:instr=" SEQ Figura \* ARABIC ">
        <w:r w:rsidR="00452B5C">
          <w:rPr>
            <w:noProof/>
          </w:rPr>
          <w:t>64</w:t>
        </w:r>
      </w:fldSimple>
      <w:bookmarkEnd w:id="639"/>
      <w:r>
        <w:t xml:space="preserve">. Interface 3 - </w:t>
      </w:r>
      <w:r w:rsidRPr="00F460EB">
        <w:rPr>
          <w:i/>
        </w:rPr>
        <w:t>null NN</w:t>
      </w:r>
      <w:bookmarkEnd w:id="640"/>
    </w:p>
    <w:p w14:paraId="53AE2BE1" w14:textId="6DCC8D9B" w:rsidR="009A4F96" w:rsidRDefault="009A4F96" w:rsidP="009A4F96">
      <w:pPr>
        <w:pStyle w:val="Image"/>
      </w:pPr>
      <w:r>
        <w:rPr>
          <w:lang w:val="en-US" w:eastAsia="en-US"/>
        </w:rPr>
        <w:drawing>
          <wp:inline distT="0" distB="0" distL="0" distR="0" wp14:anchorId="5B61765B" wp14:editId="4506756C">
            <wp:extent cx="4114800" cy="5829300"/>
            <wp:effectExtent l="0" t="0" r="0" b="0"/>
            <wp:docPr id="1952886062" name="Imagem 1952886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14800" cy="5829300"/>
                    </a:xfrm>
                    <a:prstGeom prst="rect">
                      <a:avLst/>
                    </a:prstGeom>
                  </pic:spPr>
                </pic:pic>
              </a:graphicData>
            </a:graphic>
          </wp:inline>
        </w:drawing>
      </w:r>
    </w:p>
    <w:p w14:paraId="23D38D72" w14:textId="5827C381" w:rsidR="009A4F96" w:rsidRDefault="009A4F96" w:rsidP="009A4F96">
      <w:pPr>
        <w:pStyle w:val="Caption"/>
      </w:pPr>
      <w:r>
        <w:t>Fonte: Autor (2017)</w:t>
      </w:r>
    </w:p>
    <w:p w14:paraId="08840748" w14:textId="77777777" w:rsidR="009A4F96" w:rsidRDefault="009A4F96" w:rsidP="009A4F96"/>
    <w:p w14:paraId="05E626C2" w14:textId="0EA1E1AF" w:rsidR="009A4F96" w:rsidDel="00095BD3" w:rsidRDefault="009A4F96" w:rsidP="009A4F96">
      <w:pPr>
        <w:rPr>
          <w:del w:id="641" w:author="mario" w:date="2017-07-15T09:40:00Z"/>
        </w:rPr>
      </w:pPr>
      <w:del w:id="642" w:author="mario" w:date="2017-07-15T09:40:00Z">
        <w:r w:rsidDel="00095BD3">
          <w:delText>Assim como no caso do treinamento, se o usuário tentar criar um relatório sem ter selecionado a RNA, será apresentado o erro</w:delText>
        </w:r>
        <w:r w:rsidR="00A20296" w:rsidDel="00095BD3">
          <w:delText xml:space="preserve"> mostrado na </w:delText>
        </w:r>
        <w:r w:rsidDel="00095BD3">
          <w:fldChar w:fldCharType="begin"/>
        </w:r>
        <w:r w:rsidDel="00095BD3">
          <w:delInstrText xml:space="preserve"> REF _Ref479844133 \h </w:delInstrText>
        </w:r>
        <w:r w:rsidDel="00095BD3">
          <w:fldChar w:fldCharType="separate"/>
        </w:r>
        <w:r w:rsidR="00452B5C" w:rsidDel="00095BD3">
          <w:delText xml:space="preserve">Figura </w:delText>
        </w:r>
        <w:r w:rsidR="00452B5C" w:rsidDel="00095BD3">
          <w:rPr>
            <w:noProof/>
          </w:rPr>
          <w:delText>64</w:delText>
        </w:r>
        <w:r w:rsidDel="00095BD3">
          <w:fldChar w:fldCharType="end"/>
        </w:r>
        <w:r w:rsidR="00A20296" w:rsidDel="00095BD3">
          <w:delText>, alertando-o que é necessário escolher uma RNA antes.</w:delText>
        </w:r>
      </w:del>
    </w:p>
    <w:p w14:paraId="61F354AA" w14:textId="743573D5" w:rsidR="00A20296" w:rsidRDefault="00A20296" w:rsidP="00A20296">
      <w:pPr>
        <w:ind w:firstLine="0"/>
        <w:rPr>
          <w:ins w:id="643" w:author="mario" w:date="2017-07-15T09:40:00Z"/>
        </w:rPr>
      </w:pPr>
      <w:r>
        <w:tab/>
        <w:t>Também como no caso do treinamento, todos os erros que envolvem as datas aparecem aqui também, inclusive com a mesma mensagem e mesmo título. Sendo assim, será apresentado somente o relatório com todo</w:t>
      </w:r>
      <w:r w:rsidR="00AA7917">
        <w:t>s os passos válidos, sem qualquer erro.</w:t>
      </w:r>
    </w:p>
    <w:p w14:paraId="6904A782" w14:textId="77777777" w:rsidR="00095BD3" w:rsidRDefault="00095BD3" w:rsidP="00095BD3">
      <w:moveToRangeStart w:id="644" w:author="mario" w:date="2017-07-15T09:40:00Z" w:name="move487874983"/>
      <w:moveTo w:id="645" w:author="mario" w:date="2017-07-15T09:40:00Z">
        <w:r>
          <w:t xml:space="preserve">A </w:t>
        </w:r>
        <w:r>
          <w:fldChar w:fldCharType="begin"/>
        </w:r>
        <w:r>
          <w:instrText xml:space="preserve"> REF _Ref479845277 \h </w:instrText>
        </w:r>
        <w:r>
          <w:fldChar w:fldCharType="separate"/>
        </w:r>
        <w:r>
          <w:t xml:space="preserve">Figura </w:t>
        </w:r>
        <w:r>
          <w:rPr>
            <w:noProof/>
          </w:rPr>
          <w:t>65</w:t>
        </w:r>
        <w:r>
          <w:fldChar w:fldCharType="end"/>
        </w:r>
        <w:r>
          <w:t xml:space="preserve"> mostra o que acontece quando os dados estão corretos e o botão </w:t>
        </w:r>
        <w:r>
          <w:rPr>
            <w:i/>
          </w:rPr>
          <w:t>Create Report</w:t>
        </w:r>
        <w:r>
          <w:t xml:space="preserve"> recebe um clique. O sistema gera o gráfico comparativo entre os dados reais e os dados criados pela rede neural.</w:t>
        </w:r>
      </w:moveTo>
    </w:p>
    <w:moveToRangeEnd w:id="644"/>
    <w:p w14:paraId="7B4A35F3" w14:textId="77777777" w:rsidR="00095BD3" w:rsidRDefault="00095BD3" w:rsidP="00A20296">
      <w:pPr>
        <w:ind w:firstLine="0"/>
      </w:pPr>
    </w:p>
    <w:p w14:paraId="41A9A339" w14:textId="77777777" w:rsidR="00AA7917" w:rsidRDefault="00AA7917" w:rsidP="00A20296">
      <w:pPr>
        <w:ind w:firstLine="0"/>
      </w:pPr>
    </w:p>
    <w:p w14:paraId="23E78A51" w14:textId="218156E1" w:rsidR="00AA7917" w:rsidRDefault="00AA7917" w:rsidP="00AA7917">
      <w:pPr>
        <w:pStyle w:val="Caption"/>
        <w:rPr>
          <w:i/>
        </w:rPr>
      </w:pPr>
      <w:bookmarkStart w:id="646" w:name="_Ref479845277"/>
      <w:bookmarkStart w:id="647" w:name="_Toc486423066"/>
      <w:r>
        <w:t xml:space="preserve">Figura </w:t>
      </w:r>
      <w:fldSimple w:instr=" SEQ Figura \* ARABIC ">
        <w:r w:rsidR="00452B5C">
          <w:rPr>
            <w:noProof/>
          </w:rPr>
          <w:t>65</w:t>
        </w:r>
      </w:fldSimple>
      <w:bookmarkEnd w:id="646"/>
      <w:r>
        <w:t xml:space="preserve">. Interface 3 - </w:t>
      </w:r>
      <w:r>
        <w:rPr>
          <w:i/>
        </w:rPr>
        <w:t>report created</w:t>
      </w:r>
      <w:bookmarkEnd w:id="647"/>
    </w:p>
    <w:p w14:paraId="1ACA3219" w14:textId="651A3AF3" w:rsidR="00AA7917" w:rsidRDefault="00AA7917" w:rsidP="00AA7917">
      <w:pPr>
        <w:pStyle w:val="Image"/>
      </w:pPr>
      <w:r>
        <w:rPr>
          <w:lang w:val="en-US" w:eastAsia="en-US"/>
        </w:rPr>
        <w:lastRenderedPageBreak/>
        <w:drawing>
          <wp:inline distT="0" distB="0" distL="0" distR="0" wp14:anchorId="3A5466FA" wp14:editId="52FF5179">
            <wp:extent cx="4095750" cy="5810250"/>
            <wp:effectExtent l="0" t="0" r="0" b="0"/>
            <wp:docPr id="1952886063" name="Imagem 195288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095750" cy="5810250"/>
                    </a:xfrm>
                    <a:prstGeom prst="rect">
                      <a:avLst/>
                    </a:prstGeom>
                  </pic:spPr>
                </pic:pic>
              </a:graphicData>
            </a:graphic>
          </wp:inline>
        </w:drawing>
      </w:r>
    </w:p>
    <w:p w14:paraId="27E561D4" w14:textId="2F1C151B" w:rsidR="00AA7917" w:rsidRDefault="00AA7917" w:rsidP="00AA7917">
      <w:pPr>
        <w:pStyle w:val="Caption"/>
      </w:pPr>
      <w:r>
        <w:t>Fonte: Autor (2017)</w:t>
      </w:r>
    </w:p>
    <w:p w14:paraId="63627FFA" w14:textId="77777777" w:rsidR="00AA7917" w:rsidRDefault="00AA7917" w:rsidP="00AA7917"/>
    <w:p w14:paraId="54D48B7C" w14:textId="7FEB3337" w:rsidR="00AA7917" w:rsidRDefault="00AA7917" w:rsidP="00AA7917">
      <w:pPr>
        <w:rPr>
          <w:ins w:id="648" w:author="mario" w:date="2017-07-15T09:41:00Z"/>
        </w:rPr>
      </w:pPr>
      <w:moveFromRangeStart w:id="649" w:author="mario" w:date="2017-07-15T09:40:00Z" w:name="move487874983"/>
      <w:moveFrom w:id="650" w:author="mario" w:date="2017-07-15T09:40:00Z">
        <w:r w:rsidDel="00095BD3">
          <w:t xml:space="preserve">A </w:t>
        </w:r>
        <w:r w:rsidDel="00095BD3">
          <w:fldChar w:fldCharType="begin"/>
        </w:r>
        <w:r w:rsidDel="00095BD3">
          <w:instrText xml:space="preserve"> REF _Ref479845277 \h </w:instrText>
        </w:r>
        <w:r w:rsidDel="00095BD3">
          <w:fldChar w:fldCharType="separate"/>
        </w:r>
        <w:r w:rsidR="00452B5C" w:rsidDel="00095BD3">
          <w:t xml:space="preserve">Figura </w:t>
        </w:r>
        <w:r w:rsidR="00452B5C" w:rsidDel="00095BD3">
          <w:rPr>
            <w:noProof/>
          </w:rPr>
          <w:t>65</w:t>
        </w:r>
        <w:r w:rsidDel="00095BD3">
          <w:fldChar w:fldCharType="end"/>
        </w:r>
        <w:r w:rsidDel="00095BD3">
          <w:t xml:space="preserve"> mostra o que acontece quando os dados estão corretos e o botão </w:t>
        </w:r>
        <w:r w:rsidDel="00095BD3">
          <w:rPr>
            <w:i/>
          </w:rPr>
          <w:t>Create Report</w:t>
        </w:r>
        <w:r w:rsidDel="00095BD3">
          <w:t xml:space="preserve"> recebe um clique. O sistema gera o gráfico comparativo entre os dados reais e os dados criados pela rede neural.</w:t>
        </w:r>
      </w:moveFrom>
    </w:p>
    <w:p w14:paraId="12836173" w14:textId="77777777" w:rsidR="00095BD3" w:rsidRPr="00A114EB" w:rsidRDefault="00095BD3" w:rsidP="00095BD3">
      <w:pPr>
        <w:rPr>
          <w:ins w:id="651" w:author="mario" w:date="2017-07-15T09:41:00Z"/>
        </w:rPr>
      </w:pPr>
      <w:ins w:id="652" w:author="mario" w:date="2017-07-15T09:41:00Z">
        <w:r>
          <w:t xml:space="preserve">A </w:t>
        </w:r>
        <w:r>
          <w:fldChar w:fldCharType="begin"/>
        </w:r>
        <w:r>
          <w:instrText xml:space="preserve"> REF _Ref479845655 \h </w:instrText>
        </w:r>
        <w:r>
          <w:fldChar w:fldCharType="separate"/>
        </w:r>
        <w:r w:rsidRPr="00452B5C">
          <w:t xml:space="preserve">Figura </w:t>
        </w:r>
        <w:r w:rsidRPr="00452B5C">
          <w:rPr>
            <w:noProof/>
          </w:rPr>
          <w:t>66</w:t>
        </w:r>
        <w:r>
          <w:fldChar w:fldCharType="end"/>
        </w:r>
        <w:r>
          <w:t xml:space="preserve"> mostra o mesmo relatório, mas com a rede configurada para mais de um atributo. Nota-se que é criada uma linha para cada atributo real, e uma linha </w:t>
        </w:r>
        <w:r>
          <w:lastRenderedPageBreak/>
          <w:t>para cada atributo calculado pela Rede, para que seja possível comparar atributo a atributo.</w:t>
        </w:r>
      </w:ins>
    </w:p>
    <w:p w14:paraId="107D2BEB" w14:textId="77777777" w:rsidR="00095BD3" w:rsidDel="00095BD3" w:rsidRDefault="00095BD3" w:rsidP="00AA7917">
      <w:bookmarkStart w:id="653" w:name="_GoBack"/>
      <w:bookmarkEnd w:id="653"/>
    </w:p>
    <w:moveFromRangeEnd w:id="649"/>
    <w:p w14:paraId="3E8E6DC0" w14:textId="77777777" w:rsidR="00A114EB" w:rsidRDefault="00A114EB" w:rsidP="00AA7917"/>
    <w:p w14:paraId="79153F41" w14:textId="769DCA37" w:rsidR="00A114EB" w:rsidRPr="00FB6D91" w:rsidRDefault="00A114EB" w:rsidP="00A114EB">
      <w:pPr>
        <w:pStyle w:val="Caption"/>
        <w:rPr>
          <w:i/>
          <w:lang w:val="en-US"/>
        </w:rPr>
      </w:pPr>
      <w:bookmarkStart w:id="654" w:name="_Ref479845655"/>
      <w:bookmarkStart w:id="655" w:name="_Toc486423067"/>
      <w:proofErr w:type="gramStart"/>
      <w:r w:rsidRPr="00FB6D91">
        <w:rPr>
          <w:lang w:val="en-US"/>
        </w:rPr>
        <w:t xml:space="preserve">Figura </w:t>
      </w:r>
      <w:r w:rsidR="00160A7A">
        <w:fldChar w:fldCharType="begin"/>
      </w:r>
      <w:r w:rsidR="00160A7A" w:rsidRPr="00FB6D91">
        <w:rPr>
          <w:lang w:val="en-US"/>
        </w:rPr>
        <w:instrText xml:space="preserve"> SEQ Figura \* ARABIC </w:instrText>
      </w:r>
      <w:r w:rsidR="00160A7A">
        <w:fldChar w:fldCharType="separate"/>
      </w:r>
      <w:r w:rsidR="00452B5C">
        <w:rPr>
          <w:noProof/>
          <w:lang w:val="en-US"/>
        </w:rPr>
        <w:t>66</w:t>
      </w:r>
      <w:r w:rsidR="00160A7A">
        <w:rPr>
          <w:noProof/>
        </w:rPr>
        <w:fldChar w:fldCharType="end"/>
      </w:r>
      <w:bookmarkEnd w:id="654"/>
      <w:r w:rsidRPr="00FB6D91">
        <w:rPr>
          <w:lang w:val="en-US"/>
        </w:rPr>
        <w:t>.</w:t>
      </w:r>
      <w:proofErr w:type="gramEnd"/>
      <w:r w:rsidRPr="00FB6D91">
        <w:rPr>
          <w:lang w:val="en-US"/>
        </w:rPr>
        <w:t xml:space="preserve"> Interface 3 - </w:t>
      </w:r>
      <w:r w:rsidRPr="00FB6D91">
        <w:rPr>
          <w:i/>
          <w:lang w:val="en-US"/>
        </w:rPr>
        <w:t>report with 2 attributes</w:t>
      </w:r>
      <w:bookmarkEnd w:id="655"/>
    </w:p>
    <w:p w14:paraId="6EEDAD1D" w14:textId="3801A242" w:rsidR="00A114EB" w:rsidRDefault="00A114EB" w:rsidP="00A114EB">
      <w:pPr>
        <w:pStyle w:val="Image"/>
      </w:pPr>
      <w:r>
        <w:rPr>
          <w:lang w:val="en-US" w:eastAsia="en-US"/>
        </w:rPr>
        <w:drawing>
          <wp:inline distT="0" distB="0" distL="0" distR="0" wp14:anchorId="31BA7E6B" wp14:editId="5A908A70">
            <wp:extent cx="4114800" cy="5848350"/>
            <wp:effectExtent l="0" t="0" r="0" b="0"/>
            <wp:docPr id="1952886064" name="Imagem 1952886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114800" cy="5848350"/>
                    </a:xfrm>
                    <a:prstGeom prst="rect">
                      <a:avLst/>
                    </a:prstGeom>
                  </pic:spPr>
                </pic:pic>
              </a:graphicData>
            </a:graphic>
          </wp:inline>
        </w:drawing>
      </w:r>
    </w:p>
    <w:p w14:paraId="761BD409" w14:textId="12D9BD4E" w:rsidR="00A114EB" w:rsidRDefault="00A114EB" w:rsidP="00A114EB">
      <w:pPr>
        <w:pStyle w:val="Caption"/>
      </w:pPr>
      <w:r>
        <w:t>Fonte: Autor (2017)</w:t>
      </w:r>
    </w:p>
    <w:p w14:paraId="46402636" w14:textId="77777777" w:rsidR="00A114EB" w:rsidRDefault="00A114EB" w:rsidP="00A114EB"/>
    <w:p w14:paraId="2606CD65" w14:textId="79C027C6" w:rsidR="00A114EB" w:rsidRPr="00A114EB" w:rsidDel="00095BD3" w:rsidRDefault="00A114EB" w:rsidP="00A114EB">
      <w:pPr>
        <w:rPr>
          <w:del w:id="656" w:author="mario" w:date="2017-07-15T09:40:00Z"/>
        </w:rPr>
      </w:pPr>
      <w:del w:id="657" w:author="mario" w:date="2017-07-15T09:40:00Z">
        <w:r w:rsidDel="00095BD3">
          <w:lastRenderedPageBreak/>
          <w:delText xml:space="preserve">A </w:delText>
        </w:r>
        <w:r w:rsidDel="00095BD3">
          <w:fldChar w:fldCharType="begin"/>
        </w:r>
        <w:r w:rsidDel="00095BD3">
          <w:delInstrText xml:space="preserve"> REF _Ref479845655 \h </w:delInstrText>
        </w:r>
        <w:r w:rsidDel="00095BD3">
          <w:fldChar w:fldCharType="separate"/>
        </w:r>
        <w:r w:rsidR="00452B5C" w:rsidRPr="00452B5C" w:rsidDel="00095BD3">
          <w:delText xml:space="preserve">Figura </w:delText>
        </w:r>
        <w:r w:rsidR="00452B5C" w:rsidRPr="00452B5C" w:rsidDel="00095BD3">
          <w:rPr>
            <w:noProof/>
          </w:rPr>
          <w:delText>66</w:delText>
        </w:r>
        <w:r w:rsidDel="00095BD3">
          <w:fldChar w:fldCharType="end"/>
        </w:r>
        <w:r w:rsidDel="00095BD3">
          <w:delText xml:space="preserve"> mostra o mesmo relatório, mas com a rede configurada para mais de um atributo. Nota-se que é criada uma linha para cada atributo real, e uma linha para cada atributo calculado pela Rede, para que seja possível comparar atributo a atributo.</w:delText>
        </w:r>
      </w:del>
    </w:p>
    <w:p w14:paraId="2F302497" w14:textId="7BAC9908" w:rsidR="009A4F96" w:rsidRPr="009A4F96" w:rsidRDefault="009A4F96" w:rsidP="009A4F96"/>
    <w:p w14:paraId="13EC3340" w14:textId="389B234E" w:rsidR="00C63693" w:rsidRDefault="00C63693">
      <w:pPr>
        <w:suppressAutoHyphens w:val="0"/>
        <w:spacing w:after="0"/>
        <w:ind w:firstLine="0"/>
        <w:jc w:val="left"/>
      </w:pPr>
      <w:r>
        <w:br w:type="page"/>
      </w:r>
    </w:p>
    <w:p w14:paraId="092287BC" w14:textId="6FFDCFEB" w:rsidR="00C517EF" w:rsidRDefault="00C63693" w:rsidP="00637CA1">
      <w:pPr>
        <w:pStyle w:val="Heading1"/>
        <w:rPr>
          <w:rFonts w:eastAsia="Arial"/>
          <w:bCs/>
          <w:iCs/>
          <w:sz w:val="28"/>
          <w:szCs w:val="28"/>
          <w:lang w:eastAsia="pt-BR"/>
        </w:rPr>
      </w:pPr>
      <w:bookmarkStart w:id="658" w:name="_Toc486423180"/>
      <w:r>
        <w:lastRenderedPageBreak/>
        <w:t>Considerações Finais</w:t>
      </w:r>
      <w:bookmarkEnd w:id="658"/>
    </w:p>
    <w:p w14:paraId="5ED464A3" w14:textId="77777777" w:rsidR="00637CA1" w:rsidRDefault="00637CA1" w:rsidP="00637CA1">
      <w:pPr>
        <w:rPr>
          <w:lang w:eastAsia="pt-BR"/>
        </w:rPr>
      </w:pPr>
    </w:p>
    <w:p w14:paraId="08A23A45" w14:textId="0475C6A7" w:rsidR="00B00D11" w:rsidRDefault="00B00D11" w:rsidP="00B00D11">
      <w:pPr>
        <w:pStyle w:val="Heading2"/>
      </w:pPr>
      <w:bookmarkStart w:id="659" w:name="_Toc486423181"/>
      <w:r>
        <w:t>Conclusão</w:t>
      </w:r>
      <w:bookmarkEnd w:id="659"/>
    </w:p>
    <w:p w14:paraId="70C75346" w14:textId="77777777" w:rsidR="00B00D11" w:rsidRPr="00B00D11" w:rsidRDefault="00B00D11" w:rsidP="00B00D11">
      <w:pPr>
        <w:rPr>
          <w:lang w:eastAsia="pt-BR"/>
        </w:rPr>
      </w:pPr>
    </w:p>
    <w:p w14:paraId="563C651F" w14:textId="77777777" w:rsidR="00C517EF" w:rsidRDefault="00C517EF" w:rsidP="00C517EF">
      <w:r>
        <w:t>O objetivo deste trabalho foi criar um software capaz de criar uma RNA com o foco no mercado de ações, abrangendo desde a criação da topologia da RNA, passando pela extração de dados das bolsas de valores, até a criação de um relatório que mostre a eficácia da IA na predição.</w:t>
      </w:r>
    </w:p>
    <w:p w14:paraId="04D757ED" w14:textId="4F598491" w:rsidR="0070198C" w:rsidRDefault="00C517EF" w:rsidP="00C517EF">
      <w:r>
        <w:t xml:space="preserve">O primeiro passo do trabalho foi </w:t>
      </w:r>
      <w:r w:rsidR="0070198C">
        <w:t>identificar, por meio de estudos</w:t>
      </w:r>
      <w:r w:rsidR="00881494">
        <w:t xml:space="preserve"> e pesquisa</w:t>
      </w:r>
      <w:r w:rsidR="0070198C">
        <w:t>, os principais conceitos sobre IA, topologias diversas e as capacidades e limitações de uma RNA.</w:t>
      </w:r>
      <w:r w:rsidR="00881494">
        <w:t xml:space="preserve"> Paralelamente a isso, também foi necessário a pesquisa do mercado financeiro, desde conceitos fundamentais de economia e matemática financeira, até estratégias de investimento.</w:t>
      </w:r>
    </w:p>
    <w:p w14:paraId="792303E6" w14:textId="25120617" w:rsidR="00881494" w:rsidRDefault="00881494" w:rsidP="00C517EF">
      <w:r>
        <w:t>O segundo passo foi necessário identificar quais conceitos de uma RNA poderiam ser utilizados para usuários do mercado financeiro, bem como descobrir como isso é feito atualmente. Foi constatado que em nenhum dos softwares disponíveis tem abrange esses dois temas. Com isso, elaborar um comparativo entre os softwares disponíveis mais importantes, fez sentido tanto para elencar quais são os melhores, quanto para descobrir o que seria desejável um sistema nesta área.</w:t>
      </w:r>
      <w:r w:rsidR="00183637">
        <w:t xml:space="preserve"> Para validar as configurações utilizadas foi conversado com analistas de uma gestora de fundos de investimentos sobre quais campos seriam necessários, qual seria uma visualização importante ter, entre outros detalhes.</w:t>
      </w:r>
    </w:p>
    <w:p w14:paraId="3F805DCC" w14:textId="1306F9F8" w:rsidR="00183637" w:rsidRDefault="00183637" w:rsidP="00C517EF">
      <w:r>
        <w:t>Após a validação dos especialistas, o próximo foi encontrar um framework em Java que auxilie na criação da RNA, pois era onde o conhecimento deveria ser mais profundo. A linguagem foi Java para poder usar e testar os novos recursos do Java 8. O Framework utilizado foi o Encog por vários motivos: código aberto</w:t>
      </w:r>
      <w:r w:rsidR="007C43C0">
        <w:t>, suporte</w:t>
      </w:r>
      <w:r>
        <w:t xml:space="preserve"> a </w:t>
      </w:r>
      <w:r w:rsidR="00B00D11" w:rsidRPr="00EF45D2">
        <w:t>multithread</w:t>
      </w:r>
      <w:r w:rsidR="00B00D11">
        <w:t>, uso de CPU + GPU</w:t>
      </w:r>
      <w:r>
        <w:t>, muito bem documentado e com alguns exemplos.</w:t>
      </w:r>
    </w:p>
    <w:p w14:paraId="6646D3CC" w14:textId="6DE516A2" w:rsidR="00B00D11" w:rsidRDefault="00B00D11" w:rsidP="00C517EF">
      <w:r>
        <w:lastRenderedPageBreak/>
        <w:t>Com o programa já programado e funcionando, a capacidade em prever preços se mostrou bastante eficaz, mas a maior limitação é a configuração da rede, devido a complexidade. Foi importante ver na prática os conceitos como a RNA tende a melhorar suas predições com o treinamento e como o treinamento em excesso compromete a capacidade da rede.</w:t>
      </w:r>
    </w:p>
    <w:p w14:paraId="73AA78B1" w14:textId="77777777" w:rsidR="00B00D11" w:rsidRDefault="00B00D11" w:rsidP="00C517EF"/>
    <w:p w14:paraId="464DEC5D" w14:textId="77777777" w:rsidR="00183637" w:rsidRDefault="00183637" w:rsidP="00C517EF"/>
    <w:p w14:paraId="11086C58" w14:textId="3857C158" w:rsidR="00B00D11" w:rsidRDefault="00B00D11" w:rsidP="00B00D11">
      <w:pPr>
        <w:pStyle w:val="Heading2"/>
      </w:pPr>
      <w:bookmarkStart w:id="660" w:name="_Toc486423182"/>
      <w:r>
        <w:t>Trabalhos futuros</w:t>
      </w:r>
      <w:bookmarkEnd w:id="660"/>
    </w:p>
    <w:p w14:paraId="2B57E3E6" w14:textId="77777777" w:rsidR="00B00D11" w:rsidRDefault="00B00D11" w:rsidP="00B00D11">
      <w:pPr>
        <w:rPr>
          <w:lang w:eastAsia="pt-BR"/>
        </w:rPr>
      </w:pPr>
    </w:p>
    <w:p w14:paraId="45E83F06" w14:textId="37851544" w:rsidR="00B00D11" w:rsidRDefault="00B00D11" w:rsidP="00B00D11">
      <w:pPr>
        <w:rPr>
          <w:lang w:eastAsia="pt-BR"/>
        </w:rPr>
      </w:pPr>
      <w:r>
        <w:rPr>
          <w:lang w:eastAsia="pt-BR"/>
        </w:rPr>
        <w:t>Em relação a trabalhos futuros, este trabalho fornece algumas das melhorias que poderiam ser feitas:</w:t>
      </w:r>
    </w:p>
    <w:p w14:paraId="5321173B" w14:textId="77777777" w:rsidR="00B00D11" w:rsidRDefault="00B00D11" w:rsidP="00B00D11">
      <w:pPr>
        <w:rPr>
          <w:lang w:eastAsia="pt-BR"/>
        </w:rPr>
      </w:pPr>
    </w:p>
    <w:p w14:paraId="078D9B96" w14:textId="7C193E45" w:rsidR="00B00D11" w:rsidRDefault="00546AA5" w:rsidP="00B00D11">
      <w:pPr>
        <w:pStyle w:val="Heading3"/>
      </w:pPr>
      <w:bookmarkStart w:id="661" w:name="_Toc486423183"/>
      <w:r>
        <w:t>Gráfico</w:t>
      </w:r>
      <w:bookmarkEnd w:id="661"/>
    </w:p>
    <w:p w14:paraId="52933D1C" w14:textId="64539202" w:rsidR="00546AA5" w:rsidRDefault="00546AA5" w:rsidP="00546AA5">
      <w:pPr>
        <w:pStyle w:val="BodyText"/>
        <w:rPr>
          <w:lang w:eastAsia="pt-BR"/>
        </w:rPr>
      </w:pPr>
      <w:r>
        <w:rPr>
          <w:lang w:eastAsia="pt-BR"/>
        </w:rPr>
        <w:t>Foi utilizado o Java FX para fazer os gráficos</w:t>
      </w:r>
      <w:r w:rsidR="00BD7770">
        <w:rPr>
          <w:lang w:eastAsia="pt-BR"/>
        </w:rPr>
        <w:t>, mas</w:t>
      </w:r>
      <w:r>
        <w:rPr>
          <w:lang w:eastAsia="pt-BR"/>
        </w:rPr>
        <w:t xml:space="preserve"> se provou um framework muito ruim</w:t>
      </w:r>
      <w:r w:rsidR="00BD7770">
        <w:rPr>
          <w:lang w:eastAsia="pt-BR"/>
        </w:rPr>
        <w:t xml:space="preserve"> e com a aparência ruim também. Seja pela quantidade de código necessário para fazer um gráfico simples ou pela dificuldade em </w:t>
      </w:r>
      <w:r w:rsidR="000B5CD6">
        <w:rPr>
          <w:lang w:eastAsia="pt-BR"/>
        </w:rPr>
        <w:t>mostrar os valores ao passar o mouse em cima do gráfico.</w:t>
      </w:r>
    </w:p>
    <w:p w14:paraId="0B5F5BDB" w14:textId="6E16DE98" w:rsidR="000B5CD6" w:rsidRDefault="000B5CD6" w:rsidP="00546AA5">
      <w:pPr>
        <w:pStyle w:val="BodyText"/>
        <w:rPr>
          <w:lang w:eastAsia="pt-BR"/>
        </w:rPr>
      </w:pPr>
      <w:r>
        <w:rPr>
          <w:lang w:eastAsia="pt-BR"/>
        </w:rPr>
        <w:t>Utilizar alguma biblioteca mais potente, ou de alguma forma gerar uma página da web e utilizar bibliotecas em JS que fazem esse trabalho como, por exemplo, o AmCharts.</w:t>
      </w:r>
    </w:p>
    <w:p w14:paraId="296EEC35" w14:textId="7D746DE9" w:rsidR="00337F94" w:rsidRDefault="00337F94" w:rsidP="00546AA5">
      <w:pPr>
        <w:pStyle w:val="BodyText"/>
        <w:rPr>
          <w:lang w:eastAsia="pt-BR"/>
        </w:rPr>
      </w:pPr>
      <w:r>
        <w:rPr>
          <w:lang w:eastAsia="pt-BR"/>
        </w:rPr>
        <w:t>Outra melhoria interessante é deixar o volume como um eixo secundário no gráfico, para não poluir.</w:t>
      </w:r>
    </w:p>
    <w:p w14:paraId="7E665331" w14:textId="77777777" w:rsidR="000B5CD6" w:rsidRDefault="000B5CD6" w:rsidP="00546AA5">
      <w:pPr>
        <w:pStyle w:val="BodyText"/>
        <w:rPr>
          <w:lang w:eastAsia="pt-BR"/>
        </w:rPr>
      </w:pPr>
    </w:p>
    <w:p w14:paraId="3692873F" w14:textId="5C09E22D" w:rsidR="000B5CD6" w:rsidRDefault="000B5CD6" w:rsidP="00337F94">
      <w:pPr>
        <w:pStyle w:val="Heading3"/>
      </w:pPr>
      <w:bookmarkStart w:id="662" w:name="_Toc486423184"/>
      <w:r>
        <w:t>Comparativo entre outras RNA</w:t>
      </w:r>
      <w:bookmarkEnd w:id="662"/>
    </w:p>
    <w:p w14:paraId="600C8F25" w14:textId="77777777" w:rsidR="000B5CD6" w:rsidRDefault="000B5CD6" w:rsidP="000B5CD6">
      <w:pPr>
        <w:rPr>
          <w:lang w:eastAsia="pt-BR"/>
        </w:rPr>
      </w:pPr>
    </w:p>
    <w:p w14:paraId="10FC1CBD" w14:textId="117D7795" w:rsidR="000B5CD6" w:rsidRDefault="000B5CD6" w:rsidP="000B5CD6">
      <w:pPr>
        <w:rPr>
          <w:lang w:eastAsia="pt-BR"/>
        </w:rPr>
      </w:pPr>
      <w:r>
        <w:rPr>
          <w:lang w:eastAsia="pt-BR"/>
        </w:rPr>
        <w:lastRenderedPageBreak/>
        <w:t xml:space="preserve">Uma </w:t>
      </w:r>
      <w:r w:rsidR="00337F94">
        <w:rPr>
          <w:lang w:eastAsia="pt-BR"/>
        </w:rPr>
        <w:t>maneira</w:t>
      </w:r>
      <w:r>
        <w:rPr>
          <w:lang w:eastAsia="pt-BR"/>
        </w:rPr>
        <w:t xml:space="preserve"> para se comparar desempenho de várias RNAs que fazem </w:t>
      </w:r>
      <w:r w:rsidR="00337F94">
        <w:rPr>
          <w:lang w:eastAsia="pt-BR"/>
        </w:rPr>
        <w:t>a mesma coisa seria uma implementação muito importante para o trabalho, para testar mais rapidamente como cada ajuste interfere no comportamento da rede.</w:t>
      </w:r>
    </w:p>
    <w:p w14:paraId="156155CA" w14:textId="0369D339" w:rsidR="00337F94" w:rsidRDefault="00337F94" w:rsidP="000B5CD6">
      <w:pPr>
        <w:rPr>
          <w:lang w:eastAsia="pt-BR"/>
        </w:rPr>
      </w:pPr>
      <w:r>
        <w:rPr>
          <w:lang w:eastAsia="pt-BR"/>
        </w:rPr>
        <w:t>Além disso, um sistema de elencar as redes mais eficazes</w:t>
      </w:r>
      <w:r w:rsidR="005A451E">
        <w:rPr>
          <w:lang w:eastAsia="pt-BR"/>
        </w:rPr>
        <w:t xml:space="preserve"> </w:t>
      </w:r>
      <w:r>
        <w:rPr>
          <w:lang w:eastAsia="pt-BR"/>
        </w:rPr>
        <w:t>por</w:t>
      </w:r>
      <w:r w:rsidR="0023243B">
        <w:rPr>
          <w:lang w:eastAsia="pt-BR"/>
        </w:rPr>
        <w:t xml:space="preserve"> algum tipo</w:t>
      </w:r>
      <w:r>
        <w:rPr>
          <w:lang w:eastAsia="pt-BR"/>
        </w:rPr>
        <w:t xml:space="preserve"> classificaç</w:t>
      </w:r>
      <w:r w:rsidR="0023243B">
        <w:rPr>
          <w:lang w:eastAsia="pt-BR"/>
        </w:rPr>
        <w:t xml:space="preserve">ão ou </w:t>
      </w:r>
      <w:r>
        <w:rPr>
          <w:lang w:eastAsia="pt-BR"/>
        </w:rPr>
        <w:t>de ordenação pode ser uma forma de encontrar as redes mais adequadas para cada tipo de arquivo.</w:t>
      </w:r>
    </w:p>
    <w:p w14:paraId="7BB7A0EC" w14:textId="77777777" w:rsidR="00337F94" w:rsidRDefault="00337F94" w:rsidP="000B5CD6">
      <w:pPr>
        <w:rPr>
          <w:lang w:eastAsia="pt-BR"/>
        </w:rPr>
      </w:pPr>
    </w:p>
    <w:p w14:paraId="3C592352" w14:textId="2528AB95" w:rsidR="00337F94" w:rsidRDefault="00337F94" w:rsidP="00337F94">
      <w:pPr>
        <w:pStyle w:val="Heading3"/>
      </w:pPr>
      <w:bookmarkStart w:id="663" w:name="_Toc486423185"/>
      <w:r>
        <w:t>Base de dados</w:t>
      </w:r>
      <w:bookmarkEnd w:id="663"/>
    </w:p>
    <w:p w14:paraId="6C727297" w14:textId="7DA2FE64" w:rsidR="00337F94" w:rsidRDefault="00337F94" w:rsidP="00337F94">
      <w:pPr>
        <w:pStyle w:val="BodyText"/>
        <w:rPr>
          <w:lang w:eastAsia="pt-BR"/>
        </w:rPr>
      </w:pPr>
      <w:r>
        <w:rPr>
          <w:lang w:eastAsia="pt-BR"/>
        </w:rPr>
        <w:t>Atualmente o sistema de base de dados é voltado somente para o mercado financeiro e há uma dependência com o YahooFinance e se, por algum motivo, eles descontinuarem o serviço, a aplicação precisará de alguns ajustes.</w:t>
      </w:r>
      <w:r w:rsidRPr="00337F94">
        <w:rPr>
          <w:lang w:eastAsia="pt-BR"/>
        </w:rPr>
        <w:t xml:space="preserve"> </w:t>
      </w:r>
      <w:r>
        <w:rPr>
          <w:lang w:eastAsia="pt-BR"/>
        </w:rPr>
        <w:t>Ter mais de uma fonte de dados pode ser um recurso bastante útil como, por exemplo, o Google Finance.</w:t>
      </w:r>
    </w:p>
    <w:p w14:paraId="71064620" w14:textId="2AD0E3BF" w:rsidR="00337F94" w:rsidRDefault="00337F94" w:rsidP="00337F94">
      <w:pPr>
        <w:pStyle w:val="BodyText"/>
        <w:rPr>
          <w:lang w:eastAsia="pt-BR"/>
        </w:rPr>
      </w:pPr>
      <w:r>
        <w:rPr>
          <w:lang w:eastAsia="pt-BR"/>
        </w:rPr>
        <w:t>Outros tipos de dados</w:t>
      </w:r>
      <w:r w:rsidR="005A451E">
        <w:rPr>
          <w:lang w:eastAsia="pt-BR"/>
        </w:rPr>
        <w:t xml:space="preserve"> temporais</w:t>
      </w:r>
      <w:r>
        <w:rPr>
          <w:lang w:eastAsia="pt-BR"/>
        </w:rPr>
        <w:t xml:space="preserve"> também podem se mostrar úteis, como dados mais gerais sobre países, meteorologia, ou qualquer outro tipo. Para os dados de países, principalmente dos estados unidos, recomendo o </w:t>
      </w:r>
      <w:r w:rsidR="005A451E">
        <w:rPr>
          <w:lang w:eastAsia="pt-BR"/>
        </w:rPr>
        <w:t>FRED (</w:t>
      </w:r>
      <w:hyperlink r:id="rId82" w:history="1">
        <w:r w:rsidR="005A451E" w:rsidRPr="00E30673">
          <w:rPr>
            <w:rStyle w:val="Hyperlink"/>
            <w:lang w:eastAsia="pt-BR"/>
          </w:rPr>
          <w:t>https://fred.stlouisfed.org/</w:t>
        </w:r>
      </w:hyperlink>
      <w:r w:rsidR="005A451E">
        <w:rPr>
          <w:lang w:eastAsia="pt-BR"/>
        </w:rPr>
        <w:t>). Por lá é possível obter desde evolução do desemprego, até evolução da dívida com escolaridade em universidades públicas.</w:t>
      </w:r>
    </w:p>
    <w:p w14:paraId="5128F1CB" w14:textId="77777777" w:rsidR="005A451E" w:rsidRDefault="005A451E" w:rsidP="00337F94">
      <w:pPr>
        <w:pStyle w:val="BodyText"/>
        <w:rPr>
          <w:lang w:eastAsia="pt-BR"/>
        </w:rPr>
      </w:pPr>
    </w:p>
    <w:p w14:paraId="2ABDD88D" w14:textId="77777777" w:rsidR="005A451E" w:rsidRDefault="005A451E" w:rsidP="00337F94">
      <w:pPr>
        <w:pStyle w:val="BodyText"/>
        <w:rPr>
          <w:lang w:eastAsia="pt-BR"/>
        </w:rPr>
      </w:pPr>
    </w:p>
    <w:p w14:paraId="50295B9C" w14:textId="49E8711C" w:rsidR="005A451E" w:rsidRDefault="005A451E" w:rsidP="005A451E">
      <w:pPr>
        <w:pStyle w:val="Heading3"/>
      </w:pPr>
      <w:bookmarkStart w:id="664" w:name="_Toc486423186"/>
      <w:r>
        <w:t>Outros relatórios</w:t>
      </w:r>
      <w:bookmarkEnd w:id="664"/>
    </w:p>
    <w:p w14:paraId="44136D1A" w14:textId="782CAAC3" w:rsidR="005A451E" w:rsidRDefault="005A451E" w:rsidP="005A451E">
      <w:pPr>
        <w:pStyle w:val="BodyText"/>
        <w:rPr>
          <w:lang w:eastAsia="pt-BR"/>
        </w:rPr>
      </w:pPr>
    </w:p>
    <w:p w14:paraId="64A002AF" w14:textId="48E8C6BE" w:rsidR="005A451E" w:rsidRDefault="005A451E" w:rsidP="005A451E">
      <w:pPr>
        <w:pStyle w:val="BodyText"/>
        <w:rPr>
          <w:lang w:eastAsia="pt-BR"/>
        </w:rPr>
      </w:pPr>
      <w:r>
        <w:rPr>
          <w:lang w:eastAsia="pt-BR"/>
        </w:rPr>
        <w:t xml:space="preserve">Além do comparativo entre o que a rede previu e o que foi realizado, é possível ter outras visões. Uma visão bem interessante seria gerenciar uma carteira fictícia, no qual se a rede acha que o preço vai subir em D+1, poderia ter uma regra de comprar um pouco em D+0, e se realmente subir em D+1 vender essas ações. </w:t>
      </w:r>
      <w:r>
        <w:rPr>
          <w:lang w:eastAsia="pt-BR"/>
        </w:rPr>
        <w:lastRenderedPageBreak/>
        <w:t>Com isso é possível ter uma “cota”, como o que acontece com fundos de investimentos para essa rede. E a cada dia, ela vai atualizando sua base de aprendizagem com novos dados.</w:t>
      </w:r>
    </w:p>
    <w:p w14:paraId="5D741224" w14:textId="4ADF9EE8" w:rsidR="005A451E" w:rsidRDefault="005A451E" w:rsidP="005A451E">
      <w:pPr>
        <w:pStyle w:val="BodyText"/>
        <w:rPr>
          <w:lang w:eastAsia="pt-BR"/>
        </w:rPr>
      </w:pPr>
      <w:r>
        <w:rPr>
          <w:lang w:eastAsia="pt-BR"/>
        </w:rPr>
        <w:t>Outra visão, mais fácil de fazer, é avaliar o acerto das tendências. Se a rede prevê uma tendência de alta de 5%, por exemplo, e sobe só 3%, apesar de ter errado o valor, acertou a tendência e isso já é muito valorizado no mercado financeiro.</w:t>
      </w:r>
    </w:p>
    <w:p w14:paraId="21EB0344" w14:textId="77777777" w:rsidR="002251DF" w:rsidRDefault="002251DF" w:rsidP="005A451E">
      <w:pPr>
        <w:pStyle w:val="BodyText"/>
        <w:rPr>
          <w:lang w:eastAsia="pt-BR"/>
        </w:rPr>
      </w:pPr>
    </w:p>
    <w:p w14:paraId="4FE906F1" w14:textId="60F67752" w:rsidR="002251DF" w:rsidRDefault="002251DF" w:rsidP="002251DF">
      <w:pPr>
        <w:pStyle w:val="Heading3"/>
      </w:pPr>
      <w:bookmarkStart w:id="665" w:name="_Toc486423187"/>
      <w:r>
        <w:t>Layout</w:t>
      </w:r>
      <w:bookmarkEnd w:id="665"/>
    </w:p>
    <w:p w14:paraId="4B2FE6FA" w14:textId="77777777" w:rsidR="002251DF" w:rsidRDefault="002251DF" w:rsidP="002251DF">
      <w:pPr>
        <w:pStyle w:val="BodyText"/>
        <w:rPr>
          <w:lang w:eastAsia="pt-BR"/>
        </w:rPr>
      </w:pPr>
    </w:p>
    <w:p w14:paraId="749700FA" w14:textId="6B700D5D" w:rsidR="002251DF" w:rsidRDefault="002251DF" w:rsidP="002251DF">
      <w:pPr>
        <w:rPr>
          <w:lang w:eastAsia="pt-BR"/>
        </w:rPr>
      </w:pPr>
      <w:r>
        <w:rPr>
          <w:lang w:eastAsia="pt-BR"/>
        </w:rPr>
        <w:t>Como o foco do trabalho foi nos algoritmos e na construção da parte “por baixo dos panos”, a parte visual e de interface poderiam ser melhoradas. Apesar de o sistema possuir poucas iterações com o usuário, telas simples e auto explicáveis, o esquema de cores, bordas e posicionamento não são muito agradáveis.</w:t>
      </w:r>
    </w:p>
    <w:p w14:paraId="362C1BBB" w14:textId="4FE8E847" w:rsidR="002251DF" w:rsidRDefault="002251DF" w:rsidP="002251DF">
      <w:pPr>
        <w:rPr>
          <w:lang w:eastAsia="pt-BR"/>
        </w:rPr>
      </w:pPr>
      <w:r>
        <w:rPr>
          <w:lang w:eastAsia="pt-BR"/>
        </w:rPr>
        <w:t xml:space="preserve">Outra funcionalidade que poderia ter é buscar as redes por meio de uma interface gráfica, e não somente pelo nome da rede. Com isso, já seria possível armazenar a rede em qualquer lugar, e usá-la sem maiores problemas, inclusive se a rede estivesse na “nuvem”, daria para </w:t>
      </w:r>
      <w:r w:rsidR="00AA6F90">
        <w:rPr>
          <w:lang w:eastAsia="pt-BR"/>
        </w:rPr>
        <w:t>programar</w:t>
      </w:r>
      <w:r>
        <w:rPr>
          <w:lang w:eastAsia="pt-BR"/>
        </w:rPr>
        <w:t xml:space="preserve"> alguma forma de consumir essa rede pela internet.</w:t>
      </w:r>
    </w:p>
    <w:p w14:paraId="591347D1" w14:textId="77777777" w:rsidR="002251DF" w:rsidRDefault="002251DF" w:rsidP="002251DF">
      <w:pPr>
        <w:rPr>
          <w:lang w:eastAsia="pt-BR"/>
        </w:rPr>
      </w:pPr>
    </w:p>
    <w:p w14:paraId="035B2AC7" w14:textId="77777777" w:rsidR="002251DF" w:rsidRPr="002251DF" w:rsidRDefault="002251DF" w:rsidP="002251DF">
      <w:pPr>
        <w:rPr>
          <w:lang w:eastAsia="pt-BR"/>
        </w:rPr>
      </w:pPr>
    </w:p>
    <w:p w14:paraId="42ACC712" w14:textId="6AEB36EB" w:rsidR="00337F94" w:rsidRDefault="00337F94" w:rsidP="00337F94">
      <w:pPr>
        <w:pStyle w:val="BodyText"/>
        <w:rPr>
          <w:lang w:eastAsia="pt-BR"/>
        </w:rPr>
      </w:pPr>
    </w:p>
    <w:p w14:paraId="0EAC84F6" w14:textId="77777777" w:rsidR="00337F94" w:rsidRPr="000B5CD6" w:rsidRDefault="00337F94" w:rsidP="000B5CD6">
      <w:pPr>
        <w:rPr>
          <w:lang w:eastAsia="pt-BR"/>
        </w:rPr>
      </w:pPr>
    </w:p>
    <w:p w14:paraId="7B705167" w14:textId="77777777" w:rsidR="00546AA5" w:rsidRPr="00546AA5" w:rsidRDefault="00546AA5" w:rsidP="00546AA5">
      <w:pPr>
        <w:pStyle w:val="BodyText"/>
        <w:rPr>
          <w:lang w:eastAsia="pt-BR"/>
        </w:rPr>
      </w:pPr>
    </w:p>
    <w:p w14:paraId="1C2A7D34" w14:textId="77777777" w:rsidR="00183637" w:rsidRDefault="00183637" w:rsidP="00C517EF"/>
    <w:p w14:paraId="56183F18" w14:textId="77777777" w:rsidR="00881494" w:rsidRDefault="00881494" w:rsidP="00C517EF"/>
    <w:p w14:paraId="673D101B" w14:textId="70EDAA40" w:rsidR="00C63693" w:rsidRDefault="00C63693" w:rsidP="00452B5C">
      <w:pPr>
        <w:ind w:firstLine="0"/>
      </w:pPr>
    </w:p>
    <w:bookmarkStart w:id="666" w:name="_Toc486423188" w:displacedByCustomXml="next"/>
    <w:sdt>
      <w:sdtPr>
        <w:rPr>
          <w:rFonts w:cs="Times New Roman"/>
          <w:b w:val="0"/>
          <w:sz w:val="24"/>
        </w:rPr>
        <w:id w:val="655026315"/>
        <w:docPartObj>
          <w:docPartGallery w:val="Bibliographies"/>
          <w:docPartUnique/>
        </w:docPartObj>
      </w:sdtPr>
      <w:sdtContent>
        <w:p w14:paraId="4AD6AB2F" w14:textId="059A2AA9" w:rsidR="007759A3" w:rsidRPr="00750EA0" w:rsidRDefault="382A6C4F" w:rsidP="00750EA0">
          <w:pPr>
            <w:pStyle w:val="Heading1"/>
            <w:numPr>
              <w:ilvl w:val="0"/>
              <w:numId w:val="0"/>
            </w:numPr>
            <w:ind w:left="720" w:hanging="360"/>
            <w:rPr>
              <w:lang w:val="en-US"/>
            </w:rPr>
          </w:pPr>
          <w:r w:rsidRPr="00750EA0">
            <w:rPr>
              <w:lang w:val="en-US"/>
            </w:rPr>
            <w:t>Bibliografia</w:t>
          </w:r>
          <w:bookmarkEnd w:id="666"/>
        </w:p>
        <w:sdt>
          <w:sdtPr>
            <w:id w:val="111145805"/>
            <w:bibliography/>
          </w:sdtPr>
          <w:sdtContent>
            <w:p w14:paraId="1310D86E" w14:textId="77777777" w:rsidR="007C43C0" w:rsidRPr="00750EA0" w:rsidRDefault="007759A3" w:rsidP="007C43C0">
              <w:pPr>
                <w:pStyle w:val="Bibliography"/>
                <w:rPr>
                  <w:noProof/>
                  <w:lang w:val="en-US"/>
                </w:rPr>
              </w:pPr>
              <w:r>
                <w:fldChar w:fldCharType="begin"/>
              </w:r>
              <w:r w:rsidRPr="00BD7252">
                <w:rPr>
                  <w:lang w:val="en-US"/>
                </w:rPr>
                <w:instrText xml:space="preserve"> BIBLIOGRAPHY </w:instrText>
              </w:r>
              <w:r>
                <w:fldChar w:fldCharType="separate"/>
              </w:r>
              <w:r w:rsidR="007C43C0" w:rsidRPr="00750EA0">
                <w:rPr>
                  <w:noProof/>
                  <w:lang w:val="en-US"/>
                </w:rPr>
                <w:t xml:space="preserve">ADELAIDE, U. O. </w:t>
              </w:r>
              <w:r w:rsidR="007C43C0" w:rsidRPr="00750EA0">
                <w:rPr>
                  <w:b/>
                  <w:bCs/>
                  <w:noProof/>
                  <w:lang w:val="en-US"/>
                </w:rPr>
                <w:t>Neural Network Excel Add-in</w:t>
              </w:r>
              <w:r w:rsidR="007C43C0" w:rsidRPr="00750EA0">
                <w:rPr>
                  <w:noProof/>
                  <w:lang w:val="en-US"/>
                </w:rPr>
                <w:t>, 2010.</w:t>
              </w:r>
            </w:p>
            <w:p w14:paraId="084BA6D7" w14:textId="77777777" w:rsidR="007C43C0" w:rsidRPr="00750EA0" w:rsidRDefault="007C43C0" w:rsidP="007C43C0">
              <w:pPr>
                <w:pStyle w:val="Bibliography"/>
                <w:rPr>
                  <w:noProof/>
                  <w:lang w:val="en-US"/>
                </w:rPr>
              </w:pPr>
              <w:r w:rsidRPr="00750EA0">
                <w:rPr>
                  <w:noProof/>
                  <w:lang w:val="en-US"/>
                </w:rPr>
                <w:t xml:space="preserve">BARCHART. Stocks - Performance. </w:t>
              </w:r>
              <w:r w:rsidRPr="00750EA0">
                <w:rPr>
                  <w:b/>
                  <w:bCs/>
                  <w:noProof/>
                  <w:lang w:val="en-US"/>
                </w:rPr>
                <w:t>Barchart</w:t>
              </w:r>
              <w:r w:rsidRPr="00750EA0">
                <w:rPr>
                  <w:noProof/>
                  <w:lang w:val="en-US"/>
                </w:rPr>
                <w:t>, 2016. Disponivel em: &lt;http://www.barchart.com/stocks/performance/5day.php&gt;. Acesso em: 10 Outubro 2016.</w:t>
              </w:r>
            </w:p>
            <w:p w14:paraId="594C4665" w14:textId="77777777" w:rsidR="007C43C0" w:rsidRPr="00750EA0" w:rsidRDefault="007C43C0" w:rsidP="007C43C0">
              <w:pPr>
                <w:pStyle w:val="Bibliography"/>
                <w:rPr>
                  <w:noProof/>
                  <w:lang w:val="en-US"/>
                </w:rPr>
              </w:pPr>
              <w:r w:rsidRPr="00750EA0">
                <w:rPr>
                  <w:noProof/>
                  <w:lang w:val="en-US"/>
                </w:rPr>
                <w:t xml:space="preserve">BROWNLEE, J. How to Normalize and Standardize Your Machine Learning Data in Weka. </w:t>
              </w:r>
              <w:r w:rsidRPr="00750EA0">
                <w:rPr>
                  <w:b/>
                  <w:bCs/>
                  <w:noProof/>
                  <w:lang w:val="en-US"/>
                </w:rPr>
                <w:t>Machine Learning Mastery</w:t>
              </w:r>
              <w:r w:rsidRPr="00750EA0">
                <w:rPr>
                  <w:noProof/>
                  <w:lang w:val="en-US"/>
                </w:rPr>
                <w:t>, 2016. Disponivel em: &lt;http://machinelearningmastery.com/normalize-standardize-machine-learning-data-weka/&gt;. Acesso em: 2 November 2016.</w:t>
              </w:r>
            </w:p>
            <w:p w14:paraId="5E3564AF" w14:textId="77777777" w:rsidR="007C43C0" w:rsidRPr="00750EA0" w:rsidRDefault="007C43C0" w:rsidP="007C43C0">
              <w:pPr>
                <w:pStyle w:val="Bibliography"/>
                <w:rPr>
                  <w:noProof/>
                  <w:lang w:val="en-US"/>
                </w:rPr>
              </w:pPr>
              <w:r w:rsidRPr="00750EA0">
                <w:rPr>
                  <w:noProof/>
                  <w:lang w:val="en-US"/>
                </w:rPr>
                <w:t xml:space="preserve">CHABOUD, A. P. et al. Rise of the machines: Algorithmic trading in the foreign exchange market. </w:t>
              </w:r>
              <w:r w:rsidRPr="00750EA0">
                <w:rPr>
                  <w:b/>
                  <w:bCs/>
                  <w:noProof/>
                  <w:lang w:val="en-US"/>
                </w:rPr>
                <w:t>The Journal of Finance</w:t>
              </w:r>
              <w:r w:rsidRPr="00750EA0">
                <w:rPr>
                  <w:noProof/>
                  <w:lang w:val="en-US"/>
                </w:rPr>
                <w:t>, v. 69, n. 5, p. 2045-2084, 2014.</w:t>
              </w:r>
            </w:p>
            <w:p w14:paraId="41647F2A" w14:textId="77777777" w:rsidR="007C43C0" w:rsidRPr="00750EA0" w:rsidRDefault="007C43C0" w:rsidP="007C43C0">
              <w:pPr>
                <w:pStyle w:val="Bibliography"/>
                <w:rPr>
                  <w:noProof/>
                  <w:lang w:val="en-US"/>
                </w:rPr>
              </w:pPr>
              <w:r w:rsidRPr="00750EA0">
                <w:rPr>
                  <w:noProof/>
                  <w:lang w:val="en-US"/>
                </w:rPr>
                <w:t xml:space="preserve">CHAUVIN, Y.; RUMELHART, D. E. </w:t>
              </w:r>
              <w:r w:rsidRPr="00750EA0">
                <w:rPr>
                  <w:b/>
                  <w:bCs/>
                  <w:noProof/>
                  <w:lang w:val="en-US"/>
                </w:rPr>
                <w:t>Backpropagation:</w:t>
              </w:r>
              <w:r w:rsidRPr="00750EA0">
                <w:rPr>
                  <w:noProof/>
                  <w:lang w:val="en-US"/>
                </w:rPr>
                <w:t xml:space="preserve"> theory, architectures, and applications. New Jersey: Psychology Press, 1995.</w:t>
              </w:r>
            </w:p>
            <w:p w14:paraId="476F562F" w14:textId="77777777" w:rsidR="007C43C0" w:rsidRPr="00750EA0" w:rsidRDefault="007C43C0" w:rsidP="007C43C0">
              <w:pPr>
                <w:pStyle w:val="Bibliography"/>
                <w:rPr>
                  <w:noProof/>
                  <w:lang w:val="en-US"/>
                </w:rPr>
              </w:pPr>
              <w:r w:rsidRPr="00750EA0">
                <w:rPr>
                  <w:noProof/>
                  <w:lang w:val="en-US"/>
                </w:rPr>
                <w:t xml:space="preserve">CHERMAN, E. A.; TSOUMAKAS, G.; MONARD, M. C. Active Learning Algorithms for Multi-label Data. </w:t>
              </w:r>
              <w:r w:rsidRPr="00750EA0">
                <w:rPr>
                  <w:b/>
                  <w:bCs/>
                  <w:noProof/>
                  <w:lang w:val="en-US"/>
                </w:rPr>
                <w:t>Artificial Intelligence Applications and Innovations: 12th IFIP WG 12.5 International Conference and Workshops</w:t>
              </w:r>
              <w:r w:rsidRPr="00750EA0">
                <w:rPr>
                  <w:noProof/>
                  <w:lang w:val="en-US"/>
                </w:rPr>
                <w:t>, Greece, 16-18 September 2016. 267-279.</w:t>
              </w:r>
            </w:p>
            <w:p w14:paraId="154A2072" w14:textId="77777777" w:rsidR="007C43C0" w:rsidRPr="00750EA0" w:rsidRDefault="007C43C0" w:rsidP="007C43C0">
              <w:pPr>
                <w:pStyle w:val="Bibliography"/>
                <w:rPr>
                  <w:noProof/>
                  <w:lang w:val="en-US"/>
                </w:rPr>
              </w:pPr>
              <w:r w:rsidRPr="00750EA0">
                <w:rPr>
                  <w:noProof/>
                  <w:lang w:val="en-US"/>
                </w:rPr>
                <w:t xml:space="preserve">CONNOR, J. T.; MARTIN, D.; ATLAS, L. E. Recurrent Neural Networks and Robust Time Series Prediction. </w:t>
              </w:r>
              <w:r w:rsidRPr="00750EA0">
                <w:rPr>
                  <w:b/>
                  <w:bCs/>
                  <w:noProof/>
                  <w:lang w:val="en-US"/>
                </w:rPr>
                <w:t>IEEE TRANSACTIONS ON NEURAL NETWORKS,</w:t>
              </w:r>
              <w:r w:rsidRPr="00750EA0">
                <w:rPr>
                  <w:noProof/>
                  <w:lang w:val="en-US"/>
                </w:rPr>
                <w:t xml:space="preserve"> v. 5, n. 2, p. 240-254, Março 1994.</w:t>
              </w:r>
            </w:p>
            <w:p w14:paraId="57CB60F2" w14:textId="77777777" w:rsidR="007C43C0" w:rsidRPr="00750EA0" w:rsidRDefault="007C43C0" w:rsidP="007C43C0">
              <w:pPr>
                <w:pStyle w:val="Bibliography"/>
                <w:rPr>
                  <w:noProof/>
                  <w:lang w:val="en-US"/>
                </w:rPr>
              </w:pPr>
              <w:r w:rsidRPr="00750EA0">
                <w:rPr>
                  <w:noProof/>
                  <w:lang w:val="en-US"/>
                </w:rPr>
                <w:t xml:space="preserve">DEMUTH, H.; BEALE, M. </w:t>
              </w:r>
              <w:r w:rsidRPr="00750EA0">
                <w:rPr>
                  <w:b/>
                  <w:bCs/>
                  <w:noProof/>
                  <w:lang w:val="en-US"/>
                </w:rPr>
                <w:t>Neural Network Toolbox:</w:t>
              </w:r>
              <w:r w:rsidRPr="00750EA0">
                <w:rPr>
                  <w:noProof/>
                  <w:lang w:val="en-US"/>
                </w:rPr>
                <w:t xml:space="preserve"> for use with Matlab. 4. ed. Natick: MathWorks, 2003. Disponivel em: &lt;http://www.dsc.ufcg.edu.br/~hmg/disciplinas/graduacao/rn-2016.1/RN-5b%20-%20Redes%20Neurais%20no%20Matlab.pdf&gt;.</w:t>
              </w:r>
            </w:p>
            <w:p w14:paraId="30531236" w14:textId="77777777" w:rsidR="007C43C0" w:rsidRDefault="007C43C0" w:rsidP="007C43C0">
              <w:pPr>
                <w:pStyle w:val="Bibliography"/>
                <w:rPr>
                  <w:noProof/>
                </w:rPr>
              </w:pPr>
              <w:r>
                <w:rPr>
                  <w:noProof/>
                </w:rPr>
                <w:t>DO CARMO ROQUE, R.; DE MELLO, F. L. Estudo sobre a empregabilidade da previsão do índice BOVESPA usando Redes Neurais Artificiais, 2009.</w:t>
              </w:r>
            </w:p>
            <w:p w14:paraId="7DEE637A" w14:textId="77777777" w:rsidR="007C43C0" w:rsidRDefault="007C43C0" w:rsidP="007C43C0">
              <w:pPr>
                <w:pStyle w:val="Bibliography"/>
                <w:rPr>
                  <w:noProof/>
                </w:rPr>
              </w:pPr>
              <w:r w:rsidRPr="00750EA0">
                <w:rPr>
                  <w:noProof/>
                  <w:lang w:val="en-US"/>
                </w:rPr>
                <w:lastRenderedPageBreak/>
                <w:t xml:space="preserve">FAHLMAN, S. E. An empirical study of learning speed in back-propagation networks. </w:t>
              </w:r>
              <w:r>
                <w:rPr>
                  <w:b/>
                  <w:bCs/>
                  <w:noProof/>
                </w:rPr>
                <w:t>Carnegie Mellon University: Research Showcase</w:t>
              </w:r>
              <w:r>
                <w:rPr>
                  <w:noProof/>
                </w:rPr>
                <w:t>, 1988.</w:t>
              </w:r>
            </w:p>
            <w:p w14:paraId="3D6B328F" w14:textId="77777777" w:rsidR="007C43C0" w:rsidRDefault="007C43C0" w:rsidP="007C43C0">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547F7FB9" w14:textId="77777777" w:rsidR="007C43C0" w:rsidRDefault="007C43C0" w:rsidP="007C43C0">
              <w:pPr>
                <w:pStyle w:val="Bibliography"/>
                <w:rPr>
                  <w:noProof/>
                </w:rPr>
              </w:pPr>
              <w:r>
                <w:rPr>
                  <w:noProof/>
                </w:rPr>
                <w:t xml:space="preserve">FRANZ AG, O. L. </w:t>
              </w:r>
              <w:r>
                <w:rPr>
                  <w:b/>
                  <w:bCs/>
                  <w:noProof/>
                </w:rPr>
                <w:t>Neuro XL</w:t>
              </w:r>
              <w:r>
                <w:rPr>
                  <w:noProof/>
                </w:rPr>
                <w:t>, 1998.</w:t>
              </w:r>
            </w:p>
            <w:p w14:paraId="3A53CC00"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FEEDFORWARD NEURAL NETWORKS:</w:t>
              </w:r>
              <w:r w:rsidRPr="00750EA0">
                <w:rPr>
                  <w:noProof/>
                  <w:lang w:val="en-US"/>
                </w:rPr>
                <w:t xml:space="preserve"> AN INTRODUCTION. [S.l.]: [s.n.], 1998.</w:t>
              </w:r>
            </w:p>
            <w:p w14:paraId="3BC5F624" w14:textId="77777777" w:rsidR="007C43C0" w:rsidRPr="00750EA0" w:rsidRDefault="007C43C0" w:rsidP="007C43C0">
              <w:pPr>
                <w:pStyle w:val="Bibliography"/>
                <w:rPr>
                  <w:noProof/>
                  <w:lang w:val="en-US"/>
                </w:rPr>
              </w:pPr>
              <w:r w:rsidRPr="00750EA0">
                <w:rPr>
                  <w:noProof/>
                  <w:lang w:val="en-US"/>
                </w:rPr>
                <w:t xml:space="preserve">HAYKIN, S. </w:t>
              </w:r>
              <w:r w:rsidRPr="00750EA0">
                <w:rPr>
                  <w:b/>
                  <w:bCs/>
                  <w:noProof/>
                  <w:lang w:val="en-US"/>
                </w:rPr>
                <w:t>Neural networks and learning machines</w:t>
              </w:r>
              <w:r w:rsidRPr="00750EA0">
                <w:rPr>
                  <w:noProof/>
                  <w:lang w:val="en-US"/>
                </w:rPr>
                <w:t>. Third Edition. ed. Upper Saddle River, NJ, USA: Pearson, 2009.</w:t>
              </w:r>
            </w:p>
            <w:p w14:paraId="34808A43" w14:textId="77777777" w:rsidR="007C43C0" w:rsidRPr="00750EA0" w:rsidRDefault="007C43C0" w:rsidP="007C43C0">
              <w:pPr>
                <w:pStyle w:val="Bibliography"/>
                <w:rPr>
                  <w:noProof/>
                  <w:lang w:val="en-US"/>
                </w:rPr>
              </w:pPr>
              <w:r>
                <w:rPr>
                  <w:noProof/>
                </w:rPr>
                <w:t xml:space="preserve">HEATON RESERACH. Javadoc Encog 3.3, 2014. Disponivel em: &lt;http://heatonresearch-site.s3-website-us-east-1.amazonaws.com/javadoc/encog-3.3/org/encog/package-summary.html&gt;. </w:t>
              </w:r>
              <w:r w:rsidRPr="00750EA0">
                <w:rPr>
                  <w:noProof/>
                  <w:lang w:val="en-US"/>
                </w:rPr>
                <w:t>Acesso em: 1 Outubro 2016.</w:t>
              </w:r>
            </w:p>
            <w:p w14:paraId="4244F53F" w14:textId="77777777" w:rsidR="007C43C0" w:rsidRPr="00750EA0" w:rsidRDefault="007C43C0" w:rsidP="007C43C0">
              <w:pPr>
                <w:pStyle w:val="Bibliography"/>
                <w:rPr>
                  <w:noProof/>
                  <w:lang w:val="en-US"/>
                </w:rPr>
              </w:pPr>
              <w:r w:rsidRPr="00750EA0">
                <w:rPr>
                  <w:noProof/>
                  <w:lang w:val="en-US"/>
                </w:rPr>
                <w:t xml:space="preserve">HEATON, J. </w:t>
              </w:r>
              <w:r w:rsidRPr="00750EA0">
                <w:rPr>
                  <w:b/>
                  <w:bCs/>
                  <w:noProof/>
                  <w:lang w:val="en-US"/>
                </w:rPr>
                <w:t>Programming Neural Networks with Encog3 in Java</w:t>
              </w:r>
              <w:r w:rsidRPr="00750EA0">
                <w:rPr>
                  <w:noProof/>
                  <w:lang w:val="en-US"/>
                </w:rPr>
                <w:t>. St. Louis: Heaton Research, 2011.</w:t>
              </w:r>
            </w:p>
            <w:p w14:paraId="6A81419C" w14:textId="77777777" w:rsidR="007C43C0" w:rsidRPr="00750EA0" w:rsidRDefault="007C43C0" w:rsidP="007C43C0">
              <w:pPr>
                <w:pStyle w:val="Bibliography"/>
                <w:rPr>
                  <w:noProof/>
                  <w:lang w:val="en-US"/>
                </w:rPr>
              </w:pPr>
              <w:r w:rsidRPr="00750EA0">
                <w:rPr>
                  <w:noProof/>
                  <w:lang w:val="en-US"/>
                </w:rPr>
                <w:t xml:space="preserve">HENDERSHOTT, T.; JONES, C. M.; MENKVELD, A. J. Does algorithmic trading improve liquidity? </w:t>
              </w:r>
              <w:r w:rsidRPr="00750EA0">
                <w:rPr>
                  <w:b/>
                  <w:bCs/>
                  <w:noProof/>
                  <w:lang w:val="en-US"/>
                </w:rPr>
                <w:t>The Journal of Finance</w:t>
              </w:r>
              <w:r w:rsidRPr="00750EA0">
                <w:rPr>
                  <w:noProof/>
                  <w:lang w:val="en-US"/>
                </w:rPr>
                <w:t>, v. 66, n. 1, p. 1-33, 2011.</w:t>
              </w:r>
            </w:p>
            <w:p w14:paraId="7BBEE1B3" w14:textId="77777777" w:rsidR="007C43C0" w:rsidRDefault="007C43C0" w:rsidP="007C43C0">
              <w:pPr>
                <w:pStyle w:val="Bibliography"/>
                <w:rPr>
                  <w:noProof/>
                </w:rPr>
              </w:pPr>
              <w:r w:rsidRPr="00750EA0">
                <w:rPr>
                  <w:noProof/>
                  <w:lang w:val="en-US"/>
                </w:rPr>
                <w:t xml:space="preserve">IBM. IBM 100 - Deep Blue. </w:t>
              </w:r>
              <w:r>
                <w:rPr>
                  <w:b/>
                  <w:bCs/>
                  <w:noProof/>
                </w:rPr>
                <w:t>IBM - Icons of Progress</w:t>
              </w:r>
              <w:r>
                <w:rPr>
                  <w:noProof/>
                </w:rPr>
                <w:t>, 2011. Disponivel em: &lt;http://www-03.ibm.com/ibm/history/ibm100/us/en/icons/deepblue/&gt;. Acesso em: 22 Outubro 2016.</w:t>
              </w:r>
            </w:p>
            <w:p w14:paraId="64E57CAC" w14:textId="77777777" w:rsidR="007C43C0" w:rsidRPr="00750EA0" w:rsidRDefault="007C43C0" w:rsidP="007C43C0">
              <w:pPr>
                <w:pStyle w:val="Bibliography"/>
                <w:rPr>
                  <w:noProof/>
                  <w:lang w:val="en-US"/>
                </w:rPr>
              </w:pPr>
              <w:r w:rsidRPr="00750EA0">
                <w:rPr>
                  <w:noProof/>
                  <w:lang w:val="en-US"/>
                </w:rPr>
                <w:t xml:space="preserve">KATHLEEN, C.; KOMAKI, I. How This Hedge Fund Robot Outsmarted Its Human Master. </w:t>
              </w:r>
              <w:r w:rsidRPr="00750EA0">
                <w:rPr>
                  <w:b/>
                  <w:bCs/>
                  <w:noProof/>
                  <w:lang w:val="en-US"/>
                </w:rPr>
                <w:t>Bloomberg News</w:t>
              </w:r>
              <w:r w:rsidRPr="00750EA0">
                <w:rPr>
                  <w:noProof/>
                  <w:lang w:val="en-US"/>
                </w:rPr>
                <w:t>, 2016. Disponivel em: &lt;http://www.bloomberg.com/news/articles/2016-08-21/hedge-fund-robot-outsmarts-human-master-as-ai-passes-brexit-test&gt;. Acesso em: 22 Outubro 2016.</w:t>
              </w:r>
            </w:p>
            <w:p w14:paraId="52ECBADC" w14:textId="77777777" w:rsidR="007C43C0" w:rsidRDefault="007C43C0" w:rsidP="007C43C0">
              <w:pPr>
                <w:pStyle w:val="Bibliography"/>
                <w:rPr>
                  <w:noProof/>
                </w:rPr>
              </w:pPr>
              <w:r w:rsidRPr="00750EA0">
                <w:rPr>
                  <w:noProof/>
                  <w:lang w:val="en-US"/>
                </w:rPr>
                <w:t xml:space="preserve">KIMOTO, T. et al. Stock Market Prediction System with Modular Neural Networks. </w:t>
              </w:r>
              <w:r>
                <w:rPr>
                  <w:b/>
                  <w:bCs/>
                  <w:noProof/>
                </w:rPr>
                <w:t>1990 IJCNN International Joint Conference on</w:t>
              </w:r>
              <w:r>
                <w:rPr>
                  <w:noProof/>
                </w:rPr>
                <w:t>, Junho 1990. 1-6.</w:t>
              </w:r>
            </w:p>
            <w:p w14:paraId="5EC964BC" w14:textId="77777777" w:rsidR="007C43C0" w:rsidRDefault="007C43C0" w:rsidP="007C43C0">
              <w:pPr>
                <w:pStyle w:val="Bibliography"/>
                <w:rPr>
                  <w:noProof/>
                </w:rPr>
              </w:pPr>
              <w:r>
                <w:rPr>
                  <w:noProof/>
                </w:rPr>
                <w:t xml:space="preserve">KRIEGER, P. E. Uso de redes neurais artificiais para predição da bolsa de valores, Itajaí, 2012. 91 folhas. Trabalho de conclusão de curso (Graduação em </w:t>
              </w:r>
              <w:r>
                <w:rPr>
                  <w:noProof/>
                </w:rPr>
                <w:lastRenderedPageBreak/>
                <w:t>Ciência da Computação) - Centro de Ciências Tecnológicas da Terra e do Mar, Universidade do Vale do Itajaí, Itajaí, 2012.</w:t>
              </w:r>
            </w:p>
            <w:p w14:paraId="6F2A5FD4" w14:textId="77777777" w:rsidR="007C43C0" w:rsidRDefault="007C43C0" w:rsidP="007C43C0">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47AB388F" w14:textId="77777777" w:rsidR="007C43C0" w:rsidRPr="00750EA0" w:rsidRDefault="007C43C0" w:rsidP="007C43C0">
              <w:pPr>
                <w:pStyle w:val="Bibliography"/>
                <w:rPr>
                  <w:noProof/>
                  <w:lang w:val="en-US"/>
                </w:rPr>
              </w:pPr>
              <w:r w:rsidRPr="00750EA0">
                <w:rPr>
                  <w:noProof/>
                  <w:lang w:val="en-US"/>
                </w:rPr>
                <w:t xml:space="preserve">MARKOWITZ, H. Portfolio Selection. </w:t>
              </w:r>
              <w:r w:rsidRPr="00750EA0">
                <w:rPr>
                  <w:b/>
                  <w:bCs/>
                  <w:noProof/>
                  <w:lang w:val="en-US"/>
                </w:rPr>
                <w:t>The Journal of Finance</w:t>
              </w:r>
              <w:r w:rsidRPr="00750EA0">
                <w:rPr>
                  <w:noProof/>
                  <w:lang w:val="en-US"/>
                </w:rPr>
                <w:t>, 7, n. 1, Março 1952. 77-91.</w:t>
              </w:r>
            </w:p>
            <w:p w14:paraId="0EA5990C" w14:textId="77777777" w:rsidR="007C43C0" w:rsidRPr="00750EA0" w:rsidRDefault="007C43C0" w:rsidP="007C43C0">
              <w:pPr>
                <w:pStyle w:val="Bibliography"/>
                <w:rPr>
                  <w:noProof/>
                  <w:lang w:val="en-US"/>
                </w:rPr>
              </w:pPr>
              <w:r w:rsidRPr="00750EA0">
                <w:rPr>
                  <w:noProof/>
                  <w:lang w:val="en-US"/>
                </w:rPr>
                <w:t xml:space="preserve">MATHWORKS. Matlab. </w:t>
              </w:r>
              <w:r w:rsidRPr="00750EA0">
                <w:rPr>
                  <w:b/>
                  <w:bCs/>
                  <w:noProof/>
                  <w:lang w:val="en-US"/>
                </w:rPr>
                <w:t>MathWorks Products</w:t>
              </w:r>
              <w:r w:rsidRPr="00750EA0">
                <w:rPr>
                  <w:noProof/>
                  <w:lang w:val="en-US"/>
                </w:rPr>
                <w:t>, 2007. Disponivel em: &lt;https://www.mathworks.com/products/matlab&gt;. Acesso em: 2 Novembro 2016.</w:t>
              </w:r>
            </w:p>
            <w:p w14:paraId="01ED25B3" w14:textId="77777777" w:rsidR="007C43C0" w:rsidRPr="00750EA0" w:rsidRDefault="007C43C0" w:rsidP="007C43C0">
              <w:pPr>
                <w:pStyle w:val="Bibliography"/>
                <w:rPr>
                  <w:noProof/>
                  <w:lang w:val="en-US"/>
                </w:rPr>
              </w:pPr>
              <w:r w:rsidRPr="00750EA0">
                <w:rPr>
                  <w:noProof/>
                  <w:lang w:val="en-US"/>
                </w:rPr>
                <w:t xml:space="preserve">MCCULLOCH, W. S.; PITTS, W. H. A logical calculus of the ideas immanent in nervous activity. </w:t>
              </w:r>
              <w:r w:rsidRPr="00750EA0">
                <w:rPr>
                  <w:b/>
                  <w:bCs/>
                  <w:noProof/>
                  <w:lang w:val="en-US"/>
                </w:rPr>
                <w:t>The bulletin of mathematical biophysics</w:t>
              </w:r>
              <w:r w:rsidRPr="00750EA0">
                <w:rPr>
                  <w:noProof/>
                  <w:lang w:val="en-US"/>
                </w:rPr>
                <w:t>, v. 5, n. 4, p. 115-133, 1943.</w:t>
              </w:r>
            </w:p>
            <w:p w14:paraId="01CBEA52" w14:textId="77777777" w:rsidR="007C43C0" w:rsidRDefault="007C43C0" w:rsidP="007C43C0">
              <w:pPr>
                <w:pStyle w:val="Bibliography"/>
                <w:rPr>
                  <w:noProof/>
                </w:rPr>
              </w:pPr>
              <w:r w:rsidRPr="00750EA0">
                <w:rPr>
                  <w:noProof/>
                  <w:lang w:val="en-US"/>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06E8F84D" w14:textId="77777777" w:rsidR="007C43C0" w:rsidRPr="00750EA0" w:rsidRDefault="007C43C0" w:rsidP="007C43C0">
              <w:pPr>
                <w:pStyle w:val="Bibliography"/>
                <w:rPr>
                  <w:noProof/>
                  <w:lang w:val="en-US"/>
                </w:rPr>
              </w:pPr>
              <w:r>
                <w:rPr>
                  <w:noProof/>
                </w:rPr>
                <w:t xml:space="preserve">MICROSOFT. Produtos Office: Excel. </w:t>
              </w:r>
              <w:r>
                <w:rPr>
                  <w:b/>
                  <w:bCs/>
                  <w:noProof/>
                </w:rPr>
                <w:t>Produtos Office</w:t>
              </w:r>
              <w:r>
                <w:rPr>
                  <w:noProof/>
                </w:rPr>
                <w:t xml:space="preserve">, 2016. Disponivel em: &lt;https://products.office.com/pt-BR/excel#&gt;. </w:t>
              </w:r>
              <w:r w:rsidRPr="00750EA0">
                <w:rPr>
                  <w:noProof/>
                  <w:lang w:val="en-US"/>
                </w:rPr>
                <w:t>Acesso em: 31 Outubro 2016.</w:t>
              </w:r>
            </w:p>
            <w:p w14:paraId="328A6867" w14:textId="77777777" w:rsidR="007C43C0" w:rsidRDefault="007C43C0" w:rsidP="007C43C0">
              <w:pPr>
                <w:pStyle w:val="Bibliography"/>
                <w:rPr>
                  <w:noProof/>
                </w:rPr>
              </w:pPr>
              <w:r w:rsidRPr="00750EA0">
                <w:rPr>
                  <w:noProof/>
                  <w:lang w:val="en-US"/>
                </w:rPr>
                <w:t xml:space="preserve">MØLLER, M. F. A scaled conjugate gradient algorithm for fast supervised learning. </w:t>
              </w:r>
              <w:r>
                <w:rPr>
                  <w:b/>
                  <w:bCs/>
                  <w:noProof/>
                </w:rPr>
                <w:t>Neural networks</w:t>
              </w:r>
              <w:r>
                <w:rPr>
                  <w:noProof/>
                </w:rPr>
                <w:t>, v. 6, n. 4, p. 525-533, 1993.</w:t>
              </w:r>
            </w:p>
            <w:p w14:paraId="02D3FFBF" w14:textId="77777777" w:rsidR="007C43C0" w:rsidRDefault="007C43C0" w:rsidP="007C43C0">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1A06F8E6" w14:textId="77777777" w:rsidR="007C43C0" w:rsidRDefault="007C43C0" w:rsidP="007C43C0">
              <w:pPr>
                <w:pStyle w:val="Bibliography"/>
                <w:rPr>
                  <w:noProof/>
                </w:rPr>
              </w:pPr>
              <w:r>
                <w:rPr>
                  <w:noProof/>
                </w:rPr>
                <w:t xml:space="preserve">MOREIRA, R. B. T. </w:t>
              </w:r>
              <w:r>
                <w:rPr>
                  <w:b/>
                  <w:bCs/>
                  <w:noProof/>
                </w:rPr>
                <w:t>Construção do livro de ofertas a partir de dados de alta frequência e um algoritmo de predição de valores baseado em técnicas de agrupamento e regressão linear</w:t>
              </w:r>
              <w:r>
                <w:rPr>
                  <w:noProof/>
                </w:rPr>
                <w:t>. Universidade de São Paulo. São Paulo. 2013.</w:t>
              </w:r>
            </w:p>
            <w:p w14:paraId="18875BB9" w14:textId="77777777" w:rsidR="007C43C0" w:rsidRDefault="007C43C0" w:rsidP="007C43C0">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1BD697F9" w14:textId="77777777" w:rsidR="007C43C0" w:rsidRDefault="007C43C0" w:rsidP="007C43C0">
              <w:pPr>
                <w:pStyle w:val="Bibliography"/>
                <w:rPr>
                  <w:noProof/>
                </w:rPr>
              </w:pPr>
              <w:r>
                <w:rPr>
                  <w:noProof/>
                </w:rPr>
                <w:lastRenderedPageBreak/>
                <w:t xml:space="preserve">NEUROPH. Neuroph v2.92. </w:t>
              </w:r>
              <w:r>
                <w:rPr>
                  <w:b/>
                  <w:bCs/>
                  <w:noProof/>
                </w:rPr>
                <w:t>Neuroph</w:t>
              </w:r>
              <w:r>
                <w:rPr>
                  <w:noProof/>
                </w:rPr>
                <w:t>, 2008. Disponivel em: &lt;http://neuroph.sourceforge.net/&gt;. Acesso em: 2 Novembro 2016.</w:t>
              </w:r>
            </w:p>
            <w:p w14:paraId="1290D96E" w14:textId="77777777" w:rsidR="007C43C0" w:rsidRDefault="007C43C0" w:rsidP="007C43C0">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59F20200" w14:textId="77777777" w:rsidR="007C43C0" w:rsidRPr="00750EA0" w:rsidRDefault="007C43C0" w:rsidP="007C43C0">
              <w:pPr>
                <w:pStyle w:val="Bibliography"/>
                <w:rPr>
                  <w:noProof/>
                  <w:lang w:val="en-US"/>
                </w:rPr>
              </w:pPr>
              <w:r>
                <w:rPr>
                  <w:noProof/>
                </w:rPr>
                <w:t xml:space="preserve">NUMERAI. About: Numerai. </w:t>
              </w:r>
              <w:r>
                <w:rPr>
                  <w:b/>
                  <w:bCs/>
                  <w:noProof/>
                </w:rPr>
                <w:t>Numerai web site</w:t>
              </w:r>
              <w:r>
                <w:rPr>
                  <w:noProof/>
                </w:rPr>
                <w:t xml:space="preserve">, 2016. Disponivel em: &lt;https://numer.ai/about&gt;. </w:t>
              </w:r>
              <w:r w:rsidRPr="00750EA0">
                <w:rPr>
                  <w:noProof/>
                  <w:lang w:val="en-US"/>
                </w:rPr>
                <w:t>Acesso em: 16 November 2016.</w:t>
              </w:r>
            </w:p>
            <w:p w14:paraId="3443A290" w14:textId="77777777" w:rsidR="007C43C0" w:rsidRPr="00750EA0" w:rsidRDefault="007C43C0" w:rsidP="007C43C0">
              <w:pPr>
                <w:pStyle w:val="Bibliography"/>
                <w:rPr>
                  <w:noProof/>
                  <w:lang w:val="en-US"/>
                </w:rPr>
              </w:pPr>
              <w:r w:rsidRPr="00750EA0">
                <w:rPr>
                  <w:noProof/>
                  <w:lang w:val="en-US"/>
                </w:rPr>
                <w:t xml:space="preserve">OF, W. S. R. G. A. T. U. O. A. S. </w:t>
              </w:r>
              <w:r w:rsidRPr="00750EA0">
                <w:rPr>
                  <w:b/>
                  <w:bCs/>
                  <w:noProof/>
                  <w:lang w:val="en-US"/>
                </w:rPr>
                <w:t>Neural Network Excel Add-in</w:t>
              </w:r>
              <w:r w:rsidRPr="00750EA0">
                <w:rPr>
                  <w:noProof/>
                  <w:lang w:val="en-US"/>
                </w:rPr>
                <w:t>, 2010.</w:t>
              </w:r>
            </w:p>
            <w:p w14:paraId="21C04768" w14:textId="77777777" w:rsidR="007C43C0" w:rsidRDefault="007C43C0" w:rsidP="007C43C0">
              <w:pPr>
                <w:pStyle w:val="Bibliography"/>
                <w:rPr>
                  <w:noProof/>
                </w:rPr>
              </w:pPr>
              <w:r>
                <w:rPr>
                  <w:noProof/>
                </w:rPr>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68801322" w14:textId="77777777" w:rsidR="007C43C0" w:rsidRPr="00750EA0" w:rsidRDefault="007C43C0" w:rsidP="007C43C0">
              <w:pPr>
                <w:pStyle w:val="Bibliography"/>
                <w:rPr>
                  <w:noProof/>
                  <w:lang w:val="en-US"/>
                </w:rPr>
              </w:pPr>
              <w:r w:rsidRPr="00750EA0">
                <w:rPr>
                  <w:noProof/>
                  <w:lang w:val="en-US"/>
                </w:rPr>
                <w:t xml:space="preserve">ORACLE. Articles. </w:t>
              </w:r>
              <w:r w:rsidRPr="00750EA0">
                <w:rPr>
                  <w:b/>
                  <w:bCs/>
                  <w:noProof/>
                  <w:lang w:val="en-US"/>
                </w:rPr>
                <w:t>Oracle Tech Network Articles</w:t>
              </w:r>
              <w:r w:rsidRPr="00750EA0">
                <w:rPr>
                  <w:noProof/>
                  <w:lang w:val="en-US"/>
                </w:rPr>
                <w:t xml:space="preserve">, 2014. </w:t>
              </w:r>
              <w:r>
                <w:rPr>
                  <w:noProof/>
                </w:rPr>
                <w:t xml:space="preserve">Disponivel em: &lt;http://www.oracle.com/technetwork/articles/java/ma14-java-se-8-streams-2177646.html&gt;. </w:t>
              </w:r>
              <w:r w:rsidRPr="00750EA0">
                <w:rPr>
                  <w:noProof/>
                  <w:lang w:val="en-US"/>
                </w:rPr>
                <w:t>Acesso em: 11 Abril 2017.</w:t>
              </w:r>
            </w:p>
            <w:p w14:paraId="146ADB97" w14:textId="77777777" w:rsidR="007C43C0" w:rsidRPr="00750EA0" w:rsidRDefault="007C43C0" w:rsidP="007C43C0">
              <w:pPr>
                <w:pStyle w:val="Bibliography"/>
                <w:rPr>
                  <w:noProof/>
                  <w:lang w:val="en-US"/>
                </w:rPr>
              </w:pPr>
              <w:r w:rsidRPr="00750EA0">
                <w:rPr>
                  <w:noProof/>
                  <w:lang w:val="en-US"/>
                </w:rPr>
                <w:t xml:space="preserve">ORACLE. </w:t>
              </w:r>
              <w:r w:rsidRPr="00750EA0">
                <w:rPr>
                  <w:b/>
                  <w:bCs/>
                  <w:noProof/>
                  <w:lang w:val="en-US"/>
                </w:rPr>
                <w:t>Java 8</w:t>
              </w:r>
              <w:r w:rsidRPr="00750EA0">
                <w:rPr>
                  <w:noProof/>
                  <w:lang w:val="en-US"/>
                </w:rPr>
                <w:t>, 2014.</w:t>
              </w:r>
            </w:p>
            <w:p w14:paraId="6276FA55" w14:textId="77777777" w:rsidR="007C43C0" w:rsidRPr="00750EA0" w:rsidRDefault="007C43C0" w:rsidP="007C43C0">
              <w:pPr>
                <w:pStyle w:val="Bibliography"/>
                <w:rPr>
                  <w:noProof/>
                  <w:lang w:val="en-US"/>
                </w:rPr>
              </w:pPr>
              <w:r w:rsidRPr="00750EA0">
                <w:rPr>
                  <w:noProof/>
                  <w:lang w:val="en-US"/>
                </w:rPr>
                <w:t xml:space="preserve">REFENES, A. N.; ZAPRANIS, A.; FRANCIS, G. Stock performance modeling using neural networks: A comparative study with regression models. </w:t>
              </w:r>
              <w:r w:rsidRPr="00750EA0">
                <w:rPr>
                  <w:b/>
                  <w:bCs/>
                  <w:noProof/>
                  <w:lang w:val="en-US"/>
                </w:rPr>
                <w:t>Neural Networks</w:t>
              </w:r>
              <w:r w:rsidRPr="00750EA0">
                <w:rPr>
                  <w:noProof/>
                  <w:lang w:val="en-US"/>
                </w:rPr>
                <w:t>, Oxford, 7, n. 2, 1994. 375-388.</w:t>
              </w:r>
            </w:p>
            <w:p w14:paraId="096E7DDA" w14:textId="77777777" w:rsidR="007C43C0" w:rsidRPr="00750EA0" w:rsidRDefault="007C43C0" w:rsidP="007C43C0">
              <w:pPr>
                <w:pStyle w:val="Bibliography"/>
                <w:rPr>
                  <w:noProof/>
                  <w:lang w:val="en-US"/>
                </w:rPr>
              </w:pPr>
              <w:r w:rsidRPr="00750EA0">
                <w:rPr>
                  <w:noProof/>
                  <w:lang w:val="en-US"/>
                </w:rPr>
                <w:t xml:space="preserve">RESEARCH, H. </w:t>
              </w:r>
              <w:r w:rsidRPr="00750EA0">
                <w:rPr>
                  <w:b/>
                  <w:bCs/>
                  <w:noProof/>
                  <w:lang w:val="en-US"/>
                </w:rPr>
                <w:t>Encog</w:t>
              </w:r>
              <w:r w:rsidRPr="00750EA0">
                <w:rPr>
                  <w:noProof/>
                  <w:lang w:val="en-US"/>
                </w:rPr>
                <w:t>, 2013.</w:t>
              </w:r>
            </w:p>
            <w:p w14:paraId="6EDEC80B" w14:textId="77777777" w:rsidR="007C43C0" w:rsidRPr="00750EA0" w:rsidRDefault="007C43C0" w:rsidP="007C43C0">
              <w:pPr>
                <w:pStyle w:val="Bibliography"/>
                <w:rPr>
                  <w:noProof/>
                  <w:lang w:val="en-US"/>
                </w:rPr>
              </w:pPr>
              <w:r w:rsidRPr="00750EA0">
                <w:rPr>
                  <w:noProof/>
                  <w:lang w:val="en-US"/>
                </w:rPr>
                <w:t xml:space="preserve">RIEDMILLER, M.; BRAUN, H. A direct adaptive method for faster backpropagation learning: The RPROP algorithm. </w:t>
              </w:r>
              <w:r w:rsidRPr="00750EA0">
                <w:rPr>
                  <w:b/>
                  <w:bCs/>
                  <w:noProof/>
                  <w:lang w:val="en-US"/>
                </w:rPr>
                <w:t>Neural Networks, 1993., IEEE International Conference On.</w:t>
              </w:r>
              <w:r w:rsidRPr="00750EA0">
                <w:rPr>
                  <w:noProof/>
                  <w:lang w:val="en-US"/>
                </w:rPr>
                <w:t>, 1993. 586-591.</w:t>
              </w:r>
            </w:p>
            <w:p w14:paraId="73AD4282" w14:textId="77777777" w:rsidR="007C43C0" w:rsidRPr="00750EA0" w:rsidRDefault="007C43C0" w:rsidP="007C43C0">
              <w:pPr>
                <w:pStyle w:val="Bibliography"/>
                <w:rPr>
                  <w:noProof/>
                  <w:lang w:val="en-US"/>
                </w:rPr>
              </w:pPr>
              <w:r w:rsidRPr="00750EA0">
                <w:rPr>
                  <w:noProof/>
                  <w:lang w:val="en-US"/>
                </w:rPr>
                <w:t xml:space="preserve">RUSSELL, S. J.; NORVIG, P. </w:t>
              </w:r>
              <w:r w:rsidRPr="00750EA0">
                <w:rPr>
                  <w:b/>
                  <w:bCs/>
                  <w:noProof/>
                  <w:lang w:val="en-US"/>
                </w:rPr>
                <w:t>Artificial Intelligence:</w:t>
              </w:r>
              <w:r w:rsidRPr="00750EA0">
                <w:rPr>
                  <w:noProof/>
                  <w:lang w:val="en-US"/>
                </w:rPr>
                <w:t xml:space="preserve"> a modern approach. 3ª. ed. New Jersey: Prentice Hall, 2005.</w:t>
              </w:r>
            </w:p>
            <w:p w14:paraId="58DD6073" w14:textId="77777777" w:rsidR="007C43C0" w:rsidRPr="00750EA0" w:rsidRDefault="007C43C0" w:rsidP="007C43C0">
              <w:pPr>
                <w:pStyle w:val="Bibliography"/>
                <w:rPr>
                  <w:noProof/>
                  <w:lang w:val="en-US"/>
                </w:rPr>
              </w:pPr>
              <w:r w:rsidRPr="00750EA0">
                <w:rPr>
                  <w:noProof/>
                  <w:lang w:val="en-US"/>
                </w:rPr>
                <w:t xml:space="preserve">SOMMERVILLE, I. </w:t>
              </w:r>
              <w:r w:rsidRPr="00750EA0">
                <w:rPr>
                  <w:b/>
                  <w:bCs/>
                  <w:noProof/>
                  <w:lang w:val="en-US"/>
                </w:rPr>
                <w:t>Software engineering</w:t>
              </w:r>
              <w:r w:rsidRPr="00750EA0">
                <w:rPr>
                  <w:noProof/>
                  <w:lang w:val="en-US"/>
                </w:rPr>
                <w:t>. 9th. ed. Pearson: [s.n.], 2010.</w:t>
              </w:r>
            </w:p>
            <w:p w14:paraId="3FC9F2EB" w14:textId="77777777" w:rsidR="007C43C0" w:rsidRPr="00750EA0" w:rsidRDefault="007C43C0" w:rsidP="007C43C0">
              <w:pPr>
                <w:pStyle w:val="Bibliography"/>
                <w:rPr>
                  <w:noProof/>
                  <w:lang w:val="en-US"/>
                </w:rPr>
              </w:pPr>
              <w:r w:rsidRPr="00750EA0">
                <w:rPr>
                  <w:noProof/>
                  <w:lang w:val="en-US"/>
                </w:rPr>
                <w:t xml:space="preserve">SRIVASTAVA, N. et al. Dropout: a simple way to prevent neural networks from overfitting. </w:t>
              </w:r>
              <w:r w:rsidRPr="00750EA0">
                <w:rPr>
                  <w:b/>
                  <w:bCs/>
                  <w:noProof/>
                  <w:lang w:val="en-US"/>
                </w:rPr>
                <w:t>Journal of Machine Learning Research</w:t>
              </w:r>
              <w:r w:rsidRPr="00750EA0">
                <w:rPr>
                  <w:noProof/>
                  <w:lang w:val="en-US"/>
                </w:rPr>
                <w:t>, v. 15, n. 1, p. 1929-1958, 2014.</w:t>
              </w:r>
            </w:p>
            <w:p w14:paraId="417904BA" w14:textId="77777777" w:rsidR="007C43C0" w:rsidRPr="00750EA0" w:rsidRDefault="007C43C0" w:rsidP="007C43C0">
              <w:pPr>
                <w:pStyle w:val="Bibliography"/>
                <w:rPr>
                  <w:noProof/>
                  <w:lang w:val="en-US"/>
                </w:rPr>
              </w:pPr>
              <w:r w:rsidRPr="00750EA0">
                <w:rPr>
                  <w:noProof/>
                  <w:lang w:val="en-US"/>
                </w:rPr>
                <w:lastRenderedPageBreak/>
                <w:t xml:space="preserve">STRICKX, S. </w:t>
              </w:r>
              <w:r w:rsidRPr="00750EA0">
                <w:rPr>
                  <w:b/>
                  <w:bCs/>
                  <w:noProof/>
                  <w:lang w:val="en-US"/>
                </w:rPr>
                <w:t>Yahoofinance-api</w:t>
              </w:r>
              <w:r w:rsidRPr="00750EA0">
                <w:rPr>
                  <w:noProof/>
                  <w:lang w:val="en-US"/>
                </w:rPr>
                <w:t>, 2014.</w:t>
              </w:r>
            </w:p>
            <w:p w14:paraId="5AB727DD" w14:textId="77777777" w:rsidR="007C43C0" w:rsidRDefault="007C43C0" w:rsidP="007C43C0">
              <w:pPr>
                <w:pStyle w:val="Bibliography"/>
                <w:rPr>
                  <w:noProof/>
                </w:rPr>
              </w:pPr>
              <w:r>
                <w:rPr>
                  <w:noProof/>
                </w:rPr>
                <w:t>TAFNER, M. A. Redes Neurais Artificiais: Aprendizado e Plasticidade, 1998. Disponivel em: &lt;http://www.cerebromente.org.br/n05/tecnologia/rna.htm#neuronio&gt;. Acesso em: 25 Setembro 2016.</w:t>
              </w:r>
            </w:p>
            <w:p w14:paraId="3F813063" w14:textId="77777777" w:rsidR="007C43C0" w:rsidRPr="00750EA0" w:rsidRDefault="007C43C0" w:rsidP="007C43C0">
              <w:pPr>
                <w:pStyle w:val="Bibliography"/>
                <w:rPr>
                  <w:noProof/>
                  <w:lang w:val="en-US"/>
                </w:rPr>
              </w:pPr>
              <w:r>
                <w:rPr>
                  <w:noProof/>
                </w:rPr>
                <w:t xml:space="preserve">THOMAZ, C. E.; VELLASCO, M. M. B. R. Análise de Tendências de Mercado por Redes Neurais Artificiais. </w:t>
              </w:r>
              <w:r w:rsidRPr="00750EA0">
                <w:rPr>
                  <w:b/>
                  <w:bCs/>
                  <w:noProof/>
                  <w:lang w:val="en-US"/>
                </w:rPr>
                <w:t>7º CBRN – Congresso Brasileiro de Redes Neurais</w:t>
              </w:r>
              <w:r w:rsidRPr="00750EA0">
                <w:rPr>
                  <w:noProof/>
                  <w:lang w:val="en-US"/>
                </w:rPr>
                <w:t>, Natal, 2005.</w:t>
              </w:r>
            </w:p>
            <w:p w14:paraId="5A2A1D68" w14:textId="77777777" w:rsidR="007C43C0" w:rsidRPr="00750EA0" w:rsidRDefault="007C43C0" w:rsidP="007C43C0">
              <w:pPr>
                <w:pStyle w:val="Bibliography"/>
                <w:rPr>
                  <w:noProof/>
                  <w:lang w:val="en-US"/>
                </w:rPr>
              </w:pPr>
              <w:r w:rsidRPr="00750EA0">
                <w:rPr>
                  <w:noProof/>
                  <w:lang w:val="en-US"/>
                </w:rPr>
                <w:t xml:space="preserve">TURING, A. M. Computing machinery and intelligence. </w:t>
              </w:r>
              <w:r w:rsidRPr="00750EA0">
                <w:rPr>
                  <w:b/>
                  <w:bCs/>
                  <w:noProof/>
                  <w:lang w:val="en-US"/>
                </w:rPr>
                <w:t>Mind</w:t>
              </w:r>
              <w:r w:rsidRPr="00750EA0">
                <w:rPr>
                  <w:noProof/>
                  <w:lang w:val="en-US"/>
                </w:rPr>
                <w:t>, v. 59, n. 236, p. 433-460, 1950.</w:t>
              </w:r>
            </w:p>
            <w:p w14:paraId="1CB6F7A6" w14:textId="77777777" w:rsidR="007C43C0" w:rsidRDefault="007C43C0" w:rsidP="007C43C0">
              <w:pPr>
                <w:pStyle w:val="Bibliography"/>
                <w:rPr>
                  <w:noProof/>
                </w:rPr>
              </w:pPr>
              <w:r w:rsidRPr="00750EA0">
                <w:rPr>
                  <w:noProof/>
                  <w:lang w:val="en-US"/>
                </w:rPr>
                <w:t xml:space="preserve">UNIVERSITY OF WAIKATO. Weka 3: Data Mining Software in Java. </w:t>
              </w:r>
              <w:r>
                <w:rPr>
                  <w:b/>
                  <w:bCs/>
                  <w:noProof/>
                </w:rPr>
                <w:t>Weka</w:t>
              </w:r>
              <w:r>
                <w:rPr>
                  <w:noProof/>
                </w:rPr>
                <w:t>, 2010. Disponivel em: &lt;http://www.cs.waikato.ac.nz/ml/weka/documentation.html&gt;. Acesso em: 2 Novembro 2016.</w:t>
              </w:r>
            </w:p>
            <w:p w14:paraId="32475F1E" w14:textId="77777777" w:rsidR="007C43C0" w:rsidRDefault="007C43C0" w:rsidP="007C43C0">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7718C422" w14:textId="77777777" w:rsidR="007C43C0" w:rsidRPr="00750EA0" w:rsidRDefault="007C43C0" w:rsidP="007C43C0">
              <w:pPr>
                <w:pStyle w:val="Bibliography"/>
                <w:rPr>
                  <w:noProof/>
                  <w:lang w:val="en-US"/>
                </w:rPr>
              </w:pPr>
              <w:r>
                <w:rPr>
                  <w:noProof/>
                </w:rPr>
                <w:t xml:space="preserve">WEKA. Class MultilayerPerceptron. </w:t>
              </w:r>
              <w:r>
                <w:rPr>
                  <w:b/>
                  <w:bCs/>
                  <w:noProof/>
                </w:rPr>
                <w:t>Weka Documentation</w:t>
              </w:r>
              <w:r>
                <w:rPr>
                  <w:noProof/>
                </w:rPr>
                <w:t xml:space="preserve">, 2010. Disponivel em: &lt;http://weka.sourceforge.net/doc.stable/weka/classifiers/functions/MultilayerPerceptron.html&gt;. </w:t>
              </w:r>
              <w:r w:rsidRPr="00750EA0">
                <w:rPr>
                  <w:noProof/>
                  <w:lang w:val="en-US"/>
                </w:rPr>
                <w:t>Acesso em: 2 Novembro 2016.</w:t>
              </w:r>
            </w:p>
            <w:p w14:paraId="0C293C13" w14:textId="77777777" w:rsidR="007C43C0" w:rsidRDefault="007C43C0" w:rsidP="007C43C0">
              <w:pPr>
                <w:pStyle w:val="Bibliography"/>
                <w:rPr>
                  <w:noProof/>
                </w:rPr>
              </w:pPr>
              <w:r w:rsidRPr="00750EA0">
                <w:rPr>
                  <w:noProof/>
                  <w:lang w:val="en-US"/>
                </w:rPr>
                <w:t xml:space="preserve">WINRICH, B. </w:t>
              </w:r>
              <w:r w:rsidRPr="00750EA0">
                <w:rPr>
                  <w:b/>
                  <w:bCs/>
                  <w:noProof/>
                  <w:lang w:val="en-US"/>
                </w:rPr>
                <w:t>Training and Source Code Generation for Artificial Neural Networks</w:t>
              </w:r>
              <w:r w:rsidRPr="00750EA0">
                <w:rPr>
                  <w:noProof/>
                  <w:lang w:val="en-US"/>
                </w:rPr>
                <w:t xml:space="preserve">. Rhode Island. 2015. Tese de Doutorado (Master of Science in Computer Science). </w:t>
              </w:r>
              <w:r>
                <w:rPr>
                  <w:noProof/>
                </w:rPr>
                <w:t>University of Rhode Island.</w:t>
              </w:r>
            </w:p>
            <w:p w14:paraId="28720E08" w14:textId="668082F4" w:rsidR="007759A3" w:rsidRDefault="007759A3" w:rsidP="007C43C0">
              <w:r>
                <w:rPr>
                  <w:b/>
                  <w:bCs/>
                  <w:noProof/>
                </w:rPr>
                <w:fldChar w:fldCharType="end"/>
              </w:r>
            </w:p>
          </w:sdtContent>
        </w:sdt>
      </w:sdtContent>
    </w:sdt>
    <w:p w14:paraId="451FE380" w14:textId="346B0DEA" w:rsidR="007759A3" w:rsidRPr="007759A3" w:rsidRDefault="007759A3" w:rsidP="007759A3"/>
    <w:sectPr w:rsidR="007759A3" w:rsidRPr="007759A3" w:rsidSect="00955F73">
      <w:headerReference w:type="default" r:id="rId83"/>
      <w:footerReference w:type="default" r:id="rId84"/>
      <w:type w:val="continuous"/>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9" w:author="Andreia Machion" w:date="2017-06-02T11:40:00Z" w:initials="AM">
    <w:p w14:paraId="028A20B5" w14:textId="2683D454" w:rsidR="00FD570E" w:rsidRDefault="00FD570E">
      <w:pPr>
        <w:pStyle w:val="CommentText"/>
      </w:pPr>
      <w:r>
        <w:rPr>
          <w:rStyle w:val="CommentReference"/>
        </w:rPr>
        <w:annotationRef/>
      </w:r>
      <w:r>
        <w:t>então, tudo isso tem que ser referenciado, pois não são definições suas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92476F7" w15:done="0"/>
  <w15:commentEx w15:paraId="6E444252" w15:done="0"/>
  <w15:commentEx w15:paraId="4E773A4F" w15:done="0"/>
  <w15:commentEx w15:paraId="5913F9F2" w15:done="0"/>
  <w15:commentEx w15:paraId="53F56093" w15:done="0"/>
  <w15:commentEx w15:paraId="0DFE9EB8" w15:done="0"/>
  <w15:commentEx w15:paraId="463D5918" w15:paraIdParent="0DFE9EB8" w15:done="0"/>
  <w15:commentEx w15:paraId="7E202961" w15:done="0"/>
  <w15:commentEx w15:paraId="7097D00E" w15:done="0"/>
  <w15:commentEx w15:paraId="2A04FE6A" w15:done="0"/>
  <w15:commentEx w15:paraId="747F053B" w15:done="0"/>
  <w15:commentEx w15:paraId="6A8C2A21" w15:done="0"/>
  <w15:commentEx w15:paraId="01EC68D2" w15:done="0"/>
  <w15:commentEx w15:paraId="23A641B2" w15:done="0"/>
  <w15:commentEx w15:paraId="635FE339" w15:done="0"/>
  <w15:commentEx w15:paraId="2D9479D7" w15:done="0"/>
  <w15:commentEx w15:paraId="5507E698" w15:done="0"/>
  <w15:commentEx w15:paraId="3B97E731" w15:done="0"/>
  <w15:commentEx w15:paraId="4CD7523A" w15:done="0"/>
  <w15:commentEx w15:paraId="6E76471F" w15:done="0"/>
  <w15:commentEx w15:paraId="204D4A7E" w15:done="0"/>
  <w15:commentEx w15:paraId="38FF1D17" w15:done="0"/>
  <w15:commentEx w15:paraId="028A20B5" w15:done="0"/>
  <w15:commentEx w15:paraId="738670B1" w15:done="0"/>
  <w15:commentEx w15:paraId="4082FBE7" w15:done="0"/>
  <w15:commentEx w15:paraId="7E445D36" w15:done="0"/>
  <w15:commentEx w15:paraId="03D0D1EC" w15:done="0"/>
  <w15:commentEx w15:paraId="4913BE0F" w15:done="0"/>
  <w15:commentEx w15:paraId="06A4F4F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7437315" w14:textId="77777777" w:rsidR="00405F12" w:rsidRDefault="00405F12" w:rsidP="002078DB">
      <w:r>
        <w:separator/>
      </w:r>
    </w:p>
    <w:p w14:paraId="71A2EDBA" w14:textId="77777777" w:rsidR="00405F12" w:rsidRDefault="00405F12" w:rsidP="002078DB"/>
    <w:p w14:paraId="1286F794" w14:textId="77777777" w:rsidR="00405F12" w:rsidRDefault="00405F12" w:rsidP="002078DB"/>
    <w:p w14:paraId="5ED497BE" w14:textId="77777777" w:rsidR="00405F12" w:rsidRDefault="00405F12" w:rsidP="002078DB"/>
    <w:p w14:paraId="1CCE4FF5" w14:textId="77777777" w:rsidR="00405F12" w:rsidRDefault="00405F12" w:rsidP="002078DB"/>
    <w:p w14:paraId="31DE2E1D" w14:textId="77777777" w:rsidR="00405F12" w:rsidRDefault="00405F12"/>
    <w:p w14:paraId="339BECA5" w14:textId="77777777" w:rsidR="00405F12" w:rsidRDefault="00405F12"/>
  </w:endnote>
  <w:endnote w:type="continuationSeparator" w:id="0">
    <w:p w14:paraId="431A7404" w14:textId="77777777" w:rsidR="00405F12" w:rsidRDefault="00405F12" w:rsidP="002078DB">
      <w:r>
        <w:continuationSeparator/>
      </w:r>
    </w:p>
    <w:p w14:paraId="68E1A12E" w14:textId="77777777" w:rsidR="00405F12" w:rsidRDefault="00405F12" w:rsidP="002078DB"/>
    <w:p w14:paraId="32F158D9" w14:textId="77777777" w:rsidR="00405F12" w:rsidRDefault="00405F12" w:rsidP="002078DB"/>
    <w:p w14:paraId="6FEA4F53" w14:textId="77777777" w:rsidR="00405F12" w:rsidRDefault="00405F12" w:rsidP="002078DB"/>
    <w:p w14:paraId="0AF222D5" w14:textId="77777777" w:rsidR="00405F12" w:rsidRDefault="00405F12" w:rsidP="002078DB"/>
    <w:p w14:paraId="062F0CA4" w14:textId="77777777" w:rsidR="00405F12" w:rsidRDefault="00405F12"/>
    <w:p w14:paraId="56049916" w14:textId="77777777" w:rsidR="00405F12" w:rsidRDefault="00405F12"/>
  </w:endnote>
  <w:endnote w:type="continuationNotice" w:id="1">
    <w:p w14:paraId="6EB6E568" w14:textId="77777777" w:rsidR="00405F12" w:rsidRDefault="00405F12">
      <w:pPr>
        <w:spacing w:after="0"/>
      </w:pPr>
    </w:p>
    <w:p w14:paraId="798BAFE7" w14:textId="77777777" w:rsidR="00405F12" w:rsidRDefault="00405F12"/>
    <w:p w14:paraId="7EE82B1F" w14:textId="77777777" w:rsidR="00405F12" w:rsidRDefault="00405F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SimSun">
    <w:altName w:val="宋体"/>
    <w:panose1 w:val="020B0606030804020204"/>
    <w:charset w:val="80"/>
    <w:family w:val="swiss"/>
    <w:pitch w:val="variable"/>
    <w:sig w:usb0="E10002EF" w:usb1="6BDFFCFB" w:usb2="00800036" w:usb3="00000000" w:csb0="003E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游ゴシック Light">
    <w:altName w:val="MS Mincho"/>
    <w:panose1 w:val="00000000000000000000"/>
    <w:charset w:val="80"/>
    <w:family w:val="roman"/>
    <w:notTrueType/>
    <w:pitch w:val="default"/>
  </w:font>
  <w:font w:name="游明朝">
    <w:altName w:val="MS Mincho"/>
    <w:panose1 w:val="00000000000000000000"/>
    <w:charset w:val="80"/>
    <w:family w:val="roman"/>
    <w:notTrueType/>
    <w:pitch w:val="default"/>
  </w:font>
  <w:font w:name="Times New Roman,Calibr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20000287" w:usb1="00000000" w:usb2="00000000" w:usb3="00000000" w:csb0="0000019F" w:csb1="00000000"/>
  </w:font>
  <w:font w:name="Arial,Calibr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31C58F" w14:textId="77777777" w:rsidR="00FD570E" w:rsidRDefault="00FD570E" w:rsidP="002078D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CA2D0F" w14:textId="77777777" w:rsidR="00405F12" w:rsidRDefault="00405F12" w:rsidP="002078DB">
      <w:r>
        <w:separator/>
      </w:r>
    </w:p>
    <w:p w14:paraId="2D2F9668" w14:textId="77777777" w:rsidR="00405F12" w:rsidRDefault="00405F12" w:rsidP="002078DB"/>
    <w:p w14:paraId="15A9D44C" w14:textId="77777777" w:rsidR="00405F12" w:rsidRDefault="00405F12" w:rsidP="002078DB"/>
    <w:p w14:paraId="2F422A26" w14:textId="77777777" w:rsidR="00405F12" w:rsidRDefault="00405F12" w:rsidP="002078DB"/>
    <w:p w14:paraId="1857B2AC" w14:textId="77777777" w:rsidR="00405F12" w:rsidRDefault="00405F12" w:rsidP="002078DB"/>
    <w:p w14:paraId="776E332B" w14:textId="77777777" w:rsidR="00405F12" w:rsidRDefault="00405F12"/>
    <w:p w14:paraId="59ADEBC9" w14:textId="77777777" w:rsidR="00405F12" w:rsidRDefault="00405F12"/>
  </w:footnote>
  <w:footnote w:type="continuationSeparator" w:id="0">
    <w:p w14:paraId="00B49871" w14:textId="77777777" w:rsidR="00405F12" w:rsidRDefault="00405F12" w:rsidP="002078DB">
      <w:r>
        <w:continuationSeparator/>
      </w:r>
    </w:p>
    <w:p w14:paraId="2B48D655" w14:textId="77777777" w:rsidR="00405F12" w:rsidRDefault="00405F12" w:rsidP="002078DB"/>
    <w:p w14:paraId="24535455" w14:textId="77777777" w:rsidR="00405F12" w:rsidRDefault="00405F12" w:rsidP="002078DB"/>
    <w:p w14:paraId="2BD70AAF" w14:textId="77777777" w:rsidR="00405F12" w:rsidRDefault="00405F12" w:rsidP="002078DB"/>
    <w:p w14:paraId="73C1B230" w14:textId="77777777" w:rsidR="00405F12" w:rsidRDefault="00405F12" w:rsidP="002078DB"/>
    <w:p w14:paraId="68DDDABD" w14:textId="77777777" w:rsidR="00405F12" w:rsidRDefault="00405F12"/>
    <w:p w14:paraId="221D75E1" w14:textId="77777777" w:rsidR="00405F12" w:rsidRDefault="00405F12"/>
  </w:footnote>
  <w:footnote w:type="continuationNotice" w:id="1">
    <w:p w14:paraId="34F94D43" w14:textId="77777777" w:rsidR="00405F12" w:rsidRDefault="00405F12">
      <w:pPr>
        <w:spacing w:after="0"/>
      </w:pPr>
    </w:p>
    <w:p w14:paraId="5B15D35D" w14:textId="77777777" w:rsidR="00405F12" w:rsidRDefault="00405F12"/>
    <w:p w14:paraId="6F5A7052" w14:textId="77777777" w:rsidR="00405F12" w:rsidRDefault="00405F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01603304"/>
      <w:docPartObj>
        <w:docPartGallery w:val="Page Numbers (Top of Page)"/>
        <w:docPartUnique/>
      </w:docPartObj>
    </w:sdtPr>
    <w:sdtEndPr>
      <w:rPr>
        <w:noProof/>
      </w:rPr>
    </w:sdtEndPr>
    <w:sdtContent>
      <w:p w14:paraId="2ECD4167" w14:textId="222AD042" w:rsidR="00FD570E" w:rsidRDefault="00FD570E">
        <w:pPr>
          <w:pStyle w:val="Header"/>
          <w:jc w:val="right"/>
        </w:pPr>
        <w:r>
          <w:fldChar w:fldCharType="begin"/>
        </w:r>
        <w:r>
          <w:instrText xml:space="preserve"> PAGE   \* MERGEFORMAT </w:instrText>
        </w:r>
        <w:r>
          <w:fldChar w:fldCharType="separate"/>
        </w:r>
        <w:r w:rsidR="00095BD3">
          <w:rPr>
            <w:noProof/>
          </w:rPr>
          <w:t>122</w:t>
        </w:r>
        <w:r>
          <w:rPr>
            <w:noProof/>
          </w:rPr>
          <w:fldChar w:fldCharType="end"/>
        </w:r>
      </w:p>
    </w:sdtContent>
  </w:sdt>
  <w:p w14:paraId="01495C43" w14:textId="77777777" w:rsidR="00FD570E" w:rsidRDefault="00FD570E">
    <w:pPr>
      <w:pStyle w:val="Header"/>
    </w:pPr>
  </w:p>
  <w:p w14:paraId="55823D46" w14:textId="77777777" w:rsidR="00FD570E" w:rsidRDefault="00FD570E"/>
  <w:p w14:paraId="0C75B551" w14:textId="77777777" w:rsidR="00FD570E" w:rsidRDefault="00FD570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1">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2">
    <w:nsid w:val="01C9345F"/>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4">
    <w:nsid w:val="03D817A2"/>
    <w:multiLevelType w:val="hybridMultilevel"/>
    <w:tmpl w:val="3398C620"/>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6953242"/>
    <w:multiLevelType w:val="hybridMultilevel"/>
    <w:tmpl w:val="9CF0484C"/>
    <w:lvl w:ilvl="0" w:tplc="F1B2F550">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0653900"/>
    <w:multiLevelType w:val="hybridMultilevel"/>
    <w:tmpl w:val="0124424E"/>
    <w:lvl w:ilvl="0" w:tplc="04160019">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184305AE"/>
    <w:multiLevelType w:val="hybridMultilevel"/>
    <w:tmpl w:val="38929D72"/>
    <w:lvl w:ilvl="0" w:tplc="9AF09688">
      <w:start w:val="1"/>
      <w:numFmt w:val="decimal"/>
      <w:lvlText w:val="%1-"/>
      <w:lvlJc w:val="left"/>
      <w:pPr>
        <w:ind w:left="720" w:hanging="360"/>
      </w:pPr>
      <w:rPr>
        <w:rFonts w:ascii="Arial" w:hAnsi="Arial" w:cs="Arial" w:hint="default"/>
        <w:b w:val="0"/>
        <w:sz w:val="20"/>
        <w:szCs w:val="2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0">
    <w:nsid w:val="32814B18"/>
    <w:multiLevelType w:val="multilevel"/>
    <w:tmpl w:val="4984D61C"/>
    <w:lvl w:ilvl="0">
      <w:start w:val="1"/>
      <w:numFmt w:val="decimal"/>
      <w:lvlText w:val="%1-"/>
      <w:lvlJc w:val="left"/>
      <w:pPr>
        <w:ind w:left="928" w:hanging="360"/>
      </w:pPr>
      <w:rPr>
        <w:b w:val="0"/>
        <w:sz w:val="20"/>
      </w:rPr>
    </w:lvl>
    <w:lvl w:ilvl="1">
      <w:start w:val="1"/>
      <w:numFmt w:val="lowerLetter"/>
      <w:lvlText w:val="%2."/>
      <w:lvlJc w:val="left"/>
      <w:pPr>
        <w:ind w:left="1648" w:hanging="360"/>
      </w:pPr>
    </w:lvl>
    <w:lvl w:ilvl="2">
      <w:start w:val="1"/>
      <w:numFmt w:val="lowerRoman"/>
      <w:lvlText w:val="%3."/>
      <w:lvlJc w:val="right"/>
      <w:pPr>
        <w:ind w:left="2368" w:hanging="180"/>
      </w:pPr>
    </w:lvl>
    <w:lvl w:ilvl="3">
      <w:start w:val="1"/>
      <w:numFmt w:val="decimal"/>
      <w:lvlText w:val="%4."/>
      <w:lvlJc w:val="left"/>
      <w:pPr>
        <w:ind w:left="3088" w:hanging="360"/>
      </w:pPr>
    </w:lvl>
    <w:lvl w:ilvl="4">
      <w:start w:val="1"/>
      <w:numFmt w:val="lowerLetter"/>
      <w:lvlText w:val="%5."/>
      <w:lvlJc w:val="left"/>
      <w:pPr>
        <w:ind w:left="3808" w:hanging="360"/>
      </w:pPr>
    </w:lvl>
    <w:lvl w:ilvl="5">
      <w:start w:val="1"/>
      <w:numFmt w:val="lowerRoman"/>
      <w:lvlText w:val="%6."/>
      <w:lvlJc w:val="right"/>
      <w:pPr>
        <w:ind w:left="4528" w:hanging="180"/>
      </w:pPr>
    </w:lvl>
    <w:lvl w:ilvl="6">
      <w:start w:val="1"/>
      <w:numFmt w:val="decimal"/>
      <w:lvlText w:val="%7."/>
      <w:lvlJc w:val="left"/>
      <w:pPr>
        <w:ind w:left="5248" w:hanging="360"/>
      </w:pPr>
    </w:lvl>
    <w:lvl w:ilvl="7">
      <w:start w:val="1"/>
      <w:numFmt w:val="lowerLetter"/>
      <w:lvlText w:val="%8."/>
      <w:lvlJc w:val="left"/>
      <w:pPr>
        <w:ind w:left="5968" w:hanging="360"/>
      </w:pPr>
    </w:lvl>
    <w:lvl w:ilvl="8">
      <w:start w:val="1"/>
      <w:numFmt w:val="lowerRoman"/>
      <w:lvlText w:val="%9."/>
      <w:lvlJc w:val="right"/>
      <w:pPr>
        <w:ind w:left="6688" w:hanging="180"/>
      </w:pPr>
    </w:lvl>
  </w:abstractNum>
  <w:abstractNum w:abstractNumId="11">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39ED0004"/>
    <w:multiLevelType w:val="hybridMultilevel"/>
    <w:tmpl w:val="3398C620"/>
    <w:lvl w:ilvl="0" w:tplc="553AF022">
      <w:start w:val="1"/>
      <w:numFmt w:val="decimal"/>
      <w:lvlText w:val="%1-"/>
      <w:lvlJc w:val="left"/>
      <w:pPr>
        <w:ind w:left="928" w:hanging="360"/>
      </w:pPr>
      <w:rPr>
        <w:rFonts w:hint="default"/>
        <w:b w:val="0"/>
      </w:rPr>
    </w:lvl>
    <w:lvl w:ilvl="1" w:tplc="04160019" w:tentative="1">
      <w:start w:val="1"/>
      <w:numFmt w:val="lowerLetter"/>
      <w:lvlText w:val="%2."/>
      <w:lvlJc w:val="left"/>
      <w:pPr>
        <w:ind w:left="1648" w:hanging="360"/>
      </w:pPr>
    </w:lvl>
    <w:lvl w:ilvl="2" w:tplc="0416001B" w:tentative="1">
      <w:start w:val="1"/>
      <w:numFmt w:val="lowerRoman"/>
      <w:lvlText w:val="%3."/>
      <w:lvlJc w:val="right"/>
      <w:pPr>
        <w:ind w:left="2368" w:hanging="180"/>
      </w:pPr>
    </w:lvl>
    <w:lvl w:ilvl="3" w:tplc="0416000F" w:tentative="1">
      <w:start w:val="1"/>
      <w:numFmt w:val="decimal"/>
      <w:lvlText w:val="%4."/>
      <w:lvlJc w:val="left"/>
      <w:pPr>
        <w:ind w:left="3088" w:hanging="360"/>
      </w:pPr>
    </w:lvl>
    <w:lvl w:ilvl="4" w:tplc="04160019" w:tentative="1">
      <w:start w:val="1"/>
      <w:numFmt w:val="lowerLetter"/>
      <w:lvlText w:val="%5."/>
      <w:lvlJc w:val="left"/>
      <w:pPr>
        <w:ind w:left="3808" w:hanging="360"/>
      </w:pPr>
    </w:lvl>
    <w:lvl w:ilvl="5" w:tplc="0416001B" w:tentative="1">
      <w:start w:val="1"/>
      <w:numFmt w:val="lowerRoman"/>
      <w:lvlText w:val="%6."/>
      <w:lvlJc w:val="right"/>
      <w:pPr>
        <w:ind w:left="4528" w:hanging="180"/>
      </w:pPr>
    </w:lvl>
    <w:lvl w:ilvl="6" w:tplc="0416000F" w:tentative="1">
      <w:start w:val="1"/>
      <w:numFmt w:val="decimal"/>
      <w:lvlText w:val="%7."/>
      <w:lvlJc w:val="left"/>
      <w:pPr>
        <w:ind w:left="5248" w:hanging="360"/>
      </w:pPr>
    </w:lvl>
    <w:lvl w:ilvl="7" w:tplc="04160019" w:tentative="1">
      <w:start w:val="1"/>
      <w:numFmt w:val="lowerLetter"/>
      <w:lvlText w:val="%8."/>
      <w:lvlJc w:val="left"/>
      <w:pPr>
        <w:ind w:left="5968" w:hanging="360"/>
      </w:pPr>
    </w:lvl>
    <w:lvl w:ilvl="8" w:tplc="0416001B" w:tentative="1">
      <w:start w:val="1"/>
      <w:numFmt w:val="lowerRoman"/>
      <w:lvlText w:val="%9."/>
      <w:lvlJc w:val="right"/>
      <w:pPr>
        <w:ind w:left="6688" w:hanging="180"/>
      </w:pPr>
    </w:lvl>
  </w:abstractNum>
  <w:abstractNum w:abstractNumId="13">
    <w:nsid w:val="41AA65FD"/>
    <w:multiLevelType w:val="hybridMultilevel"/>
    <w:tmpl w:val="B0149D4A"/>
    <w:lvl w:ilvl="0" w:tplc="ADD08FB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6">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7">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9">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676B45E7"/>
    <w:multiLevelType w:val="hybridMultilevel"/>
    <w:tmpl w:val="8DF0B6EA"/>
    <w:lvl w:ilvl="0" w:tplc="FCC224F0">
      <w:start w:val="1"/>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23">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5">
    <w:nsid w:val="6C402C6B"/>
    <w:multiLevelType w:val="hybridMultilevel"/>
    <w:tmpl w:val="CD32765A"/>
    <w:lvl w:ilvl="0" w:tplc="553AF02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27">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num w:numId="1">
    <w:abstractNumId w:val="27"/>
  </w:num>
  <w:num w:numId="2">
    <w:abstractNumId w:val="15"/>
  </w:num>
  <w:num w:numId="3">
    <w:abstractNumId w:val="1"/>
  </w:num>
  <w:num w:numId="4">
    <w:abstractNumId w:val="26"/>
  </w:num>
  <w:num w:numId="5">
    <w:abstractNumId w:val="16"/>
  </w:num>
  <w:num w:numId="6">
    <w:abstractNumId w:val="24"/>
  </w:num>
  <w:num w:numId="7">
    <w:abstractNumId w:val="3"/>
  </w:num>
  <w:num w:numId="8">
    <w:abstractNumId w:val="9"/>
  </w:num>
  <w:num w:numId="9">
    <w:abstractNumId w:val="19"/>
  </w:num>
  <w:num w:numId="10">
    <w:abstractNumId w:val="8"/>
  </w:num>
  <w:num w:numId="11">
    <w:abstractNumId w:val="10"/>
  </w:num>
  <w:num w:numId="12">
    <w:abstractNumId w:val="14"/>
  </w:num>
  <w:num w:numId="13">
    <w:abstractNumId w:val="23"/>
  </w:num>
  <w:num w:numId="14">
    <w:abstractNumId w:val="11"/>
  </w:num>
  <w:num w:numId="15">
    <w:abstractNumId w:val="20"/>
  </w:num>
  <w:num w:numId="16">
    <w:abstractNumId w:val="21"/>
  </w:num>
  <w:num w:numId="17">
    <w:abstractNumId w:val="17"/>
  </w:num>
  <w:num w:numId="18">
    <w:abstractNumId w:val="7"/>
  </w:num>
  <w:num w:numId="19">
    <w:abstractNumId w:val="18"/>
  </w:num>
  <w:num w:numId="20">
    <w:abstractNumId w:val="4"/>
  </w:num>
  <w:num w:numId="21">
    <w:abstractNumId w:val="2"/>
  </w:num>
  <w:num w:numId="22">
    <w:abstractNumId w:val="12"/>
  </w:num>
  <w:num w:numId="23">
    <w:abstractNumId w:val="5"/>
  </w:num>
  <w:num w:numId="24">
    <w:abstractNumId w:val="13"/>
  </w:num>
  <w:num w:numId="25">
    <w:abstractNumId w:val="22"/>
  </w:num>
  <w:num w:numId="26">
    <w:abstractNumId w:val="25"/>
  </w:num>
  <w:num w:numId="27">
    <w:abstractNumId w:val="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ia Machion">
    <w15:presenceInfo w15:providerId="None" w15:userId="Andreia Machi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07F3"/>
    <w:rsid w:val="00021301"/>
    <w:rsid w:val="00023496"/>
    <w:rsid w:val="000247AE"/>
    <w:rsid w:val="00025F06"/>
    <w:rsid w:val="000300A5"/>
    <w:rsid w:val="000358EF"/>
    <w:rsid w:val="00036DEE"/>
    <w:rsid w:val="000418AF"/>
    <w:rsid w:val="00042D2B"/>
    <w:rsid w:val="0004436A"/>
    <w:rsid w:val="00045F79"/>
    <w:rsid w:val="0004786F"/>
    <w:rsid w:val="000540F3"/>
    <w:rsid w:val="00055061"/>
    <w:rsid w:val="000553A7"/>
    <w:rsid w:val="00056128"/>
    <w:rsid w:val="00057682"/>
    <w:rsid w:val="00063E01"/>
    <w:rsid w:val="00067967"/>
    <w:rsid w:val="00067C3E"/>
    <w:rsid w:val="00073F4B"/>
    <w:rsid w:val="00076348"/>
    <w:rsid w:val="00076CA4"/>
    <w:rsid w:val="00084545"/>
    <w:rsid w:val="00084BAE"/>
    <w:rsid w:val="000858D8"/>
    <w:rsid w:val="00087C4E"/>
    <w:rsid w:val="00090774"/>
    <w:rsid w:val="00090B87"/>
    <w:rsid w:val="00095BD3"/>
    <w:rsid w:val="00095FE2"/>
    <w:rsid w:val="00096A17"/>
    <w:rsid w:val="000A123A"/>
    <w:rsid w:val="000A18E8"/>
    <w:rsid w:val="000A1972"/>
    <w:rsid w:val="000A4037"/>
    <w:rsid w:val="000A4FD4"/>
    <w:rsid w:val="000B100C"/>
    <w:rsid w:val="000B1415"/>
    <w:rsid w:val="000B1BDA"/>
    <w:rsid w:val="000B2491"/>
    <w:rsid w:val="000B2B52"/>
    <w:rsid w:val="000B46DF"/>
    <w:rsid w:val="000B4FCA"/>
    <w:rsid w:val="000B5230"/>
    <w:rsid w:val="000B5CD6"/>
    <w:rsid w:val="000B64E6"/>
    <w:rsid w:val="000C5E1E"/>
    <w:rsid w:val="000D0D4C"/>
    <w:rsid w:val="000D2D5B"/>
    <w:rsid w:val="000D401F"/>
    <w:rsid w:val="000D40D1"/>
    <w:rsid w:val="000D4C15"/>
    <w:rsid w:val="000D5712"/>
    <w:rsid w:val="000E573B"/>
    <w:rsid w:val="000E75D8"/>
    <w:rsid w:val="000F28F9"/>
    <w:rsid w:val="000F4F21"/>
    <w:rsid w:val="00101880"/>
    <w:rsid w:val="001024DF"/>
    <w:rsid w:val="00104708"/>
    <w:rsid w:val="00106770"/>
    <w:rsid w:val="001069D4"/>
    <w:rsid w:val="00107F4F"/>
    <w:rsid w:val="0011043B"/>
    <w:rsid w:val="001104E4"/>
    <w:rsid w:val="00110853"/>
    <w:rsid w:val="0011394A"/>
    <w:rsid w:val="00114141"/>
    <w:rsid w:val="00116C05"/>
    <w:rsid w:val="00121DEB"/>
    <w:rsid w:val="00123168"/>
    <w:rsid w:val="00125B29"/>
    <w:rsid w:val="00126031"/>
    <w:rsid w:val="0013356A"/>
    <w:rsid w:val="00135C3C"/>
    <w:rsid w:val="00136ADD"/>
    <w:rsid w:val="00137C0A"/>
    <w:rsid w:val="00137D30"/>
    <w:rsid w:val="00142F05"/>
    <w:rsid w:val="0014724F"/>
    <w:rsid w:val="00150CAE"/>
    <w:rsid w:val="00152728"/>
    <w:rsid w:val="00156B6A"/>
    <w:rsid w:val="00160A7A"/>
    <w:rsid w:val="00165D3C"/>
    <w:rsid w:val="001660AF"/>
    <w:rsid w:val="00170EFD"/>
    <w:rsid w:val="00173218"/>
    <w:rsid w:val="001736EC"/>
    <w:rsid w:val="00173B7C"/>
    <w:rsid w:val="00175EE7"/>
    <w:rsid w:val="001766EF"/>
    <w:rsid w:val="0017671A"/>
    <w:rsid w:val="00180B6A"/>
    <w:rsid w:val="001810D1"/>
    <w:rsid w:val="001814DE"/>
    <w:rsid w:val="00181D40"/>
    <w:rsid w:val="00183637"/>
    <w:rsid w:val="00184624"/>
    <w:rsid w:val="00184981"/>
    <w:rsid w:val="00191C81"/>
    <w:rsid w:val="00193296"/>
    <w:rsid w:val="00193396"/>
    <w:rsid w:val="00194E31"/>
    <w:rsid w:val="001968F5"/>
    <w:rsid w:val="001A3209"/>
    <w:rsid w:val="001A35A3"/>
    <w:rsid w:val="001A53C8"/>
    <w:rsid w:val="001A5FCA"/>
    <w:rsid w:val="001A7880"/>
    <w:rsid w:val="001B3CD2"/>
    <w:rsid w:val="001B5805"/>
    <w:rsid w:val="001B6293"/>
    <w:rsid w:val="001C4256"/>
    <w:rsid w:val="001C6220"/>
    <w:rsid w:val="001C6BAB"/>
    <w:rsid w:val="001C6C3E"/>
    <w:rsid w:val="001D0572"/>
    <w:rsid w:val="001D0635"/>
    <w:rsid w:val="001D0ACA"/>
    <w:rsid w:val="001D2ADA"/>
    <w:rsid w:val="001D37E2"/>
    <w:rsid w:val="001D44C7"/>
    <w:rsid w:val="001D7587"/>
    <w:rsid w:val="001D7B8D"/>
    <w:rsid w:val="001E07AA"/>
    <w:rsid w:val="001E6213"/>
    <w:rsid w:val="001E6EF9"/>
    <w:rsid w:val="001F0676"/>
    <w:rsid w:val="001F219C"/>
    <w:rsid w:val="001F267C"/>
    <w:rsid w:val="0020236F"/>
    <w:rsid w:val="002045AB"/>
    <w:rsid w:val="002046D6"/>
    <w:rsid w:val="002048FB"/>
    <w:rsid w:val="00206FAB"/>
    <w:rsid w:val="002078DB"/>
    <w:rsid w:val="002111F2"/>
    <w:rsid w:val="002147EE"/>
    <w:rsid w:val="00221BDC"/>
    <w:rsid w:val="002251DF"/>
    <w:rsid w:val="00225F0F"/>
    <w:rsid w:val="00226508"/>
    <w:rsid w:val="002276D8"/>
    <w:rsid w:val="0023015B"/>
    <w:rsid w:val="002301F0"/>
    <w:rsid w:val="0023243B"/>
    <w:rsid w:val="00232CA6"/>
    <w:rsid w:val="00233B56"/>
    <w:rsid w:val="00234384"/>
    <w:rsid w:val="00235660"/>
    <w:rsid w:val="002407D4"/>
    <w:rsid w:val="00241171"/>
    <w:rsid w:val="0024510A"/>
    <w:rsid w:val="00245ADC"/>
    <w:rsid w:val="00246E09"/>
    <w:rsid w:val="00251A58"/>
    <w:rsid w:val="00257062"/>
    <w:rsid w:val="002578C8"/>
    <w:rsid w:val="00257F43"/>
    <w:rsid w:val="00260270"/>
    <w:rsid w:val="002602A3"/>
    <w:rsid w:val="002606E7"/>
    <w:rsid w:val="00261B26"/>
    <w:rsid w:val="002633DE"/>
    <w:rsid w:val="00266996"/>
    <w:rsid w:val="00267991"/>
    <w:rsid w:val="00270D20"/>
    <w:rsid w:val="00286BBD"/>
    <w:rsid w:val="00293A13"/>
    <w:rsid w:val="00294F13"/>
    <w:rsid w:val="00297E79"/>
    <w:rsid w:val="00297F5E"/>
    <w:rsid w:val="002A1827"/>
    <w:rsid w:val="002A209B"/>
    <w:rsid w:val="002B1C7B"/>
    <w:rsid w:val="002B6774"/>
    <w:rsid w:val="002B79C8"/>
    <w:rsid w:val="002C097C"/>
    <w:rsid w:val="002C1FE3"/>
    <w:rsid w:val="002C3757"/>
    <w:rsid w:val="002C4B4E"/>
    <w:rsid w:val="002C6EA4"/>
    <w:rsid w:val="002CE37B"/>
    <w:rsid w:val="002D0266"/>
    <w:rsid w:val="002D759B"/>
    <w:rsid w:val="002D7C33"/>
    <w:rsid w:val="002E2FB6"/>
    <w:rsid w:val="002E38CA"/>
    <w:rsid w:val="002E66C5"/>
    <w:rsid w:val="002E7029"/>
    <w:rsid w:val="002F168E"/>
    <w:rsid w:val="002F1AD4"/>
    <w:rsid w:val="002F1F44"/>
    <w:rsid w:val="002F3555"/>
    <w:rsid w:val="002F525F"/>
    <w:rsid w:val="002F711A"/>
    <w:rsid w:val="003027CE"/>
    <w:rsid w:val="00307DBC"/>
    <w:rsid w:val="0031226B"/>
    <w:rsid w:val="00314A36"/>
    <w:rsid w:val="00314BC3"/>
    <w:rsid w:val="00316E37"/>
    <w:rsid w:val="00320207"/>
    <w:rsid w:val="0032030B"/>
    <w:rsid w:val="00320B28"/>
    <w:rsid w:val="00322820"/>
    <w:rsid w:val="00327A52"/>
    <w:rsid w:val="00327FA5"/>
    <w:rsid w:val="00330C70"/>
    <w:rsid w:val="00332873"/>
    <w:rsid w:val="00333F47"/>
    <w:rsid w:val="00335461"/>
    <w:rsid w:val="00336147"/>
    <w:rsid w:val="00337296"/>
    <w:rsid w:val="00337F94"/>
    <w:rsid w:val="00340BA4"/>
    <w:rsid w:val="00340D99"/>
    <w:rsid w:val="003417C0"/>
    <w:rsid w:val="00347E5B"/>
    <w:rsid w:val="00351424"/>
    <w:rsid w:val="00352116"/>
    <w:rsid w:val="00355BF6"/>
    <w:rsid w:val="00361EEE"/>
    <w:rsid w:val="003644D7"/>
    <w:rsid w:val="0037047E"/>
    <w:rsid w:val="00372529"/>
    <w:rsid w:val="003726B2"/>
    <w:rsid w:val="00373D43"/>
    <w:rsid w:val="00374BB7"/>
    <w:rsid w:val="003752A2"/>
    <w:rsid w:val="003774EE"/>
    <w:rsid w:val="003802F3"/>
    <w:rsid w:val="00381262"/>
    <w:rsid w:val="00381F86"/>
    <w:rsid w:val="00382580"/>
    <w:rsid w:val="00385E45"/>
    <w:rsid w:val="00385F34"/>
    <w:rsid w:val="0039098C"/>
    <w:rsid w:val="0039263D"/>
    <w:rsid w:val="00392A6D"/>
    <w:rsid w:val="00397F5C"/>
    <w:rsid w:val="003A0D17"/>
    <w:rsid w:val="003A19B6"/>
    <w:rsid w:val="003A1D26"/>
    <w:rsid w:val="003A6D8E"/>
    <w:rsid w:val="003B2E88"/>
    <w:rsid w:val="003B46E3"/>
    <w:rsid w:val="003B5449"/>
    <w:rsid w:val="003C025A"/>
    <w:rsid w:val="003C0CF2"/>
    <w:rsid w:val="003C2D22"/>
    <w:rsid w:val="003C30F9"/>
    <w:rsid w:val="003C47CF"/>
    <w:rsid w:val="003D1BC1"/>
    <w:rsid w:val="003D2C9B"/>
    <w:rsid w:val="003D5CFE"/>
    <w:rsid w:val="003E4ABC"/>
    <w:rsid w:val="003E6047"/>
    <w:rsid w:val="003F1CDB"/>
    <w:rsid w:val="003F2B96"/>
    <w:rsid w:val="003F39F6"/>
    <w:rsid w:val="003F72B3"/>
    <w:rsid w:val="0040189F"/>
    <w:rsid w:val="00401DAA"/>
    <w:rsid w:val="004037EB"/>
    <w:rsid w:val="00404D66"/>
    <w:rsid w:val="00405265"/>
    <w:rsid w:val="00405F12"/>
    <w:rsid w:val="004076EE"/>
    <w:rsid w:val="00410679"/>
    <w:rsid w:val="0041432E"/>
    <w:rsid w:val="00414C9C"/>
    <w:rsid w:val="00417961"/>
    <w:rsid w:val="00417DAE"/>
    <w:rsid w:val="00420818"/>
    <w:rsid w:val="00421162"/>
    <w:rsid w:val="004263F6"/>
    <w:rsid w:val="00427AB2"/>
    <w:rsid w:val="0043094C"/>
    <w:rsid w:val="00431F3F"/>
    <w:rsid w:val="00433553"/>
    <w:rsid w:val="00444ACE"/>
    <w:rsid w:val="004508A1"/>
    <w:rsid w:val="0045185B"/>
    <w:rsid w:val="00451AFD"/>
    <w:rsid w:val="00452B5C"/>
    <w:rsid w:val="00454C7E"/>
    <w:rsid w:val="00456548"/>
    <w:rsid w:val="00456737"/>
    <w:rsid w:val="00457226"/>
    <w:rsid w:val="00460EC9"/>
    <w:rsid w:val="00461ADF"/>
    <w:rsid w:val="0046636A"/>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C61E1"/>
    <w:rsid w:val="004D0E79"/>
    <w:rsid w:val="004D15DD"/>
    <w:rsid w:val="004D1E42"/>
    <w:rsid w:val="004D25CB"/>
    <w:rsid w:val="004D31C7"/>
    <w:rsid w:val="004D4FD0"/>
    <w:rsid w:val="004D50AB"/>
    <w:rsid w:val="004E0EDD"/>
    <w:rsid w:val="004E1FFB"/>
    <w:rsid w:val="004E6912"/>
    <w:rsid w:val="004E701A"/>
    <w:rsid w:val="004F250F"/>
    <w:rsid w:val="004F2ED6"/>
    <w:rsid w:val="004F2F3D"/>
    <w:rsid w:val="004F36BE"/>
    <w:rsid w:val="004F4763"/>
    <w:rsid w:val="004F5E75"/>
    <w:rsid w:val="00501737"/>
    <w:rsid w:val="00502C5D"/>
    <w:rsid w:val="00503707"/>
    <w:rsid w:val="00504F7D"/>
    <w:rsid w:val="00510B55"/>
    <w:rsid w:val="005121F3"/>
    <w:rsid w:val="005171C1"/>
    <w:rsid w:val="005211B5"/>
    <w:rsid w:val="005212E7"/>
    <w:rsid w:val="005244A0"/>
    <w:rsid w:val="0052620A"/>
    <w:rsid w:val="005300CA"/>
    <w:rsid w:val="00533445"/>
    <w:rsid w:val="0053431D"/>
    <w:rsid w:val="005370DE"/>
    <w:rsid w:val="005429BF"/>
    <w:rsid w:val="00543AFC"/>
    <w:rsid w:val="00545360"/>
    <w:rsid w:val="00545B66"/>
    <w:rsid w:val="005468D1"/>
    <w:rsid w:val="00546AA5"/>
    <w:rsid w:val="005474CA"/>
    <w:rsid w:val="00551965"/>
    <w:rsid w:val="00552651"/>
    <w:rsid w:val="00552EB5"/>
    <w:rsid w:val="005579BF"/>
    <w:rsid w:val="00557CED"/>
    <w:rsid w:val="0056000E"/>
    <w:rsid w:val="00561F0E"/>
    <w:rsid w:val="00562E9B"/>
    <w:rsid w:val="00563DC4"/>
    <w:rsid w:val="00564CEA"/>
    <w:rsid w:val="00566143"/>
    <w:rsid w:val="005665A4"/>
    <w:rsid w:val="00567BA1"/>
    <w:rsid w:val="00570F30"/>
    <w:rsid w:val="00572F98"/>
    <w:rsid w:val="00580802"/>
    <w:rsid w:val="00580B1C"/>
    <w:rsid w:val="0058396B"/>
    <w:rsid w:val="00583D4C"/>
    <w:rsid w:val="00585689"/>
    <w:rsid w:val="005856B2"/>
    <w:rsid w:val="005876C0"/>
    <w:rsid w:val="00590B64"/>
    <w:rsid w:val="005A451E"/>
    <w:rsid w:val="005A62EC"/>
    <w:rsid w:val="005B1AE8"/>
    <w:rsid w:val="005B46F0"/>
    <w:rsid w:val="005B5355"/>
    <w:rsid w:val="005B574B"/>
    <w:rsid w:val="005B6548"/>
    <w:rsid w:val="005C23FD"/>
    <w:rsid w:val="005C39FA"/>
    <w:rsid w:val="005D071E"/>
    <w:rsid w:val="005D0CB0"/>
    <w:rsid w:val="005D118C"/>
    <w:rsid w:val="005D34CE"/>
    <w:rsid w:val="005D4314"/>
    <w:rsid w:val="005D70E4"/>
    <w:rsid w:val="005E105D"/>
    <w:rsid w:val="005E4D56"/>
    <w:rsid w:val="005E7025"/>
    <w:rsid w:val="005E714A"/>
    <w:rsid w:val="005F024F"/>
    <w:rsid w:val="005F0606"/>
    <w:rsid w:val="005F11AA"/>
    <w:rsid w:val="005F1B8D"/>
    <w:rsid w:val="005F3056"/>
    <w:rsid w:val="005F3B9D"/>
    <w:rsid w:val="005F6F8F"/>
    <w:rsid w:val="0060425B"/>
    <w:rsid w:val="00605AEA"/>
    <w:rsid w:val="00606C6D"/>
    <w:rsid w:val="006102FB"/>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36148"/>
    <w:rsid w:val="00637CA1"/>
    <w:rsid w:val="00640D0C"/>
    <w:rsid w:val="00644B1C"/>
    <w:rsid w:val="0064631F"/>
    <w:rsid w:val="006466FA"/>
    <w:rsid w:val="006512C1"/>
    <w:rsid w:val="00653656"/>
    <w:rsid w:val="00662E07"/>
    <w:rsid w:val="0066557B"/>
    <w:rsid w:val="00665B10"/>
    <w:rsid w:val="00665E69"/>
    <w:rsid w:val="006763C9"/>
    <w:rsid w:val="006773BA"/>
    <w:rsid w:val="006812BC"/>
    <w:rsid w:val="00681B8E"/>
    <w:rsid w:val="00685829"/>
    <w:rsid w:val="00685898"/>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C5CE2"/>
    <w:rsid w:val="006D2C39"/>
    <w:rsid w:val="006D386D"/>
    <w:rsid w:val="006D3D59"/>
    <w:rsid w:val="006E15D2"/>
    <w:rsid w:val="006E4D24"/>
    <w:rsid w:val="006E625E"/>
    <w:rsid w:val="006F2113"/>
    <w:rsid w:val="006F31E1"/>
    <w:rsid w:val="006F4BBC"/>
    <w:rsid w:val="006F4C37"/>
    <w:rsid w:val="006F549A"/>
    <w:rsid w:val="006F5AF1"/>
    <w:rsid w:val="006F6B07"/>
    <w:rsid w:val="006F6FD8"/>
    <w:rsid w:val="007014F2"/>
    <w:rsid w:val="0070198C"/>
    <w:rsid w:val="00701A5B"/>
    <w:rsid w:val="00701AE4"/>
    <w:rsid w:val="00704367"/>
    <w:rsid w:val="00710D33"/>
    <w:rsid w:val="00714100"/>
    <w:rsid w:val="007146FC"/>
    <w:rsid w:val="0071521B"/>
    <w:rsid w:val="007218F5"/>
    <w:rsid w:val="007232D4"/>
    <w:rsid w:val="00723980"/>
    <w:rsid w:val="007243D4"/>
    <w:rsid w:val="00727014"/>
    <w:rsid w:val="0072703A"/>
    <w:rsid w:val="00733C22"/>
    <w:rsid w:val="00737872"/>
    <w:rsid w:val="00737BB5"/>
    <w:rsid w:val="00742877"/>
    <w:rsid w:val="007442EE"/>
    <w:rsid w:val="00746B35"/>
    <w:rsid w:val="00747A76"/>
    <w:rsid w:val="00747BC4"/>
    <w:rsid w:val="00750EA0"/>
    <w:rsid w:val="00752712"/>
    <w:rsid w:val="007616A7"/>
    <w:rsid w:val="00761C20"/>
    <w:rsid w:val="00762040"/>
    <w:rsid w:val="00762940"/>
    <w:rsid w:val="00764F4C"/>
    <w:rsid w:val="0076721C"/>
    <w:rsid w:val="007712A8"/>
    <w:rsid w:val="00772ABF"/>
    <w:rsid w:val="007734D6"/>
    <w:rsid w:val="00773CAF"/>
    <w:rsid w:val="007759A3"/>
    <w:rsid w:val="00777DC5"/>
    <w:rsid w:val="00783D6B"/>
    <w:rsid w:val="00785B39"/>
    <w:rsid w:val="007860E0"/>
    <w:rsid w:val="0078680F"/>
    <w:rsid w:val="00791D34"/>
    <w:rsid w:val="00792706"/>
    <w:rsid w:val="00795328"/>
    <w:rsid w:val="0079650A"/>
    <w:rsid w:val="00797F36"/>
    <w:rsid w:val="007A4545"/>
    <w:rsid w:val="007A5C32"/>
    <w:rsid w:val="007A663F"/>
    <w:rsid w:val="007B09E9"/>
    <w:rsid w:val="007B0E67"/>
    <w:rsid w:val="007B2562"/>
    <w:rsid w:val="007B29CE"/>
    <w:rsid w:val="007B6BA1"/>
    <w:rsid w:val="007C071B"/>
    <w:rsid w:val="007C26AB"/>
    <w:rsid w:val="007C35EA"/>
    <w:rsid w:val="007C43C0"/>
    <w:rsid w:val="007C64BC"/>
    <w:rsid w:val="007D1820"/>
    <w:rsid w:val="007D1897"/>
    <w:rsid w:val="007D33BC"/>
    <w:rsid w:val="007D4F74"/>
    <w:rsid w:val="007D55ED"/>
    <w:rsid w:val="007D795C"/>
    <w:rsid w:val="007E0D7D"/>
    <w:rsid w:val="007E53CF"/>
    <w:rsid w:val="007F4B0A"/>
    <w:rsid w:val="007F4EDD"/>
    <w:rsid w:val="00800DA6"/>
    <w:rsid w:val="00804435"/>
    <w:rsid w:val="008059B2"/>
    <w:rsid w:val="00805E6B"/>
    <w:rsid w:val="008068CE"/>
    <w:rsid w:val="00810333"/>
    <w:rsid w:val="00810B45"/>
    <w:rsid w:val="0081140C"/>
    <w:rsid w:val="00811A3C"/>
    <w:rsid w:val="0081325D"/>
    <w:rsid w:val="00815D48"/>
    <w:rsid w:val="00817DA3"/>
    <w:rsid w:val="00821077"/>
    <w:rsid w:val="00822FF3"/>
    <w:rsid w:val="00823FC6"/>
    <w:rsid w:val="00826A19"/>
    <w:rsid w:val="00830F2A"/>
    <w:rsid w:val="00836053"/>
    <w:rsid w:val="00837BE0"/>
    <w:rsid w:val="008401FD"/>
    <w:rsid w:val="0084442A"/>
    <w:rsid w:val="00846AA3"/>
    <w:rsid w:val="00847C50"/>
    <w:rsid w:val="0085109B"/>
    <w:rsid w:val="008510ED"/>
    <w:rsid w:val="00854F86"/>
    <w:rsid w:val="00856C1E"/>
    <w:rsid w:val="00856CDF"/>
    <w:rsid w:val="00860812"/>
    <w:rsid w:val="008647C5"/>
    <w:rsid w:val="00865052"/>
    <w:rsid w:val="008662A2"/>
    <w:rsid w:val="00867D2E"/>
    <w:rsid w:val="008721F5"/>
    <w:rsid w:val="0087680B"/>
    <w:rsid w:val="008813A7"/>
    <w:rsid w:val="00881494"/>
    <w:rsid w:val="00882F55"/>
    <w:rsid w:val="00886885"/>
    <w:rsid w:val="00886A90"/>
    <w:rsid w:val="00887006"/>
    <w:rsid w:val="008871AE"/>
    <w:rsid w:val="008907E0"/>
    <w:rsid w:val="008916C8"/>
    <w:rsid w:val="008920D7"/>
    <w:rsid w:val="00893289"/>
    <w:rsid w:val="00895283"/>
    <w:rsid w:val="008A02CA"/>
    <w:rsid w:val="008A16C7"/>
    <w:rsid w:val="008A2817"/>
    <w:rsid w:val="008A3645"/>
    <w:rsid w:val="008B3D95"/>
    <w:rsid w:val="008B42F0"/>
    <w:rsid w:val="008D320B"/>
    <w:rsid w:val="008D3BB7"/>
    <w:rsid w:val="008D602A"/>
    <w:rsid w:val="008E0788"/>
    <w:rsid w:val="008E1E95"/>
    <w:rsid w:val="008E5962"/>
    <w:rsid w:val="00900476"/>
    <w:rsid w:val="00900609"/>
    <w:rsid w:val="00901A83"/>
    <w:rsid w:val="0090203D"/>
    <w:rsid w:val="00903A3F"/>
    <w:rsid w:val="009114FF"/>
    <w:rsid w:val="00912668"/>
    <w:rsid w:val="0091376C"/>
    <w:rsid w:val="0091400C"/>
    <w:rsid w:val="00920F51"/>
    <w:rsid w:val="009229E2"/>
    <w:rsid w:val="00925AD1"/>
    <w:rsid w:val="00932780"/>
    <w:rsid w:val="00932807"/>
    <w:rsid w:val="00933E83"/>
    <w:rsid w:val="00942E42"/>
    <w:rsid w:val="00946377"/>
    <w:rsid w:val="00946993"/>
    <w:rsid w:val="00946E67"/>
    <w:rsid w:val="00946EBD"/>
    <w:rsid w:val="009471FC"/>
    <w:rsid w:val="009472D5"/>
    <w:rsid w:val="00955146"/>
    <w:rsid w:val="00955413"/>
    <w:rsid w:val="0095574D"/>
    <w:rsid w:val="00955F73"/>
    <w:rsid w:val="009565FD"/>
    <w:rsid w:val="009576D4"/>
    <w:rsid w:val="00957937"/>
    <w:rsid w:val="009630D6"/>
    <w:rsid w:val="009633FA"/>
    <w:rsid w:val="00964B34"/>
    <w:rsid w:val="00966DC1"/>
    <w:rsid w:val="00970AA3"/>
    <w:rsid w:val="009755DA"/>
    <w:rsid w:val="0097775F"/>
    <w:rsid w:val="00982F5C"/>
    <w:rsid w:val="00984313"/>
    <w:rsid w:val="00987CB1"/>
    <w:rsid w:val="00993339"/>
    <w:rsid w:val="0099442B"/>
    <w:rsid w:val="009A0911"/>
    <w:rsid w:val="009A1802"/>
    <w:rsid w:val="009A4F96"/>
    <w:rsid w:val="009B1CFA"/>
    <w:rsid w:val="009B2EC6"/>
    <w:rsid w:val="009B4652"/>
    <w:rsid w:val="009B6A4C"/>
    <w:rsid w:val="009C0D81"/>
    <w:rsid w:val="009C18A7"/>
    <w:rsid w:val="009C1F24"/>
    <w:rsid w:val="009C29BE"/>
    <w:rsid w:val="009D02FE"/>
    <w:rsid w:val="009D104B"/>
    <w:rsid w:val="009D549E"/>
    <w:rsid w:val="009D6B61"/>
    <w:rsid w:val="009E749C"/>
    <w:rsid w:val="009F2340"/>
    <w:rsid w:val="009F26BC"/>
    <w:rsid w:val="009F30DD"/>
    <w:rsid w:val="009F4FA6"/>
    <w:rsid w:val="009F7A5B"/>
    <w:rsid w:val="00A004AB"/>
    <w:rsid w:val="00A00EED"/>
    <w:rsid w:val="00A01A75"/>
    <w:rsid w:val="00A0243C"/>
    <w:rsid w:val="00A03F51"/>
    <w:rsid w:val="00A049A4"/>
    <w:rsid w:val="00A061D7"/>
    <w:rsid w:val="00A062B2"/>
    <w:rsid w:val="00A06447"/>
    <w:rsid w:val="00A103B9"/>
    <w:rsid w:val="00A114EB"/>
    <w:rsid w:val="00A11CF8"/>
    <w:rsid w:val="00A1573E"/>
    <w:rsid w:val="00A20296"/>
    <w:rsid w:val="00A21A44"/>
    <w:rsid w:val="00A239F2"/>
    <w:rsid w:val="00A27F33"/>
    <w:rsid w:val="00A40B00"/>
    <w:rsid w:val="00A42CDB"/>
    <w:rsid w:val="00A44990"/>
    <w:rsid w:val="00A479BE"/>
    <w:rsid w:val="00A50928"/>
    <w:rsid w:val="00A514C3"/>
    <w:rsid w:val="00A52DED"/>
    <w:rsid w:val="00A53AD0"/>
    <w:rsid w:val="00A54825"/>
    <w:rsid w:val="00A5510A"/>
    <w:rsid w:val="00A57CB2"/>
    <w:rsid w:val="00A57CF3"/>
    <w:rsid w:val="00A61697"/>
    <w:rsid w:val="00A61C94"/>
    <w:rsid w:val="00A631F8"/>
    <w:rsid w:val="00A71D9B"/>
    <w:rsid w:val="00A72230"/>
    <w:rsid w:val="00A728D9"/>
    <w:rsid w:val="00A73AF6"/>
    <w:rsid w:val="00A7469B"/>
    <w:rsid w:val="00A759AC"/>
    <w:rsid w:val="00A75DAF"/>
    <w:rsid w:val="00A76BDC"/>
    <w:rsid w:val="00A7749D"/>
    <w:rsid w:val="00A907D8"/>
    <w:rsid w:val="00A90E11"/>
    <w:rsid w:val="00AA4B50"/>
    <w:rsid w:val="00AA69E8"/>
    <w:rsid w:val="00AA6F90"/>
    <w:rsid w:val="00AA7917"/>
    <w:rsid w:val="00AB1DDB"/>
    <w:rsid w:val="00AB27BC"/>
    <w:rsid w:val="00AB2D37"/>
    <w:rsid w:val="00AB4454"/>
    <w:rsid w:val="00AB4843"/>
    <w:rsid w:val="00AB49AC"/>
    <w:rsid w:val="00AB546D"/>
    <w:rsid w:val="00AB6164"/>
    <w:rsid w:val="00AC04AA"/>
    <w:rsid w:val="00AC2895"/>
    <w:rsid w:val="00AC2965"/>
    <w:rsid w:val="00AC2CCB"/>
    <w:rsid w:val="00AD00D9"/>
    <w:rsid w:val="00AD12C8"/>
    <w:rsid w:val="00AD1BD9"/>
    <w:rsid w:val="00AD1FC5"/>
    <w:rsid w:val="00AD4C4E"/>
    <w:rsid w:val="00AD53A2"/>
    <w:rsid w:val="00AD57AF"/>
    <w:rsid w:val="00AE1E63"/>
    <w:rsid w:val="00AE5970"/>
    <w:rsid w:val="00AE7F0A"/>
    <w:rsid w:val="00AF2904"/>
    <w:rsid w:val="00AF447A"/>
    <w:rsid w:val="00AF4681"/>
    <w:rsid w:val="00AF4892"/>
    <w:rsid w:val="00AF5398"/>
    <w:rsid w:val="00B00D11"/>
    <w:rsid w:val="00B023B9"/>
    <w:rsid w:val="00B02A92"/>
    <w:rsid w:val="00B036F4"/>
    <w:rsid w:val="00B04296"/>
    <w:rsid w:val="00B064AA"/>
    <w:rsid w:val="00B11C80"/>
    <w:rsid w:val="00B2013F"/>
    <w:rsid w:val="00B2224D"/>
    <w:rsid w:val="00B24673"/>
    <w:rsid w:val="00B26B01"/>
    <w:rsid w:val="00B270AC"/>
    <w:rsid w:val="00B30399"/>
    <w:rsid w:val="00B30C89"/>
    <w:rsid w:val="00B45A09"/>
    <w:rsid w:val="00B46660"/>
    <w:rsid w:val="00B475F4"/>
    <w:rsid w:val="00B5047C"/>
    <w:rsid w:val="00B504BA"/>
    <w:rsid w:val="00B50C45"/>
    <w:rsid w:val="00B529CC"/>
    <w:rsid w:val="00B55EA5"/>
    <w:rsid w:val="00B5615B"/>
    <w:rsid w:val="00B5775B"/>
    <w:rsid w:val="00B610E9"/>
    <w:rsid w:val="00B630C9"/>
    <w:rsid w:val="00B66A75"/>
    <w:rsid w:val="00B800D5"/>
    <w:rsid w:val="00B81B91"/>
    <w:rsid w:val="00B82674"/>
    <w:rsid w:val="00B82EBB"/>
    <w:rsid w:val="00B91DD3"/>
    <w:rsid w:val="00B933AA"/>
    <w:rsid w:val="00BA473C"/>
    <w:rsid w:val="00BA50E3"/>
    <w:rsid w:val="00BA564B"/>
    <w:rsid w:val="00BA74BF"/>
    <w:rsid w:val="00BA7BE7"/>
    <w:rsid w:val="00BB009A"/>
    <w:rsid w:val="00BB012F"/>
    <w:rsid w:val="00BB0B03"/>
    <w:rsid w:val="00BB19B8"/>
    <w:rsid w:val="00BB3113"/>
    <w:rsid w:val="00BB4D42"/>
    <w:rsid w:val="00BB5B5E"/>
    <w:rsid w:val="00BC1E3B"/>
    <w:rsid w:val="00BC2026"/>
    <w:rsid w:val="00BC3D1B"/>
    <w:rsid w:val="00BC475F"/>
    <w:rsid w:val="00BC7844"/>
    <w:rsid w:val="00BC7D48"/>
    <w:rsid w:val="00BD339E"/>
    <w:rsid w:val="00BD5005"/>
    <w:rsid w:val="00BD6299"/>
    <w:rsid w:val="00BD7252"/>
    <w:rsid w:val="00BD7770"/>
    <w:rsid w:val="00BE22A6"/>
    <w:rsid w:val="00BF7DFC"/>
    <w:rsid w:val="00C01073"/>
    <w:rsid w:val="00C0152C"/>
    <w:rsid w:val="00C0155D"/>
    <w:rsid w:val="00C04152"/>
    <w:rsid w:val="00C06010"/>
    <w:rsid w:val="00C0680F"/>
    <w:rsid w:val="00C07063"/>
    <w:rsid w:val="00C07590"/>
    <w:rsid w:val="00C109A2"/>
    <w:rsid w:val="00C11719"/>
    <w:rsid w:val="00C11AB1"/>
    <w:rsid w:val="00C14377"/>
    <w:rsid w:val="00C1541C"/>
    <w:rsid w:val="00C15E02"/>
    <w:rsid w:val="00C20015"/>
    <w:rsid w:val="00C23C18"/>
    <w:rsid w:val="00C30DB4"/>
    <w:rsid w:val="00C3518C"/>
    <w:rsid w:val="00C40084"/>
    <w:rsid w:val="00C40993"/>
    <w:rsid w:val="00C40F95"/>
    <w:rsid w:val="00C41251"/>
    <w:rsid w:val="00C412D5"/>
    <w:rsid w:val="00C446C9"/>
    <w:rsid w:val="00C44DA2"/>
    <w:rsid w:val="00C47032"/>
    <w:rsid w:val="00C515C6"/>
    <w:rsid w:val="00C517EF"/>
    <w:rsid w:val="00C538FE"/>
    <w:rsid w:val="00C53927"/>
    <w:rsid w:val="00C53E38"/>
    <w:rsid w:val="00C60C63"/>
    <w:rsid w:val="00C63693"/>
    <w:rsid w:val="00C63A3A"/>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A2F21"/>
    <w:rsid w:val="00CA4C5F"/>
    <w:rsid w:val="00CB3598"/>
    <w:rsid w:val="00CC0D2C"/>
    <w:rsid w:val="00CC4264"/>
    <w:rsid w:val="00CC454B"/>
    <w:rsid w:val="00CC485D"/>
    <w:rsid w:val="00CC584F"/>
    <w:rsid w:val="00CC63B4"/>
    <w:rsid w:val="00CC66B0"/>
    <w:rsid w:val="00CC7A9D"/>
    <w:rsid w:val="00CD4188"/>
    <w:rsid w:val="00CD473C"/>
    <w:rsid w:val="00CD55E6"/>
    <w:rsid w:val="00CD658A"/>
    <w:rsid w:val="00CE0A26"/>
    <w:rsid w:val="00CE0B7B"/>
    <w:rsid w:val="00CE1EB3"/>
    <w:rsid w:val="00CE3FC3"/>
    <w:rsid w:val="00CE4E67"/>
    <w:rsid w:val="00CF289B"/>
    <w:rsid w:val="00CF4750"/>
    <w:rsid w:val="00CF4F09"/>
    <w:rsid w:val="00CF62CE"/>
    <w:rsid w:val="00D003CB"/>
    <w:rsid w:val="00D00A4D"/>
    <w:rsid w:val="00D01558"/>
    <w:rsid w:val="00D0228F"/>
    <w:rsid w:val="00D07015"/>
    <w:rsid w:val="00D07A56"/>
    <w:rsid w:val="00D16F15"/>
    <w:rsid w:val="00D21753"/>
    <w:rsid w:val="00D22981"/>
    <w:rsid w:val="00D24458"/>
    <w:rsid w:val="00D244C1"/>
    <w:rsid w:val="00D26A09"/>
    <w:rsid w:val="00D307B3"/>
    <w:rsid w:val="00D323E0"/>
    <w:rsid w:val="00D35775"/>
    <w:rsid w:val="00D37837"/>
    <w:rsid w:val="00D4106B"/>
    <w:rsid w:val="00D42852"/>
    <w:rsid w:val="00D4699B"/>
    <w:rsid w:val="00D5138D"/>
    <w:rsid w:val="00D51948"/>
    <w:rsid w:val="00D52DD5"/>
    <w:rsid w:val="00D562D0"/>
    <w:rsid w:val="00D621AC"/>
    <w:rsid w:val="00D62881"/>
    <w:rsid w:val="00D646E8"/>
    <w:rsid w:val="00D663F1"/>
    <w:rsid w:val="00D664BD"/>
    <w:rsid w:val="00D70005"/>
    <w:rsid w:val="00D70820"/>
    <w:rsid w:val="00D709F2"/>
    <w:rsid w:val="00D71036"/>
    <w:rsid w:val="00D71AB3"/>
    <w:rsid w:val="00D72BF2"/>
    <w:rsid w:val="00D73CB0"/>
    <w:rsid w:val="00D7436C"/>
    <w:rsid w:val="00D80410"/>
    <w:rsid w:val="00D813F5"/>
    <w:rsid w:val="00D818C4"/>
    <w:rsid w:val="00D83D40"/>
    <w:rsid w:val="00D8699C"/>
    <w:rsid w:val="00D9019A"/>
    <w:rsid w:val="00D90EFF"/>
    <w:rsid w:val="00D92211"/>
    <w:rsid w:val="00D934DE"/>
    <w:rsid w:val="00D93C67"/>
    <w:rsid w:val="00DA09C4"/>
    <w:rsid w:val="00DA40B7"/>
    <w:rsid w:val="00DA4897"/>
    <w:rsid w:val="00DB481B"/>
    <w:rsid w:val="00DB5823"/>
    <w:rsid w:val="00DC501B"/>
    <w:rsid w:val="00DC7470"/>
    <w:rsid w:val="00DD0B56"/>
    <w:rsid w:val="00DD5470"/>
    <w:rsid w:val="00DD78A8"/>
    <w:rsid w:val="00DD78DA"/>
    <w:rsid w:val="00DE05AA"/>
    <w:rsid w:val="00DE0A57"/>
    <w:rsid w:val="00DE19C4"/>
    <w:rsid w:val="00DE3612"/>
    <w:rsid w:val="00DE5F23"/>
    <w:rsid w:val="00DE76B2"/>
    <w:rsid w:val="00DE7F98"/>
    <w:rsid w:val="00DF2DDC"/>
    <w:rsid w:val="00DF7A4E"/>
    <w:rsid w:val="00E0085F"/>
    <w:rsid w:val="00E01A23"/>
    <w:rsid w:val="00E03D25"/>
    <w:rsid w:val="00E03F21"/>
    <w:rsid w:val="00E0511E"/>
    <w:rsid w:val="00E05581"/>
    <w:rsid w:val="00E07BE5"/>
    <w:rsid w:val="00E10491"/>
    <w:rsid w:val="00E11903"/>
    <w:rsid w:val="00E13B95"/>
    <w:rsid w:val="00E1583B"/>
    <w:rsid w:val="00E15E81"/>
    <w:rsid w:val="00E1636E"/>
    <w:rsid w:val="00E17876"/>
    <w:rsid w:val="00E231A3"/>
    <w:rsid w:val="00E24C2C"/>
    <w:rsid w:val="00E25720"/>
    <w:rsid w:val="00E26A47"/>
    <w:rsid w:val="00E3064B"/>
    <w:rsid w:val="00E328A3"/>
    <w:rsid w:val="00E354EB"/>
    <w:rsid w:val="00E37A86"/>
    <w:rsid w:val="00E414D9"/>
    <w:rsid w:val="00E43379"/>
    <w:rsid w:val="00E43E32"/>
    <w:rsid w:val="00E44B6D"/>
    <w:rsid w:val="00E46DC0"/>
    <w:rsid w:val="00E4743D"/>
    <w:rsid w:val="00E52A18"/>
    <w:rsid w:val="00E53645"/>
    <w:rsid w:val="00E55F4E"/>
    <w:rsid w:val="00E6351C"/>
    <w:rsid w:val="00E66DCF"/>
    <w:rsid w:val="00E740A4"/>
    <w:rsid w:val="00E7785B"/>
    <w:rsid w:val="00E8653F"/>
    <w:rsid w:val="00E92237"/>
    <w:rsid w:val="00E929DD"/>
    <w:rsid w:val="00E92E50"/>
    <w:rsid w:val="00EA0CB5"/>
    <w:rsid w:val="00EA2722"/>
    <w:rsid w:val="00EA574F"/>
    <w:rsid w:val="00EB043A"/>
    <w:rsid w:val="00EB155A"/>
    <w:rsid w:val="00EB4787"/>
    <w:rsid w:val="00EB4B83"/>
    <w:rsid w:val="00EB5650"/>
    <w:rsid w:val="00EC070C"/>
    <w:rsid w:val="00EC18C2"/>
    <w:rsid w:val="00EC3A24"/>
    <w:rsid w:val="00EC5246"/>
    <w:rsid w:val="00EC69BF"/>
    <w:rsid w:val="00EC7ABA"/>
    <w:rsid w:val="00ED294E"/>
    <w:rsid w:val="00ED5619"/>
    <w:rsid w:val="00ED5B11"/>
    <w:rsid w:val="00ED6D07"/>
    <w:rsid w:val="00EE524E"/>
    <w:rsid w:val="00EE61F1"/>
    <w:rsid w:val="00EF45D2"/>
    <w:rsid w:val="00F01EF1"/>
    <w:rsid w:val="00F03448"/>
    <w:rsid w:val="00F0378C"/>
    <w:rsid w:val="00F059F7"/>
    <w:rsid w:val="00F05B09"/>
    <w:rsid w:val="00F07837"/>
    <w:rsid w:val="00F07B1B"/>
    <w:rsid w:val="00F13D3B"/>
    <w:rsid w:val="00F17C35"/>
    <w:rsid w:val="00F2086E"/>
    <w:rsid w:val="00F20E02"/>
    <w:rsid w:val="00F238D5"/>
    <w:rsid w:val="00F240BD"/>
    <w:rsid w:val="00F25991"/>
    <w:rsid w:val="00F27119"/>
    <w:rsid w:val="00F2786B"/>
    <w:rsid w:val="00F308B3"/>
    <w:rsid w:val="00F30CAA"/>
    <w:rsid w:val="00F3318D"/>
    <w:rsid w:val="00F342E7"/>
    <w:rsid w:val="00F34F8B"/>
    <w:rsid w:val="00F35F26"/>
    <w:rsid w:val="00F374C1"/>
    <w:rsid w:val="00F42C3B"/>
    <w:rsid w:val="00F43CCB"/>
    <w:rsid w:val="00F442B1"/>
    <w:rsid w:val="00F464CB"/>
    <w:rsid w:val="00F469B0"/>
    <w:rsid w:val="00F50D1D"/>
    <w:rsid w:val="00F5106B"/>
    <w:rsid w:val="00F54397"/>
    <w:rsid w:val="00F55511"/>
    <w:rsid w:val="00F67565"/>
    <w:rsid w:val="00F71B19"/>
    <w:rsid w:val="00F7423C"/>
    <w:rsid w:val="00F779CF"/>
    <w:rsid w:val="00F846AC"/>
    <w:rsid w:val="00F86DEB"/>
    <w:rsid w:val="00F87990"/>
    <w:rsid w:val="00F92C14"/>
    <w:rsid w:val="00F9395E"/>
    <w:rsid w:val="00F94C96"/>
    <w:rsid w:val="00FA2FFE"/>
    <w:rsid w:val="00FA465C"/>
    <w:rsid w:val="00FA4FF8"/>
    <w:rsid w:val="00FA531B"/>
    <w:rsid w:val="00FB08CB"/>
    <w:rsid w:val="00FB12C4"/>
    <w:rsid w:val="00FB13F6"/>
    <w:rsid w:val="00FB2BA5"/>
    <w:rsid w:val="00FB47EB"/>
    <w:rsid w:val="00FB5495"/>
    <w:rsid w:val="00FB6D91"/>
    <w:rsid w:val="00FC6CCF"/>
    <w:rsid w:val="00FD16D4"/>
    <w:rsid w:val="00FD2B06"/>
    <w:rsid w:val="00FD570E"/>
    <w:rsid w:val="00FE2B02"/>
    <w:rsid w:val="00FE2C3B"/>
    <w:rsid w:val="00FE33A8"/>
    <w:rsid w:val="00FE3EF2"/>
    <w:rsid w:val="00FE4113"/>
    <w:rsid w:val="00FE621B"/>
    <w:rsid w:val="00FF0628"/>
    <w:rsid w:val="00FF0A7B"/>
    <w:rsid w:val="00FF16DC"/>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t-BR"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footer" w:uiPriority="0"/>
    <w:lsdException w:name="caption" w:semiHidden="0" w:uiPriority="35" w:unhideWhenUsed="0" w:qFormat="1"/>
    <w:lsdException w:name="footnote reference" w:uiPriority="0"/>
    <w:lsdException w:name="annotation reference" w:uiPriority="0"/>
    <w:lsdException w:name="page number" w:uiPriority="0"/>
    <w:lsdException w:name="endnote reference"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0" w:unhideWhenUsed="0" w:qFormat="1"/>
    <w:lsdException w:name="Emphasis" w:semiHidden="0" w:uiPriority="20" w:unhideWhenUsed="0" w:qFormat="1"/>
    <w:lsdException w:name="HTML Preformatted" w:uiPriority="0"/>
    <w:lsdException w:name="HTML Typewriter" w:uiPriority="0"/>
    <w:lsdException w:name="annotation subject" w:uiPriority="0"/>
    <w:lsdException w:name="Balloon Text" w:uiPriority="0"/>
    <w:lsdException w:name="Table Grid" w:semiHidden="0" w:uiPriority="59"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uiPriority="70"/>
    <w:lsdException w:name="TOC Heading" w:uiPriority="39" w:qFormat="1"/>
  </w:latentStyles>
  <w:style w:type="paragraph" w:default="1" w:styleId="Normal">
    <w:name w:val="Normal"/>
    <w:qFormat/>
    <w:rsid w:val="000D401F"/>
    <w:pPr>
      <w:suppressAutoHyphens/>
      <w:spacing w:after="120" w:line="360" w:lineRule="auto"/>
      <w:ind w:firstLine="709"/>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19"/>
      </w:numPr>
      <w:jc w:val="left"/>
      <w:outlineLvl w:val="0"/>
    </w:pPr>
    <w:rPr>
      <w:rFonts w:cs="Arial"/>
      <w:b/>
      <w:sz w:val="32"/>
    </w:rPr>
  </w:style>
  <w:style w:type="paragraph" w:styleId="Heading2">
    <w:name w:val="heading 2"/>
    <w:basedOn w:val="Normal"/>
    <w:next w:val="Normal"/>
    <w:qFormat/>
    <w:rsid w:val="00AD1FC5"/>
    <w:pPr>
      <w:keepNext/>
      <w:numPr>
        <w:ilvl w:val="1"/>
        <w:numId w:val="19"/>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19"/>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19"/>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uiPriority w:val="39"/>
    <w:pPr>
      <w:suppressLineNumbers w:val="0"/>
      <w:ind w:left="960"/>
    </w:pPr>
    <w:rPr>
      <w:rFonts w:asciiTheme="minorHAnsi" w:hAnsiTheme="minorHAnsi" w:cs="Times New Roman"/>
      <w:sz w:val="18"/>
      <w:szCs w:val="18"/>
    </w:rPr>
  </w:style>
  <w:style w:type="paragraph" w:styleId="TOC6">
    <w:name w:val="toc 6"/>
    <w:basedOn w:val="ndice"/>
    <w:uiPriority w:val="39"/>
    <w:pPr>
      <w:suppressLineNumbers w:val="0"/>
      <w:ind w:left="1200"/>
    </w:pPr>
    <w:rPr>
      <w:rFonts w:asciiTheme="minorHAnsi" w:hAnsiTheme="minorHAnsi" w:cs="Times New Roman"/>
      <w:sz w:val="18"/>
      <w:szCs w:val="18"/>
    </w:rPr>
  </w:style>
  <w:style w:type="paragraph" w:styleId="TOC7">
    <w:name w:val="toc 7"/>
    <w:basedOn w:val="ndice"/>
    <w:uiPriority w:val="39"/>
    <w:pPr>
      <w:suppressLineNumbers w:val="0"/>
      <w:ind w:left="1440"/>
    </w:pPr>
    <w:rPr>
      <w:rFonts w:asciiTheme="minorHAnsi" w:hAnsiTheme="minorHAnsi" w:cs="Times New Roman"/>
      <w:sz w:val="18"/>
      <w:szCs w:val="18"/>
    </w:rPr>
  </w:style>
  <w:style w:type="paragraph" w:styleId="TOC8">
    <w:name w:val="toc 8"/>
    <w:basedOn w:val="ndice"/>
    <w:uiPriority w:val="39"/>
    <w:pPr>
      <w:suppressLineNumbers w:val="0"/>
      <w:ind w:left="1680"/>
    </w:pPr>
    <w:rPr>
      <w:rFonts w:asciiTheme="minorHAnsi" w:hAnsiTheme="minorHAnsi" w:cs="Times New Roman"/>
      <w:sz w:val="18"/>
      <w:szCs w:val="18"/>
    </w:rPr>
  </w:style>
  <w:style w:type="paragraph" w:styleId="TOC9">
    <w:name w:val="toc 9"/>
    <w:basedOn w:val="ndice"/>
    <w:uiPriority w:val="39"/>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1"/>
      </w:numPr>
      <w:suppressAutoHyphens w:val="0"/>
      <w:spacing w:before="720" w:after="240"/>
    </w:pPr>
    <w:rPr>
      <w:b/>
      <w:szCs w:val="20"/>
      <w:lang w:val="en-AU" w:eastAsia="pt-BR"/>
    </w:rPr>
  </w:style>
  <w:style w:type="paragraph" w:customStyle="1" w:styleId="Titulo1">
    <w:name w:val="Titulo 1"/>
    <w:basedOn w:val="Normal"/>
    <w:rsid w:val="00D26A09"/>
    <w:pPr>
      <w:numPr>
        <w:numId w:val="1"/>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1"/>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 w:type="character" w:styleId="PlaceholderText">
    <w:name w:val="Placeholder Text"/>
    <w:basedOn w:val="DefaultParagraphFont"/>
    <w:uiPriority w:val="99"/>
    <w:unhideWhenUsed/>
    <w:rsid w:val="00EC07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35936678">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224797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028277">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2.png"/><Relationship Id="rId92"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comments" Target="comments.xm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yperlink" Target="https://fred.stlouisfed.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header" Target="header1.xml"/><Relationship Id="rId91"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7</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29</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32</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9</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27</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47</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48</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21</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30</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6</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18</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22</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8</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10</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11</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49</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24</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50</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31</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25</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51</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13</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28</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3</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19</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12</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5</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20</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33</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34</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38</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43</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44</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4</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26</b:RefOrder>
  </b:Source>
  <b:Source>
    <b:Tag>Ora14</b:Tag>
    <b:SourceType>InternetSite</b:SourceType>
    <b:Guid>{15956ACD-92E9-4091-8508-AAC45BED64C3}</b:Guid>
    <b:Title>Articles</b:Title>
    <b:Year>2014</b:Year>
    <b:Author>
      <b:Author>
        <b:Corporate>Oracle</b:Corporate>
      </b:Author>
    </b:Author>
    <b:InternetSiteTitle>Oracle Tech Network Articles</b:InternetSiteTitle>
    <b:YearAccessed>2017</b:YearAccessed>
    <b:MonthAccessed>Abril</b:MonthAccessed>
    <b:DayAccessed>11</b:DayAccessed>
    <b:URL>http://www.oracle.com/technetwork/articles/java/ma14-java-se-8-streams-2177646.html</b:URL>
    <b:RefOrder>46</b:RefOrder>
  </b:Source>
  <b:Source>
    <b:Tag>Jav14</b:Tag>
    <b:SourceType>Patent</b:SourceType>
    <b:Guid>{245CE662-8C4B-4C04-A444-F9AD5EEFACA5}</b:Guid>
    <b:Author>
      <b:Inventor>
        <b:NameList>
          <b:Person>
            <b:Last>Oracle</b:Last>
          </b:Person>
        </b:NameList>
      </b:Inventor>
    </b:Author>
    <b:Title>Java 8</b:Title>
    <b:Year>2014</b:Year>
    <b:RefOrder>15</b:RefOrder>
  </b:Source>
  <b:Source>
    <b:Tag>Sti14</b:Tag>
    <b:SourceType>Patent</b:SourceType>
    <b:Guid>{2DAE2971-F1F4-411F-9BB6-629682CDB878}</b:Guid>
    <b:Author>
      <b:Inventor>
        <b:NameList>
          <b:Person>
            <b:Last>Strickx</b:Last>
            <b:First>Stijn</b:First>
          </b:Person>
        </b:NameList>
      </b:Inventor>
    </b:Author>
    <b:Title>Yahoofinance-api</b:Title>
    <b:Year>2014</b:Year>
    <b:RefOrder>16</b:RefOrder>
  </b:Source>
  <b:Source>
    <b:Tag>Hea13</b:Tag>
    <b:SourceType>Patent</b:SourceType>
    <b:Guid>{587B26D8-89EA-436E-835A-F1CA1A609831}</b:Guid>
    <b:Author>
      <b:Inventor>
        <b:NameList>
          <b:Person>
            <b:Last>Research</b:Last>
            <b:First>Heaton</b:First>
          </b:Person>
        </b:NameList>
      </b:Inventor>
    </b:Author>
    <b:Title>Encog</b:Title>
    <b:Year>2013</b:Year>
    <b:RefOrder>17</b:RefOrder>
  </b:Source>
  <b:Source>
    <b:Tag>FRA98</b:Tag>
    <b:SourceType>Patent</b:SourceType>
    <b:Guid>{6252E83A-EECA-4417-A9AD-FA04A0290DBA}</b:Guid>
    <b:Author>
      <b:Inventor>
        <b:NameList>
          <b:Person>
            <b:Last>FRANZ AG</b:Last>
            <b:First>OLSOFT</b:First>
            <b:Middle>LLC.</b:Middle>
          </b:Person>
        </b:NameList>
      </b:Inventor>
    </b:Author>
    <b:Title>Neuro XL</b:Title>
    <b:Year>1998</b:Year>
    <b:RefOrder>35</b:RefOrder>
  </b:Source>
  <b:Source>
    <b:Tag>Wat10</b:Tag>
    <b:SourceType>Patent</b:SourceType>
    <b:Guid>{E60E64A1-3AC3-4C39-9A15-1134F3A157C3}</b:Guid>
    <b:Author>
      <b:Inventor>
        <b:NameList>
          <b:Person>
            <b:Last>of</b:Last>
            <b:First>Water</b:First>
            <b:Middle>Systems research group at the University of Adelaide School</b:Middle>
          </b:Person>
        </b:NameList>
      </b:Inventor>
    </b:Author>
    <b:Title>Neural Network Excel Add-in</b:Title>
    <b:Year>2010</b:Year>
    <b:RefOrder>52</b:RefOrder>
  </b:Source>
  <b:Source>
    <b:Tag>Uni</b:Tag>
    <b:SourceType>Patent</b:SourceType>
    <b:Guid>{6A61ABC6-B9AA-4F62-A95A-82B64E3A6CB3}</b:Guid>
    <b:Author>
      <b:Inventor>
        <b:NameList>
          <b:Person>
            <b:Last>Adelaide</b:Last>
            <b:First>University</b:First>
            <b:Middle>of</b:Middle>
          </b:Person>
        </b:NameList>
      </b:Inventor>
    </b:Author>
    <b:Title>Neural Network Excel Add-in</b:Title>
    <b:Year>2010</b:Year>
    <b:RefOrder>36</b:RefOrder>
  </b:Source>
  <b:Source>
    <b:Tag>Uni16</b:Tag>
    <b:SourceType>InternetSite</b:SourceType>
    <b:Guid>{5308B106-2326-48C4-9AC0-78F6035F9426}</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Year>2010</b:Year>
    <b:RefOrder>37</b:RefOrder>
  </b:Source>
  <b:Source>
    <b:Tag>Wek16</b:Tag>
    <b:SourceType>InternetSite</b:SourceType>
    <b:Guid>{9CBCAA72-8BB8-425D-84B9-DB04EC017D07}</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Year>2010</b:Year>
    <b:RefOrder>39</b:RefOrder>
  </b:Source>
  <b:Source>
    <b:Tag>Neu16</b:Tag>
    <b:SourceType>InternetSite</b:SourceType>
    <b:Guid>{A341EE6F-4D5D-40C4-9386-493C69560A1A}</b:Guid>
    <b:LCID>en-US</b:LCID>
    <b:Author>
      <b:Author>
        <b:Corporate>Neuroph</b:Corporate>
      </b:Author>
    </b:Author>
    <b:Title>Neuroph v2.92</b:Title>
    <b:InternetSiteTitle>Neuroph</b:InternetSiteTitle>
    <b:YearAccessed>2016</b:YearAccessed>
    <b:MonthAccessed>Novembro</b:MonthAccessed>
    <b:DayAccessed>2</b:DayAccessed>
    <b:URL>http://neuroph.sourceforge.net/</b:URL>
    <b:Year>2008</b:Year>
    <b:RefOrder>40</b:RefOrder>
  </b:Source>
  <b:Source>
    <b:Tag>Mat16</b:Tag>
    <b:SourceType>InternetSite</b:SourceType>
    <b:Guid>{468CFEA0-6E71-4EBE-A1C8-6660832D0A76}</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Year>2007</b:Year>
    <b:RefOrder>42</b:RefOrder>
  </b:Source>
  <b:Source>
    <b:Tag>Ian10</b:Tag>
    <b:SourceType>Book</b:SourceType>
    <b:Guid>{84C76D4C-0980-4A80-8295-90192AC70622}</b:Guid>
    <b:Title>Software engineering</b:Title>
    <b:Year>2010</b:Year>
    <b:Author>
      <b:Author>
        <b:NameList>
          <b:Person>
            <b:Last>Sommerville</b:Last>
            <b:First>Ian</b:First>
          </b:Person>
        </b:NameList>
      </b:Author>
    </b:Author>
    <b:City>Pearson</b:City>
    <b:Edition>9th</b:Edition>
    <b:RefOrder>45</b:RefOrder>
  </b:Source>
  <b:Source>
    <b:Tag>Rod13</b:Tag>
    <b:SourceType>Report</b:SourceType>
    <b:Guid>{47EABDDC-197E-49DD-AF52-6851072D54BE}</b:Guid>
    <b:Title>Construção do livro de ofertas a partir de dados de alta frequência e um algoritmo de predição de valores baseado em técnicas de agrupamento e regressão linear</b:Title>
    <b:Year>2013</b:Year>
    <b:City>São Paulo</b:City>
    <b:Institution>Universidade de São Paulo</b:Institution>
    <b:Author>
      <b:Author>
        <b:NameList>
          <b:Person>
            <b:Last>Moreira</b:Last>
            <b:First>Rodrigo</b:First>
            <b:Middle>Bossini Tavares</b:Middle>
          </b:Person>
        </b:NameList>
      </b:Author>
    </b:Author>
    <b:RefOrder>14</b:RefOrder>
  </b:Source>
</b:Sources>
</file>

<file path=customXml/itemProps1.xml><?xml version="1.0" encoding="utf-8"?>
<ds:datastoreItem xmlns:ds="http://schemas.openxmlformats.org/officeDocument/2006/customXml" ds:itemID="{9DC7742E-5181-4ECE-8475-F1D299184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128</Pages>
  <Words>17498</Words>
  <Characters>99740</Characters>
  <Application>Microsoft Office Word</Application>
  <DocSecurity>0</DocSecurity>
  <Lines>831</Lines>
  <Paragraphs>234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TCC - Prediction Stocks</vt:lpstr>
    </vt:vector>
  </TitlesOfParts>
  <Company>Faculdade de Tecnologia de Garça</Company>
  <LinksUpToDate>false</LinksUpToDate>
  <CharactersWithSpaces>117004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creator>.;Mário Thomaz Aprá</dc:creator>
  <cp:lastModifiedBy>mario</cp:lastModifiedBy>
  <cp:revision>4</cp:revision>
  <cp:lastPrinted>2008-02-20T17:37:00Z</cp:lastPrinted>
  <dcterms:created xsi:type="dcterms:W3CDTF">2017-07-15T12:11:00Z</dcterms:created>
  <dcterms:modified xsi:type="dcterms:W3CDTF">2017-07-15T12:41:00Z</dcterms:modified>
</cp:coreProperties>
</file>