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fldSimple w:instr=" SEQ Figura \* ARABIC ">
        <w:r w:rsidR="00A114EB">
          <w:rPr>
            <w:noProof/>
          </w:rPr>
          <w:t>1</w:t>
        </w:r>
      </w:fldSimple>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fldSimple w:instr=" SEQ Figura \* ARABIC ">
        <w:r w:rsidR="00A114EB">
          <w:rPr>
            <w:noProof/>
          </w:rPr>
          <w:t>2</w:t>
        </w:r>
      </w:fldSimple>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fldSimple w:instr=" SEQ Figura \* ARABIC ">
        <w:r w:rsidR="00404D66">
          <w:rPr>
            <w:noProof/>
          </w:rPr>
          <w:t>3</w:t>
        </w:r>
      </w:fldSimple>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67"/>
      <w:bookmarkStart w:id="83" w:name="_Ref484419251"/>
      <w:r>
        <w:lastRenderedPageBreak/>
        <w:t xml:space="preserve">Figura </w:t>
      </w:r>
      <w:fldSimple w:instr=" SEQ Figura \* ARABIC ">
        <w:r w:rsidR="00404D66">
          <w:rPr>
            <w:noProof/>
          </w:rPr>
          <w:t>4</w:t>
        </w:r>
      </w:fldSimple>
      <w:bookmarkEnd w:id="82"/>
      <w:r w:rsidRPr="00A15138">
        <w:t>. TLFN focada.</w:t>
      </w:r>
      <w:bookmarkEnd w:id="81"/>
      <w:bookmarkEnd w:id="83"/>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fldSimple w:instr=" SEQ Figura \* ARABIC ">
        <w:r w:rsidR="00A114EB">
          <w:rPr>
            <w:noProof/>
          </w:rPr>
          <w:t>10</w:t>
        </w:r>
      </w:fldSimple>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fldSimple w:instr=" SEQ Figura \* ARABIC ">
        <w:r w:rsidR="00A114EB">
          <w:rPr>
            <w:noProof/>
          </w:rPr>
          <w:t>12</w:t>
        </w:r>
      </w:fldSimple>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fldSimple w:instr=" SEQ Figura \* ARABIC ">
        <w:r w:rsidR="00A114EB">
          <w:rPr>
            <w:noProof/>
          </w:rPr>
          <w:t>13</w:t>
        </w:r>
      </w:fldSimple>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fldSimple w:instr=" SEQ Tabela \* ARABIC ">
        <w:r w:rsidR="00D21753">
          <w:rPr>
            <w:noProof/>
          </w:rPr>
          <w:t>2</w:t>
        </w:r>
      </w:fldSimple>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fldSimple w:instr=" SEQ Tabela \* ARABIC ">
        <w:r w:rsidR="00D21753">
          <w:rPr>
            <w:noProof/>
          </w:rPr>
          <w:t>3</w:t>
        </w:r>
      </w:fldSimple>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45D46B8E" w:rsidR="0053431D" w:rsidRDefault="0053431D" w:rsidP="0053431D">
      <w:pPr>
        <w:pStyle w:val="Caption"/>
      </w:pPr>
      <w:bookmarkStart w:id="119" w:name="_Ref465275761"/>
      <w:bookmarkStart w:id="120" w:name="_Toc465711394"/>
      <w:bookmarkStart w:id="121" w:name="_Toc479868074"/>
      <w:r>
        <w:t xml:space="preserve">Figura </w:t>
      </w:r>
      <w:fldSimple w:instr=" SEQ Figura \* ARABIC ">
        <w:r w:rsidR="00A114EB">
          <w:rPr>
            <w:noProof/>
          </w:rPr>
          <w:t>15</w:t>
        </w:r>
      </w:fldSimple>
      <w:bookmarkEnd w:id="119"/>
      <w:r>
        <w:t xml:space="preserve">. </w:t>
      </w:r>
      <w:r w:rsidRPr="007D0009">
        <w:t xml:space="preserve">Maiores </w:t>
      </w:r>
      <w:r>
        <w:t>altas</w:t>
      </w:r>
      <w:r w:rsidRPr="007D0009">
        <w:t xml:space="preserve"> em 5 dias</w:t>
      </w:r>
      <w:bookmarkEnd w:id="120"/>
      <w:bookmarkEnd w:id="121"/>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2" w:name="_Ref465275767"/>
      <w:bookmarkStart w:id="123" w:name="_Toc465711395"/>
      <w:bookmarkStart w:id="124" w:name="_Toc479868075"/>
      <w:r>
        <w:t xml:space="preserve">Figura </w:t>
      </w:r>
      <w:fldSimple w:instr=" SEQ Figura \* ARABIC ">
        <w:r w:rsidR="00A114EB">
          <w:rPr>
            <w:noProof/>
          </w:rPr>
          <w:t>16</w:t>
        </w:r>
      </w:fldSimple>
      <w:bookmarkEnd w:id="122"/>
      <w:r>
        <w:t>. Maiores quedas em 5 dias</w:t>
      </w:r>
      <w:bookmarkEnd w:id="123"/>
      <w:bookmarkEnd w:id="124"/>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5"/>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6" w:name="_Toc465711366"/>
      <w:bookmarkStart w:id="127" w:name="_Toc479868176"/>
      <w:r>
        <w:t>Excel + VBA</w:t>
      </w:r>
      <w:bookmarkEnd w:id="126"/>
      <w:bookmarkEnd w:id="12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28"/>
      <w:commentRangeStart w:id="129"/>
      <w:r w:rsidR="6103A698" w:rsidRPr="6103A698">
        <w:rPr>
          <w:lang w:eastAsia="pt-BR"/>
        </w:rPr>
        <w:t>NeuroXL</w:t>
      </w:r>
      <w:commentRangeEnd w:id="128"/>
      <w:r w:rsidR="00126031">
        <w:rPr>
          <w:rStyle w:val="CommentReference"/>
        </w:rPr>
        <w:commentReference w:id="128"/>
      </w:r>
      <w:commentRangeEnd w:id="129"/>
      <w:r w:rsidR="009D104B">
        <w:rPr>
          <w:rStyle w:val="CommentReference"/>
        </w:rPr>
        <w:commentReference w:id="129"/>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0" w:name="_Toc479868177"/>
      <w:r>
        <w:t>Weka</w:t>
      </w:r>
      <w:bookmarkEnd w:id="130"/>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1" w:name="_Toc479868178"/>
      <w:r>
        <w:t>Neuroph Studio</w:t>
      </w:r>
      <w:bookmarkEnd w:id="131"/>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2" w:name="_Toc479868179"/>
      <w:r w:rsidRPr="00267991">
        <w:t>Matlab</w:t>
      </w:r>
      <w:bookmarkEnd w:id="132"/>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3"/>
      <w:commentRangeStart w:id="134"/>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3"/>
      <w:r w:rsidR="00DE76B2">
        <w:rPr>
          <w:rStyle w:val="CommentReference"/>
        </w:rPr>
        <w:commentReference w:id="133"/>
      </w:r>
      <w:commentRangeEnd w:id="134"/>
      <w:r w:rsidR="004C61E1">
        <w:rPr>
          <w:rStyle w:val="CommentReference"/>
        </w:rPr>
        <w:commentReference w:id="134"/>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5" w:name="_Toc479868180"/>
      <w:r>
        <w:t>NeuroFURG</w:t>
      </w:r>
      <w:bookmarkEnd w:id="135"/>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6" w:name="_Ref478497309"/>
      <w:bookmarkStart w:id="137" w:name="_Ref478497310"/>
      <w:bookmarkStart w:id="138" w:name="_Toc479868181"/>
      <w:r>
        <w:t>Comparativo</w:t>
      </w:r>
      <w:bookmarkStart w:id="139" w:name="_Ref465362275"/>
      <w:bookmarkEnd w:id="136"/>
      <w:bookmarkEnd w:id="137"/>
      <w:bookmarkEnd w:id="138"/>
    </w:p>
    <w:p w14:paraId="3CB30D03" w14:textId="77777777" w:rsidR="0053431D" w:rsidRDefault="0053431D" w:rsidP="0011043B">
      <w:pPr>
        <w:ind w:firstLine="0"/>
        <w:jc w:val="left"/>
      </w:pPr>
    </w:p>
    <w:p w14:paraId="3C06FB4A" w14:textId="525A6A82" w:rsidR="0053431D" w:rsidRDefault="0053431D" w:rsidP="0053431D">
      <w:pPr>
        <w:pStyle w:val="Caption"/>
      </w:pPr>
      <w:bookmarkStart w:id="140" w:name="_Ref479846293"/>
      <w:bookmarkStart w:id="141" w:name="_Toc479855076"/>
      <w:r>
        <w:t xml:space="preserve">Tabela </w:t>
      </w:r>
      <w:fldSimple w:instr=" SEQ Tabela \* ARABIC ">
        <w:r w:rsidR="00D21753">
          <w:rPr>
            <w:noProof/>
          </w:rPr>
          <w:t>4</w:t>
        </w:r>
      </w:fldSimple>
      <w:bookmarkEnd w:id="140"/>
      <w:r>
        <w:t xml:space="preserve">. </w:t>
      </w:r>
      <w:r w:rsidR="00957937">
        <w:t xml:space="preserve">Comparativo </w:t>
      </w:r>
      <w:r w:rsidR="00C1541C">
        <w:t xml:space="preserve">entre os </w:t>
      </w:r>
      <w:r w:rsidR="00957937">
        <w:t>software</w:t>
      </w:r>
      <w:bookmarkEnd w:id="141"/>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9"/>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2"/>
      </w:r>
      <w:r w:rsidR="004C61E1">
        <w:rPr>
          <w:rStyle w:val="CommentReference"/>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7" w:name="_Toc479868185"/>
      <w:r>
        <w:t>Requisitos Funcionais</w:t>
      </w:r>
      <w:bookmarkEnd w:id="147"/>
    </w:p>
    <w:p w14:paraId="571CDE46" w14:textId="79092DC8" w:rsidR="002407D4" w:rsidRDefault="004E1FFB" w:rsidP="382A6C4F">
      <w:pPr>
        <w:rPr>
          <w:rStyle w:val="eop"/>
          <w:rFonts w:eastAsia="Arial" w:cs="Arial"/>
          <w:color w:val="00000A"/>
        </w:rPr>
      </w:pPr>
      <w:del w:id="148" w:author="Andreia Machion" w:date="2017-06-02T11:41:00Z">
        <w:r w:rsidRPr="382A6C4F" w:rsidDel="00EB5650">
          <w:rPr>
            <w:rStyle w:val="normaltextrun"/>
            <w:rFonts w:eastAsia="Arial" w:cs="Arial"/>
            <w:color w:val="00000A"/>
            <w:shd w:val="clear" w:color="auto" w:fill="FFFFFF"/>
          </w:rPr>
          <w:delText>Neste item devem ser</w:delText>
        </w:r>
      </w:del>
      <w:ins w:id="149"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0"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1B90D36C"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4C61E1">
        <w:rPr>
          <w:rFonts w:eastAsia="Arial"/>
        </w:rPr>
        <w:t>sera prevista, quantos dias precisa para prever o proximo)</w:t>
      </w:r>
      <w:r w:rsidR="00B26B01" w:rsidRPr="00B26B01">
        <w:rPr>
          <w:rFonts w:eastAsia="Arial"/>
        </w:rPr>
        <w:t xml:space="preserve"> salvar essa rede localmente em um formato definido pelo fr</w:t>
      </w:r>
      <w:r w:rsidR="00C01073">
        <w:rPr>
          <w:rFonts w:eastAsia="Arial"/>
        </w:rPr>
        <w:t xml:space="preserve">amework </w:t>
      </w:r>
      <w:commentRangeStart w:id="151"/>
      <w:commentRangeStart w:id="152"/>
      <w:r w:rsidR="00C01073">
        <w:rPr>
          <w:rFonts w:eastAsia="Arial"/>
        </w:rPr>
        <w:t xml:space="preserve">Encog </w:t>
      </w:r>
      <w:commentRangeEnd w:id="151"/>
      <w:r w:rsidR="007014F2">
        <w:rPr>
          <w:rStyle w:val="CommentReference"/>
        </w:rPr>
        <w:commentReference w:id="151"/>
      </w:r>
      <w:commentRangeEnd w:id="152"/>
      <w:r w:rsidR="004C61E1">
        <w:rPr>
          <w:rStyle w:val="CommentReference"/>
        </w:rPr>
        <w:commentReference w:id="152"/>
      </w:r>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4B371D2A" w:rsidR="00084545" w:rsidRPr="00381262" w:rsidRDefault="00084545" w:rsidP="00AD1FC5">
      <w:pPr>
        <w:pStyle w:val="Heading2"/>
      </w:pPr>
      <w:bookmarkStart w:id="153" w:name="__RefHeading___Toc1261_1614258110"/>
      <w:bookmarkStart w:id="154" w:name="_Toc447474823"/>
      <w:bookmarkStart w:id="155" w:name="__RefHeading___Toc1263_1614258110"/>
      <w:bookmarkStart w:id="156" w:name="_Toc447474824"/>
      <w:bookmarkStart w:id="157" w:name="_Toc395474966"/>
      <w:bookmarkStart w:id="158" w:name="_Toc479868189"/>
      <w:bookmarkEnd w:id="153"/>
      <w:bookmarkEnd w:id="154"/>
      <w:bookmarkEnd w:id="155"/>
      <w:r w:rsidRPr="00381262">
        <w:t>Modelagem</w:t>
      </w:r>
      <w:bookmarkEnd w:id="156"/>
      <w:bookmarkEnd w:id="157"/>
      <w:r w:rsidRPr="00381262">
        <w:t xml:space="preserve"> dos requisitos funcionais</w:t>
      </w:r>
      <w:bookmarkEnd w:id="158"/>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0434AF4C" w:rsidR="00084545" w:rsidRPr="00084545" w:rsidRDefault="00084545" w:rsidP="00AD1FC5">
      <w:pPr>
        <w:pStyle w:val="Heading3"/>
      </w:pPr>
      <w:bookmarkStart w:id="159" w:name="__RefHeading___Toc1265_1614258110"/>
      <w:bookmarkStart w:id="160" w:name="_Toc447474825"/>
      <w:bookmarkStart w:id="161" w:name="_Toc479868190"/>
      <w:bookmarkEnd w:id="159"/>
      <w:bookmarkEnd w:id="160"/>
      <w:r w:rsidRPr="00084545">
        <w:t>Atores</w:t>
      </w:r>
      <w:bookmarkEnd w:id="161"/>
    </w:p>
    <w:p w14:paraId="4B269A2B" w14:textId="7E4BA1F2" w:rsidR="00084545" w:rsidRPr="00084545" w:rsidRDefault="005856B2"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line="360" w:lineRule="auto"/>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162" w:name="_Toc479868191"/>
      <w:r>
        <w:t xml:space="preserve">Diagrama de </w:t>
      </w:r>
      <w:r w:rsidR="002A209B">
        <w:t xml:space="preserve">caso </w:t>
      </w:r>
      <w:r>
        <w:t>de uso</w:t>
      </w:r>
      <w:bookmarkEnd w:id="162"/>
    </w:p>
    <w:p w14:paraId="4AFB21E4" w14:textId="77777777" w:rsidR="0053431D" w:rsidRPr="00084545" w:rsidRDefault="0053431D" w:rsidP="0053431D">
      <w:pPr>
        <w:ind w:firstLine="0"/>
        <w:jc w:val="center"/>
        <w:rPr>
          <w:rFonts w:eastAsia="Calibri"/>
        </w:rPr>
      </w:pPr>
    </w:p>
    <w:p w14:paraId="1F4FFBE7" w14:textId="58473A27" w:rsidR="0053431D" w:rsidRDefault="0053431D" w:rsidP="0053431D">
      <w:pPr>
        <w:pStyle w:val="Caption"/>
      </w:pPr>
      <w:bookmarkStart w:id="163" w:name="_Toc479868081"/>
      <w:r>
        <w:t xml:space="preserve">Figura </w:t>
      </w:r>
      <w:fldSimple w:instr=" SEQ Figura \* ARABIC ">
        <w:r w:rsidR="00A114EB">
          <w:rPr>
            <w:noProof/>
          </w:rPr>
          <w:t>22</w:t>
        </w:r>
      </w:fldSimple>
      <w:r>
        <w:t xml:space="preserve">. </w:t>
      </w:r>
      <w:bookmarkEnd w:id="163"/>
      <w:r w:rsidR="004C61E1">
        <w:t>Diagrama de caso de uso</w:t>
      </w:r>
    </w:p>
    <w:p w14:paraId="1DE2A391" w14:textId="03530A24" w:rsidR="00084545" w:rsidRDefault="00BA564B" w:rsidP="002F168E">
      <w:pPr>
        <w:pStyle w:val="Image"/>
      </w:pPr>
      <w:r w:rsidRPr="00BA564B">
        <w:lastRenderedPageBreak/>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commentRangeStart w:id="164"/>
      <w:r>
        <w:t>Fonte</w:t>
      </w:r>
      <w:commentRangeEnd w:id="164"/>
      <w:r w:rsidR="002A209B">
        <w:rPr>
          <w:rStyle w:val="CommentReference"/>
          <w:b w:val="0"/>
          <w:bCs w:val="0"/>
        </w:rPr>
        <w:commentReference w:id="164"/>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165" w:name="_Toc479868192"/>
      <w:r>
        <w:lastRenderedPageBreak/>
        <w:t>Especificação do</w:t>
      </w:r>
      <w:ins w:id="166" w:author="Andreia Machion" w:date="2017-06-02T17:47:00Z">
        <w:r w:rsidR="00191C81">
          <w:t>s</w:t>
        </w:r>
      </w:ins>
      <w:r>
        <w:t xml:space="preserve"> Caso</w:t>
      </w:r>
      <w:ins w:id="167" w:author="Andreia Machion" w:date="2017-06-02T17:47:00Z">
        <w:r w:rsidR="00191C81">
          <w:t>s</w:t>
        </w:r>
      </w:ins>
      <w:r>
        <w:t xml:space="preserve"> de </w:t>
      </w:r>
      <w:commentRangeStart w:id="168"/>
      <w:r>
        <w:t>Uso</w:t>
      </w:r>
      <w:bookmarkEnd w:id="165"/>
      <w:commentRangeEnd w:id="168"/>
      <w:r w:rsidR="002A209B">
        <w:rPr>
          <w:rStyle w:val="CommentReference"/>
          <w:rFonts w:eastAsia="Times New Roman"/>
          <w:b w:val="0"/>
          <w:bCs w:val="0"/>
          <w:lang w:eastAsia="ar-SA"/>
        </w:rPr>
        <w:commentReference w:id="168"/>
      </w:r>
    </w:p>
    <w:p w14:paraId="1199C9BB" w14:textId="2602C389" w:rsidR="00CD473C" w:rsidRDefault="00CD473C" w:rsidP="00CD473C">
      <w:pPr>
        <w:pStyle w:val="BodyText"/>
        <w:rPr>
          <w:lang w:eastAsia="pt-BR"/>
        </w:rPr>
      </w:pPr>
      <w:r>
        <w:rPr>
          <w:lang w:eastAsia="pt-BR"/>
        </w:rPr>
        <w:t>Nesta seçao e apresentado as especificacoes dos casos de uso. A especificacao, bla bla bla... (Fonte)</w:t>
      </w:r>
    </w:p>
    <w:p w14:paraId="74C994AC" w14:textId="77777777" w:rsidR="00CD473C" w:rsidRPr="00CD473C" w:rsidRDefault="00CD473C"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43094C">
            <w:pPr>
              <w:pStyle w:val="ListParagraph"/>
              <w:suppressAutoHyphens w:val="0"/>
              <w:spacing w:after="0" w:line="48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lastRenderedPageBreak/>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53143576" w14:textId="77777777" w:rsidR="00CD473C" w:rsidRDefault="00CD473C">
      <w:pPr>
        <w:suppressAutoHyphens w:val="0"/>
        <w:spacing w:after="0"/>
        <w:ind w:firstLine="0"/>
        <w:jc w:val="left"/>
        <w:rPr>
          <w:noProof/>
          <w:lang w:eastAsia="pt-BR"/>
        </w:rPr>
      </w:pPr>
      <w:bookmarkStart w:id="169" w:name="_GoBack"/>
      <w:bookmarkEnd w:id="169"/>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170" w:name="_Ref476586716"/>
      <w:bookmarkStart w:id="171" w:name="_Toc479868082"/>
      <w:r>
        <w:t xml:space="preserve">Figura </w:t>
      </w:r>
      <w:fldSimple w:instr=" SEQ Figura \* ARABIC ">
        <w:r w:rsidR="00DA40B7">
          <w:rPr>
            <w:noProof/>
          </w:rPr>
          <w:t>23</w:t>
        </w:r>
      </w:fldSimple>
      <w:bookmarkEnd w:id="170"/>
      <w:r>
        <w:t xml:space="preserve">. </w:t>
      </w:r>
      <w:commentRangeStart w:id="172"/>
      <w:r>
        <w:t xml:space="preserve">Formato </w:t>
      </w:r>
      <w:commentRangeEnd w:id="172"/>
      <w:r w:rsidR="002A209B">
        <w:rPr>
          <w:rStyle w:val="CommentReference"/>
          <w:b w:val="0"/>
          <w:bCs w:val="0"/>
        </w:rPr>
        <w:commentReference w:id="172"/>
      </w:r>
      <w:r>
        <w:t>importação BMF</w:t>
      </w:r>
      <w:bookmarkEnd w:id="171"/>
    </w:p>
    <w:p w14:paraId="58496799" w14:textId="7F89E310" w:rsidR="00C0680F" w:rsidRDefault="002048FB" w:rsidP="002F168E">
      <w:pPr>
        <w:pStyle w:val="Image"/>
      </w:pPr>
      <w:r>
        <w:rPr>
          <w:lang w:val="en-US" w:eastAsia="en-US"/>
        </w:rP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2C3BE7F4"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r w:rsidR="00957937">
        <w:t>formato csv</w:t>
      </w:r>
      <w:r>
        <w:t>.</w:t>
      </w:r>
      <w:r w:rsidR="00FA531B">
        <w:t xml:space="preserve"> O sistema é responsável por extrair os dados deste </w:t>
      </w:r>
      <w:commentRangeStart w:id="173"/>
      <w:r w:rsidR="00FA531B">
        <w:t>arquivo</w:t>
      </w:r>
      <w:commentRangeEnd w:id="173"/>
      <w:r w:rsidR="002A209B">
        <w:rPr>
          <w:rStyle w:val="CommentReference"/>
        </w:rPr>
        <w:commentReference w:id="173"/>
      </w:r>
      <w:r w:rsidR="00FA531B">
        <w:t>.</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7358B5EF"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174" w:name="_Ref478495382"/>
      <w:bookmarkStart w:id="175" w:name="_Ref478497313"/>
      <w:bookmarkStart w:id="176" w:name="_Toc479868083"/>
      <w:r>
        <w:lastRenderedPageBreak/>
        <w:t xml:space="preserve">Figura </w:t>
      </w:r>
      <w:fldSimple w:instr=" SEQ Figura \* ARABIC ">
        <w:r w:rsidR="00A114EB">
          <w:rPr>
            <w:noProof/>
          </w:rPr>
          <w:t>24</w:t>
        </w:r>
      </w:fldSimple>
      <w:bookmarkEnd w:id="174"/>
      <w:r>
        <w:t xml:space="preserve">. </w:t>
      </w:r>
      <w:bookmarkStart w:id="177" w:name="_Ref475126640"/>
      <w:bookmarkStart w:id="178" w:name="_Ref475136127"/>
      <w:r>
        <w:t xml:space="preserve">I001 – </w:t>
      </w:r>
      <w:bookmarkEnd w:id="177"/>
      <w:r>
        <w:t xml:space="preserve">Gerenciar Rede </w:t>
      </w:r>
      <w:commentRangeStart w:id="179"/>
      <w:r>
        <w:t>Neural</w:t>
      </w:r>
      <w:bookmarkEnd w:id="175"/>
      <w:bookmarkEnd w:id="176"/>
      <w:bookmarkEnd w:id="178"/>
      <w:commentRangeEnd w:id="179"/>
      <w:r w:rsidR="00561F0E">
        <w:rPr>
          <w:rStyle w:val="CommentReference"/>
          <w:b w:val="0"/>
          <w:bCs w:val="0"/>
        </w:rPr>
        <w:commentReference w:id="179"/>
      </w:r>
    </w:p>
    <w:p w14:paraId="0DB1D30E" w14:textId="218E63EF" w:rsidR="005D34CE" w:rsidRPr="005D34CE" w:rsidRDefault="00C53927" w:rsidP="002F168E">
      <w:pPr>
        <w:pStyle w:val="Image"/>
      </w:pPr>
      <w:r>
        <w:rPr>
          <w:lang w:val="en-US" w:eastAsia="en-US"/>
        </w:rP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600" cy="4569239"/>
                    </a:xfrm>
                    <a:prstGeom prst="rect">
                      <a:avLst/>
                    </a:prstGeom>
                  </pic:spPr>
                </pic:pic>
              </a:graphicData>
            </a:graphic>
          </wp:inline>
        </w:drawing>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43094C">
            <w:pPr>
              <w:suppressAutoHyphens w:val="0"/>
              <w:spacing w:after="0" w:line="48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180" w:name="_Ref476591963"/>
      <w:bookmarkStart w:id="181" w:name="_Toc479868084"/>
      <w:r>
        <w:t xml:space="preserve">Figura </w:t>
      </w:r>
      <w:fldSimple w:instr=" SEQ Figura \* ARABIC ">
        <w:r w:rsidR="00A114EB">
          <w:rPr>
            <w:noProof/>
          </w:rPr>
          <w:t>25</w:t>
        </w:r>
      </w:fldSimple>
      <w:bookmarkEnd w:id="180"/>
      <w:r>
        <w:t>. Formato importação RNA</w:t>
      </w:r>
      <w:bookmarkEnd w:id="181"/>
    </w:p>
    <w:p w14:paraId="7D21C156" w14:textId="6F7545F0" w:rsidR="00C53927" w:rsidRDefault="00C53927" w:rsidP="002F168E">
      <w:pPr>
        <w:pStyle w:val="Image"/>
      </w:pPr>
      <w:r>
        <w:rPr>
          <w:lang w:val="en-US" w:eastAsia="en-US"/>
        </w:rPr>
        <w:lastRenderedPageBreak/>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66FED464"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commentRangeStart w:id="182"/>
      <w:r>
        <w:t>Encog</w:t>
      </w:r>
      <w:commentRangeEnd w:id="182"/>
      <w:r w:rsidR="00561F0E">
        <w:rPr>
          <w:rStyle w:val="CommentReference"/>
        </w:rPr>
        <w:commentReference w:id="182"/>
      </w:r>
      <w:r w:rsidR="004F2ED6">
        <w:t xml:space="preserve">, que é o formato eg, </w:t>
      </w:r>
      <w:r w:rsidR="00E43379">
        <w:t>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183" w:name="_Toc479868085"/>
      <w:r>
        <w:t xml:space="preserve">Figura </w:t>
      </w:r>
      <w:fldSimple w:instr=" SEQ Figura \* ARABIC ">
        <w:r w:rsidR="00A114EB">
          <w:rPr>
            <w:noProof/>
          </w:rPr>
          <w:t>26</w:t>
        </w:r>
      </w:fldSimple>
      <w:r>
        <w:t>. I002 - Treinar Rede Neural</w:t>
      </w:r>
      <w:bookmarkEnd w:id="183"/>
    </w:p>
    <w:p w14:paraId="4FFD7C8D" w14:textId="0C09CE70" w:rsidR="0023015B" w:rsidRDefault="0023015B" w:rsidP="002F168E">
      <w:pPr>
        <w:pStyle w:val="Image"/>
      </w:pPr>
      <w:r>
        <w:rPr>
          <w:lang w:val="en-US" w:eastAsia="en-US"/>
        </w:rPr>
        <w:lastRenderedPageBreak/>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w:t>
            </w:r>
            <w:r w:rsidR="382A6C4F" w:rsidRPr="382A6C4F">
              <w:rPr>
                <w:rFonts w:eastAsia="Arial" w:cs="Arial"/>
                <w:b/>
                <w:bCs/>
                <w:color w:val="00000A"/>
                <w:sz w:val="20"/>
                <w:szCs w:val="20"/>
                <w:lang w:eastAsia="pt-BR"/>
              </w:rPr>
              <w:t xml:space="preserve">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184" w:name="_Toc479868086"/>
      <w:r>
        <w:t xml:space="preserve">Figura </w:t>
      </w:r>
      <w:fldSimple w:instr=" SEQ Figura \* ARABIC ">
        <w:r w:rsidR="00A114EB">
          <w:rPr>
            <w:noProof/>
          </w:rPr>
          <w:t>27</w:t>
        </w:r>
      </w:fldSimple>
      <w:r>
        <w:t xml:space="preserve">. I003 - Gerar </w:t>
      </w:r>
      <w:commentRangeStart w:id="185"/>
      <w:r>
        <w:t>Relatório</w:t>
      </w:r>
      <w:bookmarkEnd w:id="184"/>
      <w:commentRangeEnd w:id="185"/>
      <w:r w:rsidR="00561F0E">
        <w:rPr>
          <w:rStyle w:val="CommentReference"/>
          <w:b w:val="0"/>
          <w:bCs w:val="0"/>
        </w:rPr>
        <w:commentReference w:id="185"/>
      </w:r>
    </w:p>
    <w:p w14:paraId="06123E58" w14:textId="4598163A" w:rsidR="007759A3" w:rsidRDefault="00401DAA" w:rsidP="002F168E">
      <w:pPr>
        <w:pStyle w:val="Image"/>
      </w:pPr>
      <w:r>
        <w:rPr>
          <w:lang w:val="en-US" w:eastAsia="en-US"/>
        </w:rPr>
        <w:lastRenderedPageBreak/>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186" w:name="_Toc479868193"/>
      <w:r w:rsidR="00322820" w:rsidRPr="00AD1FC5">
        <w:lastRenderedPageBreak/>
        <w:t>Desenvolvimento</w:t>
      </w:r>
      <w:r w:rsidR="00322820">
        <w:t xml:space="preserve"> do projeto</w:t>
      </w:r>
      <w:bookmarkEnd w:id="186"/>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187" w:name="_Toc479868194"/>
      <w:r>
        <w:t>Análise</w:t>
      </w:r>
      <w:bookmarkEnd w:id="187"/>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188" w:name="_Toc479868195"/>
      <w:r>
        <w:t>Diagrama de Classes de Análise (Visão de Negócio)</w:t>
      </w:r>
      <w:bookmarkEnd w:id="188"/>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189" w:name="_Ref476398108"/>
      <w:bookmarkStart w:id="190" w:name="_Toc479868087"/>
      <w:r>
        <w:t xml:space="preserve">Figura </w:t>
      </w:r>
      <w:fldSimple w:instr=" SEQ Figura \* ARABIC ">
        <w:r w:rsidR="00A114EB">
          <w:rPr>
            <w:noProof/>
          </w:rPr>
          <w:t>28</w:t>
        </w:r>
      </w:fldSimple>
      <w:bookmarkEnd w:id="189"/>
      <w:r>
        <w:t>. Diagrama de Classes de negócio</w:t>
      </w:r>
      <w:bookmarkEnd w:id="190"/>
    </w:p>
    <w:p w14:paraId="4BDDD260" w14:textId="157A9B71" w:rsidR="006C1DDD" w:rsidRDefault="006E15D2" w:rsidP="002F168E">
      <w:pPr>
        <w:pStyle w:val="Image"/>
      </w:pPr>
      <w:r>
        <w:rPr>
          <w:lang w:val="en-US" w:eastAsia="en-US"/>
        </w:rP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191" w:name="_Toc479868196"/>
      <w:r w:rsidRPr="00AD1FC5">
        <w:t>Projeto</w:t>
      </w:r>
      <w:bookmarkEnd w:id="191"/>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192" w:name="_Toc479868197"/>
      <w:r>
        <w:t>Arquitetura do Sistema</w:t>
      </w:r>
      <w:bookmarkEnd w:id="192"/>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193" w:name="_Toc479868088"/>
      <w:r>
        <w:t xml:space="preserve">Figura </w:t>
      </w:r>
      <w:fldSimple w:instr=" SEQ Figura \* ARABIC ">
        <w:r w:rsidR="00A114EB">
          <w:rPr>
            <w:noProof/>
          </w:rPr>
          <w:t>29</w:t>
        </w:r>
      </w:fldSimple>
      <w:r>
        <w:t>. Diagrama de implantação</w:t>
      </w:r>
      <w:bookmarkEnd w:id="193"/>
    </w:p>
    <w:p w14:paraId="522E1304" w14:textId="38F652D9" w:rsidR="00A52DED" w:rsidRDefault="006E15D2" w:rsidP="002F168E">
      <w:pPr>
        <w:pStyle w:val="Image"/>
      </w:pPr>
      <w:r>
        <w:rPr>
          <w:lang w:val="en-US" w:eastAsia="en-US"/>
        </w:rP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194" w:name="_Toc479868198"/>
      <w:r>
        <w:t>Diagrama de Classes de Projeto por Caso de Uso</w:t>
      </w:r>
      <w:bookmarkEnd w:id="194"/>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195"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95"/>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196" w:name="_Toc479868090"/>
      <w:r>
        <w:t xml:space="preserve">Figura </w:t>
      </w:r>
      <w:fldSimple w:instr=" SEQ Figura \* ARABIC ">
        <w:r w:rsidR="00A114EB">
          <w:rPr>
            <w:noProof/>
          </w:rPr>
          <w:t>31</w:t>
        </w:r>
      </w:fldSimple>
      <w:r>
        <w:t xml:space="preserve">. Diagrama de </w:t>
      </w:r>
      <w:r w:rsidR="008662A2">
        <w:t>sequência</w:t>
      </w:r>
      <w:r>
        <w:t xml:space="preserve"> - </w:t>
      </w:r>
      <w:r w:rsidRPr="009565FD">
        <w:rPr>
          <w:i/>
        </w:rPr>
        <w:t>Create NN</w:t>
      </w:r>
      <w:bookmarkEnd w:id="196"/>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197" w:name="_Toc479868091"/>
      <w:r>
        <w:t xml:space="preserve">Figura </w:t>
      </w:r>
      <w:fldSimple w:instr=" SEQ Figura \* ARABIC ">
        <w:r w:rsidR="00A114EB">
          <w:rPr>
            <w:noProof/>
          </w:rPr>
          <w:t>32</w:t>
        </w:r>
      </w:fldSimple>
      <w:r>
        <w:t xml:space="preserve">. Diagrama de classes de projeto - </w:t>
      </w:r>
      <w:r w:rsidRPr="009565FD">
        <w:rPr>
          <w:i/>
        </w:rPr>
        <w:t>Choose NN</w:t>
      </w:r>
      <w:bookmarkEnd w:id="197"/>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198" w:name="_Toc479868092"/>
      <w:r>
        <w:t xml:space="preserve">Figura </w:t>
      </w:r>
      <w:fldSimple w:instr=" SEQ Figura \* ARABIC ">
        <w:r w:rsidR="00A114EB">
          <w:rPr>
            <w:noProof/>
          </w:rPr>
          <w:t>33</w:t>
        </w:r>
      </w:fldSimple>
      <w:r>
        <w:t>. Diagrama de sequência - Choose NN</w:t>
      </w:r>
      <w:bookmarkEnd w:id="198"/>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199" w:name="_Toc479868093"/>
      <w:r>
        <w:t xml:space="preserve">Figura </w:t>
      </w:r>
      <w:fldSimple w:instr=" SEQ Figura \* ARABIC ">
        <w:r w:rsidR="00A114EB">
          <w:rPr>
            <w:noProof/>
          </w:rPr>
          <w:t>34</w:t>
        </w:r>
      </w:fldSimple>
      <w:r>
        <w:t xml:space="preserve">. Diagrama de classes de projeto </w:t>
      </w:r>
      <w:r w:rsidRPr="009565FD">
        <w:rPr>
          <w:i/>
        </w:rPr>
        <w:t>- Import BMF Data</w:t>
      </w:r>
      <w:bookmarkEnd w:id="199"/>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200" w:name="_Toc479868094"/>
      <w:r>
        <w:t xml:space="preserve">Figura </w:t>
      </w:r>
      <w:fldSimple w:instr=" SEQ Figura \* ARABIC ">
        <w:r w:rsidR="00A114EB">
          <w:rPr>
            <w:noProof/>
          </w:rPr>
          <w:t>35</w:t>
        </w:r>
      </w:fldSimple>
      <w:r>
        <w:t xml:space="preserve">. Diagrama de sequência </w:t>
      </w:r>
      <w:r w:rsidRPr="009565FD">
        <w:rPr>
          <w:i/>
        </w:rPr>
        <w:t>- Import BMF Data</w:t>
      </w:r>
      <w:bookmarkEnd w:id="200"/>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201" w:name="_Toc479868095"/>
      <w:r>
        <w:t xml:space="preserve">Figura </w:t>
      </w:r>
      <w:fldSimple w:instr=" SEQ Figura \* ARABIC ">
        <w:r w:rsidR="00A114EB">
          <w:rPr>
            <w:noProof/>
          </w:rPr>
          <w:t>36</w:t>
        </w:r>
      </w:fldSimple>
      <w:r>
        <w:t xml:space="preserve">. Diagrama de classes de projeto - </w:t>
      </w:r>
      <w:r w:rsidRPr="009565FD">
        <w:rPr>
          <w:i/>
        </w:rPr>
        <w:t>Comparative Chart</w:t>
      </w:r>
      <w:bookmarkEnd w:id="201"/>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202" w:name="_Toc479868096"/>
      <w:r>
        <w:t xml:space="preserve">Figura </w:t>
      </w:r>
      <w:fldSimple w:instr=" SEQ Figura \* ARABIC ">
        <w:r w:rsidR="00A114EB">
          <w:rPr>
            <w:noProof/>
          </w:rPr>
          <w:t>37</w:t>
        </w:r>
      </w:fldSimple>
      <w:r>
        <w:t xml:space="preserve">. Diagrama de sequência - </w:t>
      </w:r>
      <w:r w:rsidRPr="009565FD">
        <w:rPr>
          <w:i/>
        </w:rPr>
        <w:t>Comparative Chart</w:t>
      </w:r>
      <w:bookmarkEnd w:id="202"/>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203" w:name="_Toc479868097"/>
      <w:r>
        <w:t xml:space="preserve">Figura </w:t>
      </w:r>
      <w:fldSimple w:instr=" SEQ Figura \* ARABIC ">
        <w:r w:rsidR="00A114EB">
          <w:rPr>
            <w:noProof/>
          </w:rPr>
          <w:t>38</w:t>
        </w:r>
      </w:fldSimple>
      <w:r>
        <w:t xml:space="preserve">. Diagrama de classes de projeto </w:t>
      </w:r>
      <w:r w:rsidRPr="009565FD">
        <w:rPr>
          <w:i/>
        </w:rPr>
        <w:t>- Train NN</w:t>
      </w:r>
      <w:bookmarkEnd w:id="203"/>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204" w:name="_Toc479868098"/>
      <w:r>
        <w:t xml:space="preserve">Figura </w:t>
      </w:r>
      <w:fldSimple w:instr=" SEQ Figura \* ARABIC ">
        <w:r w:rsidR="00A114EB">
          <w:rPr>
            <w:noProof/>
          </w:rPr>
          <w:t>39</w:t>
        </w:r>
      </w:fldSimple>
      <w:r>
        <w:t xml:space="preserve">. Diagrama de sequência - </w:t>
      </w:r>
      <w:r w:rsidRPr="009565FD">
        <w:rPr>
          <w:i/>
        </w:rPr>
        <w:t>Train NN</w:t>
      </w:r>
      <w:bookmarkEnd w:id="204"/>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205" w:name="_Toc479868199"/>
      <w:r w:rsidRPr="00AD1FC5">
        <w:t>Detalhes de implementação.</w:t>
      </w:r>
      <w:bookmarkEnd w:id="205"/>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206" w:name="_Toc479868200"/>
      <w:r w:rsidRPr="00AD1FC5">
        <w:t>Topologia</w:t>
      </w:r>
      <w:bookmarkEnd w:id="206"/>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07" w:name="_Ref478497308"/>
      <w:bookmarkStart w:id="208" w:name="_Ref478500004"/>
      <w:bookmarkStart w:id="209" w:name="_Toc479868099"/>
      <w:r>
        <w:t xml:space="preserve">Figura </w:t>
      </w:r>
      <w:fldSimple w:instr=" SEQ Figura \* ARABIC ">
        <w:r w:rsidR="00A114EB">
          <w:rPr>
            <w:noProof/>
          </w:rPr>
          <w:t>40</w:t>
        </w:r>
      </w:fldSimple>
      <w:bookmarkEnd w:id="207"/>
      <w:r>
        <w:t>. Topologia da RNA utilizada</w:t>
      </w:r>
      <w:bookmarkEnd w:id="208"/>
      <w:bookmarkEnd w:id="209"/>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10" w:name="_Ref478500916"/>
      <w:bookmarkStart w:id="211" w:name="_Toc479868100"/>
      <w:r>
        <w:t xml:space="preserve">Figura </w:t>
      </w:r>
      <w:fldSimple w:instr=" SEQ Figura \* ARABIC ">
        <w:r w:rsidR="00A114EB">
          <w:rPr>
            <w:noProof/>
          </w:rPr>
          <w:t>41</w:t>
        </w:r>
      </w:fldSimple>
      <w:bookmarkEnd w:id="210"/>
      <w:r>
        <w:t>. Código implementação topologia</w:t>
      </w:r>
      <w:bookmarkEnd w:id="211"/>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212" w:name="_Toc479868201"/>
      <w:r>
        <w:t>Função de ativação</w:t>
      </w:r>
      <w:bookmarkEnd w:id="212"/>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13" w:name="_Ref478501908"/>
      <w:bookmarkStart w:id="214" w:name="_Toc479868101"/>
      <w:r>
        <w:t xml:space="preserve">Figura </w:t>
      </w:r>
      <w:fldSimple w:instr=" SEQ Figura \* ARABIC ">
        <w:r w:rsidR="00A114EB">
          <w:rPr>
            <w:noProof/>
          </w:rPr>
          <w:t>42</w:t>
        </w:r>
      </w:fldSimple>
      <w:bookmarkEnd w:id="213"/>
      <w:r>
        <w:t xml:space="preserve">. Código </w:t>
      </w:r>
      <w:r w:rsidRPr="00307DBC">
        <w:rPr>
          <w:i/>
        </w:rPr>
        <w:t>Factory</w:t>
      </w:r>
      <w:r>
        <w:t xml:space="preserve"> função de ativação</w:t>
      </w:r>
      <w:bookmarkEnd w:id="214"/>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215" w:name="_Toc479868202"/>
      <w:r w:rsidRPr="00C53E38">
        <w:rPr>
          <w:lang w:val="en-US"/>
        </w:rPr>
        <w:t>Date Interval</w:t>
      </w:r>
      <w:bookmarkEnd w:id="215"/>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16" w:name="_Ref478497307"/>
      <w:bookmarkStart w:id="217" w:name="_Toc479868102"/>
      <w:r w:rsidRPr="00C53E38">
        <w:t xml:space="preserve">Figura </w:t>
      </w:r>
      <w:fldSimple w:instr=" SEQ Figura \* ARABIC ">
        <w:r w:rsidR="00A114EB">
          <w:rPr>
            <w:noProof/>
          </w:rPr>
          <w:t>43</w:t>
        </w:r>
      </w:fldSimple>
      <w:bookmarkEnd w:id="216"/>
      <w:r w:rsidRPr="00C53E38">
        <w:t xml:space="preserve">. Ajuste </w:t>
      </w:r>
      <w:r w:rsidRPr="00C53E38">
        <w:rPr>
          <w:i/>
        </w:rPr>
        <w:t>Date Interval</w:t>
      </w:r>
      <w:bookmarkEnd w:id="217"/>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18" w:name="_Ref478587359"/>
      <w:bookmarkStart w:id="219" w:name="_Ref478587346"/>
      <w:bookmarkStart w:id="220" w:name="_Toc479868103"/>
      <w:r>
        <w:t xml:space="preserve">Figura </w:t>
      </w:r>
      <w:fldSimple w:instr=" SEQ Figura \* ARABIC ">
        <w:r w:rsidR="00A114EB">
          <w:rPr>
            <w:noProof/>
          </w:rPr>
          <w:t>44</w:t>
        </w:r>
      </w:fldSimple>
      <w:bookmarkEnd w:id="218"/>
      <w:r>
        <w:t xml:space="preserve">. </w:t>
      </w:r>
      <w:r w:rsidR="00BB3113">
        <w:t>Código</w:t>
      </w:r>
      <w:r>
        <w:t xml:space="preserve"> </w:t>
      </w:r>
      <w:r>
        <w:rPr>
          <w:i/>
        </w:rPr>
        <w:t>mixed data</w:t>
      </w:r>
      <w:bookmarkEnd w:id="219"/>
      <w:bookmarkEnd w:id="220"/>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21" w:name="_Ref478588319"/>
      <w:bookmarkStart w:id="222" w:name="_Toc479868104"/>
      <w:r>
        <w:t xml:space="preserve">Figura </w:t>
      </w:r>
      <w:fldSimple w:instr=" SEQ Figura \* ARABIC ">
        <w:r w:rsidR="00A114EB">
          <w:rPr>
            <w:noProof/>
          </w:rPr>
          <w:t>45</w:t>
        </w:r>
      </w:fldSimple>
      <w:bookmarkEnd w:id="221"/>
      <w:r>
        <w:t xml:space="preserve">. Código </w:t>
      </w:r>
      <w:r w:rsidRPr="00BB3113">
        <w:rPr>
          <w:i/>
        </w:rPr>
        <w:t>calculated data</w:t>
      </w:r>
      <w:bookmarkEnd w:id="222"/>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23" w:name="_Ref478743763"/>
      <w:bookmarkStart w:id="224" w:name="_Toc479868105"/>
      <w:r>
        <w:t xml:space="preserve">Figura </w:t>
      </w:r>
      <w:fldSimple w:instr=" SEQ Figura \* ARABIC ">
        <w:r w:rsidR="00A114EB">
          <w:rPr>
            <w:noProof/>
          </w:rPr>
          <w:t>46</w:t>
        </w:r>
      </w:fldSimple>
      <w:bookmarkEnd w:id="223"/>
      <w:r>
        <w:t>. Código vetor de pessoa</w:t>
      </w:r>
      <w:bookmarkEnd w:id="224"/>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25" w:name="_Toc479868203"/>
      <w:r>
        <w:t>Normalizador de dados</w:t>
      </w:r>
      <w:bookmarkEnd w:id="225"/>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26" w:name="_Ref478745216"/>
      <w:bookmarkStart w:id="227" w:name="_Toc479868106"/>
      <w:r>
        <w:t xml:space="preserve">Figura </w:t>
      </w:r>
      <w:fldSimple w:instr=" SEQ Figura \* ARABIC ">
        <w:r w:rsidR="00A114EB">
          <w:rPr>
            <w:noProof/>
          </w:rPr>
          <w:t>47</w:t>
        </w:r>
      </w:fldSimple>
      <w:bookmarkEnd w:id="226"/>
      <w:r>
        <w:t xml:space="preserve">. Código </w:t>
      </w:r>
      <w:r>
        <w:rPr>
          <w:i/>
        </w:rPr>
        <w:t>normalize data</w:t>
      </w:r>
      <w:bookmarkEnd w:id="227"/>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28" w:name="_Ref478746517"/>
      <w:bookmarkStart w:id="229"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28"/>
      <w:r w:rsidRPr="00970AA3">
        <w:rPr>
          <w:lang w:val="en-US"/>
        </w:rPr>
        <w:t>.</w:t>
      </w:r>
      <w:proofErr w:type="gramEnd"/>
      <w:r w:rsidRPr="00970AA3">
        <w:rPr>
          <w:lang w:val="en-US"/>
        </w:rPr>
        <w:t xml:space="preserve"> Código </w:t>
      </w:r>
      <w:r w:rsidRPr="00970AA3">
        <w:rPr>
          <w:i/>
          <w:lang w:val="en-US"/>
        </w:rPr>
        <w:t>get max and min</w:t>
      </w:r>
      <w:bookmarkEnd w:id="229"/>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30" w:name="_Ref478748471"/>
      <w:bookmarkStart w:id="231" w:name="_Toc479868108"/>
      <w:r>
        <w:t xml:space="preserve">Figura </w:t>
      </w:r>
      <w:fldSimple w:instr=" SEQ Figura \* ARABIC ">
        <w:r w:rsidR="00A114EB">
          <w:rPr>
            <w:noProof/>
          </w:rPr>
          <w:t>49</w:t>
        </w:r>
      </w:fldSimple>
      <w:bookmarkEnd w:id="230"/>
      <w:r>
        <w:t xml:space="preserve">. Código </w:t>
      </w:r>
      <w:r>
        <w:rPr>
          <w:i/>
        </w:rPr>
        <w:t>getNormalizedValue</w:t>
      </w:r>
      <w:bookmarkEnd w:id="231"/>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32" w:name="_Toc479868204"/>
      <w:r>
        <w:t>Javadoc</w:t>
      </w:r>
      <w:bookmarkEnd w:id="232"/>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33" w:name="_Ref479000605"/>
      <w:bookmarkStart w:id="234" w:name="_Toc479868109"/>
      <w:r>
        <w:t xml:space="preserve">Figura </w:t>
      </w:r>
      <w:fldSimple w:instr=" SEQ Figura \* ARABIC ">
        <w:r w:rsidR="00A114EB">
          <w:rPr>
            <w:noProof/>
          </w:rPr>
          <w:t>50</w:t>
        </w:r>
      </w:fldSimple>
      <w:bookmarkEnd w:id="233"/>
      <w:r>
        <w:t xml:space="preserve"> Código exemplo Javadoc</w:t>
      </w:r>
      <w:bookmarkEnd w:id="234"/>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35" w:name="_Ref479001028"/>
      <w:bookmarkStart w:id="236" w:name="_Toc479868110"/>
      <w:r>
        <w:t xml:space="preserve">Figura </w:t>
      </w:r>
      <w:fldSimple w:instr=" SEQ Figura \* ARABIC ">
        <w:r w:rsidR="00A114EB">
          <w:rPr>
            <w:noProof/>
          </w:rPr>
          <w:t>51</w:t>
        </w:r>
      </w:fldSimple>
      <w:bookmarkEnd w:id="235"/>
      <w:r>
        <w:t xml:space="preserve">. Resultado javadoc do método </w:t>
      </w:r>
      <w:r>
        <w:rPr>
          <w:i/>
        </w:rPr>
        <w:t>train</w:t>
      </w:r>
      <w:bookmarkEnd w:id="236"/>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37" w:name="_Toc479868205"/>
      <w:r>
        <w:rPr>
          <w:i/>
          <w:lang w:val="en-US"/>
        </w:rPr>
        <w:t xml:space="preserve">Tag </w:t>
      </w:r>
      <w:r>
        <w:rPr>
          <w:lang w:val="en-US"/>
        </w:rPr>
        <w:t>@author</w:t>
      </w:r>
      <w:bookmarkEnd w:id="237"/>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38" w:name="_Toc479868206"/>
      <w:r>
        <w:rPr>
          <w:i/>
          <w:lang w:val="en-US"/>
        </w:rPr>
        <w:t>Tag</w:t>
      </w:r>
      <w:r>
        <w:rPr>
          <w:lang w:val="en-US"/>
        </w:rPr>
        <w:t xml:space="preserve"> @version</w:t>
      </w:r>
      <w:bookmarkEnd w:id="238"/>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39" w:name="_Toc479868207"/>
      <w:r>
        <w:rPr>
          <w:i/>
          <w:lang w:val="en-US"/>
        </w:rPr>
        <w:t>Tag</w:t>
      </w:r>
      <w:r>
        <w:rPr>
          <w:lang w:val="en-US"/>
        </w:rPr>
        <w:t xml:space="preserve"> @param</w:t>
      </w:r>
      <w:bookmarkEnd w:id="239"/>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40" w:name="_Toc479868208"/>
      <w:r>
        <w:rPr>
          <w:i/>
          <w:lang w:val="en-US"/>
        </w:rPr>
        <w:t>Tag</w:t>
      </w:r>
      <w:r>
        <w:rPr>
          <w:lang w:val="en-US"/>
        </w:rPr>
        <w:t xml:space="preserve"> @return</w:t>
      </w:r>
      <w:bookmarkEnd w:id="240"/>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41" w:name="_Toc479868209"/>
      <w:r w:rsidRPr="00ED5619">
        <w:rPr>
          <w:i/>
          <w:lang w:val="en-US"/>
        </w:rPr>
        <w:t>Tag</w:t>
      </w:r>
      <w:r>
        <w:rPr>
          <w:lang w:val="en-US"/>
        </w:rPr>
        <w:t xml:space="preserve"> @exception (@throws)</w:t>
      </w:r>
      <w:bookmarkEnd w:id="241"/>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42" w:name="_Toc479868210"/>
      <w:r>
        <w:rPr>
          <w:i/>
          <w:lang w:val="en-US"/>
        </w:rPr>
        <w:t xml:space="preserve">Tag </w:t>
      </w:r>
      <w:r>
        <w:rPr>
          <w:lang w:val="en-US"/>
        </w:rPr>
        <w:t>@see</w:t>
      </w:r>
      <w:bookmarkEnd w:id="242"/>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43" w:name="_Toc479868211"/>
      <w:r>
        <w:rPr>
          <w:i/>
          <w:lang w:val="en-US"/>
        </w:rPr>
        <w:t xml:space="preserve">Tag </w:t>
      </w:r>
      <w:r>
        <w:rPr>
          <w:lang w:val="en-US"/>
        </w:rPr>
        <w:t>@since</w:t>
      </w:r>
      <w:bookmarkEnd w:id="243"/>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44" w:name="_Toc479868212"/>
      <w:r>
        <w:rPr>
          <w:i/>
          <w:lang w:val="en-US"/>
        </w:rPr>
        <w:t xml:space="preserve">Tag </w:t>
      </w:r>
      <w:r>
        <w:rPr>
          <w:lang w:val="en-US"/>
        </w:rPr>
        <w:t>@deprecated</w:t>
      </w:r>
      <w:bookmarkEnd w:id="244"/>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45" w:name="_Toc479868213"/>
      <w:r>
        <w:t>Recursos do Java 8</w:t>
      </w:r>
      <w:bookmarkEnd w:id="245"/>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46" w:name="_Toc479868214"/>
      <w:r>
        <w:rPr>
          <w:lang w:val="en-US"/>
        </w:rPr>
        <w:t>Func</w:t>
      </w:r>
      <w:r w:rsidR="001E07AA">
        <w:rPr>
          <w:lang w:val="en-US"/>
        </w:rPr>
        <w:t>t</w:t>
      </w:r>
      <w:r>
        <w:rPr>
          <w:lang w:val="en-US"/>
        </w:rPr>
        <w:t>ional Programming</w:t>
      </w:r>
      <w:bookmarkEnd w:id="246"/>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47" w:name="_Toc479868215"/>
      <w:r>
        <w:rPr>
          <w:lang w:val="en-US"/>
        </w:rPr>
        <w:lastRenderedPageBreak/>
        <w:t xml:space="preserve">Inner Class (Classes </w:t>
      </w:r>
      <w:r w:rsidRPr="001E07AA">
        <w:t>anônimas</w:t>
      </w:r>
      <w:r>
        <w:rPr>
          <w:lang w:val="en-US"/>
        </w:rPr>
        <w:t>)</w:t>
      </w:r>
      <w:bookmarkEnd w:id="247"/>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48" w:name="_Ref479616082"/>
      <w:bookmarkStart w:id="249" w:name="_Toc479868111"/>
      <w:r>
        <w:t xml:space="preserve">Figura </w:t>
      </w:r>
      <w:fldSimple w:instr=" SEQ Figura \* ARABIC ">
        <w:r w:rsidR="00A114EB">
          <w:rPr>
            <w:noProof/>
          </w:rPr>
          <w:t>52</w:t>
        </w:r>
      </w:fldSimple>
      <w:bookmarkEnd w:id="248"/>
      <w:r>
        <w:t xml:space="preserve">. Exemplo de </w:t>
      </w:r>
      <w:r w:rsidRPr="00CF4F09">
        <w:rPr>
          <w:i/>
        </w:rPr>
        <w:t>inner class</w:t>
      </w:r>
      <w:bookmarkEnd w:id="249"/>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250" w:name="_Toc479868216"/>
      <w:r>
        <w:rPr>
          <w:lang w:val="en-US"/>
        </w:rPr>
        <w:t>Lambda</w:t>
      </w:r>
      <w:bookmarkEnd w:id="250"/>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51" w:name="_Ref479617381"/>
      <w:bookmarkStart w:id="252" w:name="_Toc479868112"/>
      <w:r>
        <w:t xml:space="preserve">Figura </w:t>
      </w:r>
      <w:fldSimple w:instr=" SEQ Figura \* ARABIC ">
        <w:r w:rsidR="00A114EB">
          <w:rPr>
            <w:noProof/>
          </w:rPr>
          <w:t>53</w:t>
        </w:r>
      </w:fldSimple>
      <w:bookmarkEnd w:id="251"/>
      <w:r>
        <w:t xml:space="preserve">. Diferença entre </w:t>
      </w:r>
      <w:r w:rsidRPr="00CF4F09">
        <w:rPr>
          <w:i/>
        </w:rPr>
        <w:t>inner class</w:t>
      </w:r>
      <w:r>
        <w:t xml:space="preserve"> e </w:t>
      </w:r>
      <w:r w:rsidRPr="00CF4F09">
        <w:rPr>
          <w:i/>
        </w:rPr>
        <w:t>lambda</w:t>
      </w:r>
      <w:bookmarkEnd w:id="252"/>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53" w:name="_Ref479618027"/>
      <w:bookmarkStart w:id="254" w:name="_Ref479618016"/>
      <w:bookmarkStart w:id="255" w:name="_Toc479868113"/>
      <w:r>
        <w:t xml:space="preserve">Figura </w:t>
      </w:r>
      <w:fldSimple w:instr=" SEQ Figura \* ARABIC ">
        <w:r w:rsidR="00A114EB">
          <w:rPr>
            <w:noProof/>
          </w:rPr>
          <w:t>54</w:t>
        </w:r>
      </w:fldSimple>
      <w:bookmarkEnd w:id="253"/>
      <w:r>
        <w:t xml:space="preserve">. Implementação do </w:t>
      </w:r>
      <w:r w:rsidRPr="00CF4F09">
        <w:rPr>
          <w:i/>
        </w:rPr>
        <w:t>main</w:t>
      </w:r>
      <w:r>
        <w:t xml:space="preserve"> com </w:t>
      </w:r>
      <w:r w:rsidRPr="00CF4F09">
        <w:rPr>
          <w:i/>
        </w:rPr>
        <w:t>lamda</w:t>
      </w:r>
      <w:bookmarkEnd w:id="254"/>
      <w:bookmarkEnd w:id="255"/>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256" w:name="_Toc479868217"/>
      <w:r w:rsidRPr="00CF4F09">
        <w:rPr>
          <w:lang w:val="en-US"/>
        </w:rPr>
        <w:t>ForEach</w:t>
      </w:r>
      <w:bookmarkEnd w:id="256"/>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57" w:name="_Ref479618967"/>
      <w:bookmarkStart w:id="258" w:name="_Toc479868114"/>
      <w:r>
        <w:t xml:space="preserve">Figura </w:t>
      </w:r>
      <w:fldSimple w:instr=" SEQ Figura \* ARABIC ">
        <w:r w:rsidR="00A114EB">
          <w:rPr>
            <w:noProof/>
          </w:rPr>
          <w:t>55</w:t>
        </w:r>
      </w:fldSimple>
      <w:bookmarkEnd w:id="257"/>
      <w:r>
        <w:t xml:space="preserve">. Diferenças entre </w:t>
      </w:r>
      <w:r w:rsidRPr="00CF4F09">
        <w:rPr>
          <w:i/>
        </w:rPr>
        <w:t>for</w:t>
      </w:r>
      <w:bookmarkEnd w:id="258"/>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259" w:name="_Toc479868218"/>
      <w:r w:rsidRPr="00A062B2">
        <w:rPr>
          <w:lang w:val="en-US"/>
        </w:rPr>
        <w:t>Method</w:t>
      </w:r>
      <w:r>
        <w:rPr>
          <w:lang w:val="en-US"/>
        </w:rPr>
        <w:t xml:space="preserve"> </w:t>
      </w:r>
      <w:r w:rsidRPr="00A062B2">
        <w:rPr>
          <w:lang w:val="en-US"/>
        </w:rPr>
        <w:t>Reference</w:t>
      </w:r>
      <w:bookmarkEnd w:id="259"/>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60" w:name="_Ref479619923"/>
      <w:bookmarkStart w:id="261" w:name="_Toc479868115"/>
      <w:r>
        <w:t xml:space="preserve">Figura </w:t>
      </w:r>
      <w:fldSimple w:instr=" SEQ Figura \* ARABIC ">
        <w:r w:rsidR="00A114EB">
          <w:rPr>
            <w:noProof/>
          </w:rPr>
          <w:t>56</w:t>
        </w:r>
      </w:fldSimple>
      <w:bookmarkEnd w:id="260"/>
      <w:r>
        <w:t xml:space="preserve">. Código </w:t>
      </w:r>
      <w:r w:rsidRPr="00A062B2">
        <w:rPr>
          <w:i/>
        </w:rPr>
        <w:t>lambda</w:t>
      </w:r>
      <w:r>
        <w:t xml:space="preserve"> e </w:t>
      </w:r>
      <w:r w:rsidRPr="00A062B2">
        <w:rPr>
          <w:i/>
        </w:rPr>
        <w:t>method</w:t>
      </w:r>
      <w:r>
        <w:t xml:space="preserve"> </w:t>
      </w:r>
      <w:r w:rsidRPr="00A062B2">
        <w:rPr>
          <w:i/>
        </w:rPr>
        <w:t>reference</w:t>
      </w:r>
      <w:bookmarkEnd w:id="26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262" w:name="_Ref479701875"/>
      <w:bookmarkStart w:id="263" w:name="_Toc479868116"/>
      <w:r>
        <w:lastRenderedPageBreak/>
        <w:t xml:space="preserve">Figura </w:t>
      </w:r>
      <w:fldSimple w:instr=" SEQ Figura \* ARABIC ">
        <w:r w:rsidR="00A114EB">
          <w:rPr>
            <w:noProof/>
          </w:rPr>
          <w:t>57</w:t>
        </w:r>
      </w:fldSimple>
      <w:bookmarkEnd w:id="262"/>
      <w:r>
        <w:t xml:space="preserve">. Código </w:t>
      </w:r>
      <w:r w:rsidRPr="00A062B2">
        <w:rPr>
          <w:i/>
        </w:rPr>
        <w:t>compareByVolume</w:t>
      </w:r>
      <w:bookmarkEnd w:id="263"/>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264" w:name="_Ref479704238"/>
      <w:bookmarkStart w:id="265" w:name="_Toc479868117"/>
      <w:r>
        <w:t xml:space="preserve">Figura </w:t>
      </w:r>
      <w:fldSimple w:instr=" SEQ Figura \* ARABIC ">
        <w:r w:rsidR="00A114EB">
          <w:rPr>
            <w:noProof/>
          </w:rPr>
          <w:t>58</w:t>
        </w:r>
      </w:fldSimple>
      <w:bookmarkEnd w:id="264"/>
      <w:r>
        <w:t>. Código de ordenação</w:t>
      </w:r>
      <w:bookmarkEnd w:id="265"/>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266" w:name="_Toc479868219"/>
      <w:r w:rsidRPr="00A062B2">
        <w:rPr>
          <w:lang w:val="en-US"/>
        </w:rPr>
        <w:t>Stream</w:t>
      </w:r>
      <w:bookmarkEnd w:id="266"/>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267" w:name="_Ref479712557"/>
      <w:bookmarkStart w:id="268" w:name="_Toc479868118"/>
      <w:r>
        <w:t xml:space="preserve">Figura </w:t>
      </w:r>
      <w:fldSimple w:instr=" SEQ Figura \* ARABIC ">
        <w:r w:rsidR="00A114EB">
          <w:rPr>
            <w:noProof/>
          </w:rPr>
          <w:t>59</w:t>
        </w:r>
      </w:fldSimple>
      <w:bookmarkEnd w:id="267"/>
      <w:r>
        <w:t xml:space="preserve">. Código exemplo </w:t>
      </w:r>
      <w:r w:rsidRPr="00A062B2">
        <w:rPr>
          <w:i/>
        </w:rPr>
        <w:t>stream</w:t>
      </w:r>
      <w:r w:rsidR="00D709F2">
        <w:t xml:space="preserve"> – pegando dados</w:t>
      </w:r>
      <w:bookmarkEnd w:id="268"/>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269" w:name="_Ref479712759"/>
      <w:bookmarkStart w:id="270" w:name="_Toc479868119"/>
      <w:r>
        <w:t xml:space="preserve">Figura </w:t>
      </w:r>
      <w:fldSimple w:instr=" SEQ Figura \* ARABIC ">
        <w:r w:rsidR="00A114EB">
          <w:rPr>
            <w:noProof/>
          </w:rPr>
          <w:t>60</w:t>
        </w:r>
      </w:fldSimple>
      <w:bookmarkEnd w:id="269"/>
      <w:r>
        <w:t xml:space="preserve">. Exemplo código </w:t>
      </w:r>
      <w:r w:rsidRPr="00A062B2">
        <w:rPr>
          <w:i/>
        </w:rPr>
        <w:t>stream</w:t>
      </w:r>
      <w:r>
        <w:t xml:space="preserve"> - sobrescrita </w:t>
      </w:r>
      <w:r w:rsidRPr="00A062B2">
        <w:rPr>
          <w:i/>
        </w:rPr>
        <w:t>toString</w:t>
      </w:r>
      <w:bookmarkEnd w:id="270"/>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271" w:name="_Ref479712890"/>
      <w:bookmarkStart w:id="272" w:name="_Toc479868120"/>
      <w:r>
        <w:t xml:space="preserve">Figura </w:t>
      </w:r>
      <w:fldSimple w:instr=" SEQ Figura \* ARABIC ">
        <w:r w:rsidR="00A114EB">
          <w:rPr>
            <w:noProof/>
          </w:rPr>
          <w:t>61</w:t>
        </w:r>
      </w:fldSimple>
      <w:bookmarkEnd w:id="271"/>
      <w:r>
        <w:t xml:space="preserve">. Saída do código de exemplo da </w:t>
      </w:r>
      <w:r w:rsidRPr="00A062B2">
        <w:rPr>
          <w:i/>
        </w:rPr>
        <w:t>stream</w:t>
      </w:r>
      <w:bookmarkEnd w:id="272"/>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273" w:name="_Ref479714282"/>
      <w:bookmarkStart w:id="274" w:name="_Toc479868121"/>
      <w:r>
        <w:t xml:space="preserve">Figura </w:t>
      </w:r>
      <w:fldSimple w:instr=" SEQ Figura \* ARABIC ">
        <w:r w:rsidR="00A114EB">
          <w:rPr>
            <w:noProof/>
          </w:rPr>
          <w:t>62</w:t>
        </w:r>
      </w:fldSimple>
      <w:bookmarkEnd w:id="273"/>
      <w:r>
        <w:t xml:space="preserve">. Código exemplo </w:t>
      </w:r>
      <w:r w:rsidRPr="00A062B2">
        <w:rPr>
          <w:i/>
        </w:rPr>
        <w:t>stream</w:t>
      </w:r>
      <w:bookmarkEnd w:id="274"/>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275" w:name="_Ref479717654"/>
      <w:bookmarkStart w:id="276" w:name="_Toc479868122"/>
      <w:r>
        <w:t xml:space="preserve">Figura </w:t>
      </w:r>
      <w:fldSimple w:instr=" SEQ Figura \* ARABIC ">
        <w:r w:rsidR="00A114EB">
          <w:rPr>
            <w:noProof/>
          </w:rPr>
          <w:t>63</w:t>
        </w:r>
      </w:fldSimple>
      <w:bookmarkEnd w:id="275"/>
      <w:r>
        <w:t>. Ilustração código stream</w:t>
      </w:r>
      <w:bookmarkEnd w:id="276"/>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277" w:name="_Ref479718370"/>
      <w:bookmarkStart w:id="278" w:name="_Toc479868123"/>
      <w:r>
        <w:t xml:space="preserve">Figura </w:t>
      </w:r>
      <w:fldSimple w:instr=" SEQ Figura \* ARABIC ">
        <w:r w:rsidR="00A114EB">
          <w:rPr>
            <w:noProof/>
          </w:rPr>
          <w:t>64</w:t>
        </w:r>
      </w:fldSimple>
      <w:bookmarkEnd w:id="277"/>
      <w:r>
        <w:t xml:space="preserve">. Código </w:t>
      </w:r>
      <w:r w:rsidRPr="00E10491">
        <w:rPr>
          <w:i/>
        </w:rPr>
        <w:t>stream</w:t>
      </w:r>
      <w:r>
        <w:t xml:space="preserve"> com paralelismo</w:t>
      </w:r>
      <w:bookmarkEnd w:id="278"/>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279" w:name="_Ref479718613"/>
      <w:bookmarkStart w:id="280" w:name="_Toc479868124"/>
      <w:r>
        <w:t xml:space="preserve">Figura </w:t>
      </w:r>
      <w:fldSimple w:instr=" SEQ Figura \* ARABIC ">
        <w:r w:rsidR="00A114EB">
          <w:rPr>
            <w:noProof/>
          </w:rPr>
          <w:t>65</w:t>
        </w:r>
      </w:fldSimple>
      <w:bookmarkEnd w:id="279"/>
      <w:r>
        <w:t>. Código exemplo paralelismo</w:t>
      </w:r>
      <w:bookmarkEnd w:id="280"/>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281" w:name="_Ref479719299"/>
      <w:bookmarkStart w:id="282" w:name="_Toc479868125"/>
      <w:r>
        <w:t xml:space="preserve">Figura </w:t>
      </w:r>
      <w:fldSimple w:instr=" SEQ Figura \* ARABIC ">
        <w:r w:rsidR="00A114EB">
          <w:rPr>
            <w:noProof/>
          </w:rPr>
          <w:t>66</w:t>
        </w:r>
      </w:fldSimple>
      <w:bookmarkEnd w:id="281"/>
      <w:r>
        <w:t>. Saída código exemplo paralelismo</w:t>
      </w:r>
      <w:bookmarkEnd w:id="282"/>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283" w:name="_Ref479776876"/>
      <w:bookmarkStart w:id="284" w:name="_Toc479868126"/>
      <w:r>
        <w:t xml:space="preserve">Figura </w:t>
      </w:r>
      <w:fldSimple w:instr=" SEQ Figura \* ARABIC ">
        <w:r w:rsidR="00A114EB">
          <w:rPr>
            <w:noProof/>
          </w:rPr>
          <w:t>67</w:t>
        </w:r>
      </w:fldSimple>
      <w:bookmarkEnd w:id="283"/>
      <w:r>
        <w:t>. Código updateMaxMin</w:t>
      </w:r>
      <w:bookmarkEnd w:id="284"/>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285" w:name="_Toc479868220"/>
      <w:r>
        <w:lastRenderedPageBreak/>
        <w:t>Resultados Obtidos</w:t>
      </w:r>
      <w:bookmarkEnd w:id="285"/>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86" w:name="_Toc479868221"/>
      <w:r>
        <w:t>Criar RNA</w:t>
      </w:r>
      <w:bookmarkEnd w:id="286"/>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287" w:name="_Ref479837139"/>
      <w:bookmarkStart w:id="288" w:name="_Toc479868127"/>
      <w:r>
        <w:t xml:space="preserve">Figura </w:t>
      </w:r>
      <w:fldSimple w:instr=" SEQ Figura \* ARABIC ">
        <w:r w:rsidR="00A114EB">
          <w:rPr>
            <w:noProof/>
          </w:rPr>
          <w:t>68</w:t>
        </w:r>
      </w:fldSimple>
      <w:bookmarkEnd w:id="287"/>
      <w:r>
        <w:t xml:space="preserve">. Interface 1 - </w:t>
      </w:r>
      <w:r w:rsidRPr="004E0EDD">
        <w:rPr>
          <w:i/>
          <w:lang w:val="en-US"/>
        </w:rPr>
        <w:t>ini</w:t>
      </w:r>
      <w:r w:rsidR="004E0EDD" w:rsidRPr="004E0EDD">
        <w:rPr>
          <w:i/>
          <w:lang w:val="en-US"/>
        </w:rPr>
        <w:t>t</w:t>
      </w:r>
      <w:r w:rsidRPr="004E0EDD">
        <w:rPr>
          <w:i/>
          <w:lang w:val="en-US"/>
        </w:rPr>
        <w:t>ial</w:t>
      </w:r>
      <w:bookmarkEnd w:id="288"/>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289" w:name="_Ref479837277"/>
      <w:bookmarkStart w:id="290" w:name="_Toc479868128"/>
      <w:r>
        <w:t xml:space="preserve">Figura </w:t>
      </w:r>
      <w:fldSimple w:instr=" SEQ Figura \* ARABIC ">
        <w:r w:rsidR="00A114EB">
          <w:rPr>
            <w:noProof/>
          </w:rPr>
          <w:t>69</w:t>
        </w:r>
      </w:fldSimple>
      <w:bookmarkEnd w:id="289"/>
      <w:r>
        <w:t xml:space="preserve">. Interface 1 - </w:t>
      </w:r>
      <w:r w:rsidRPr="004E0EDD">
        <w:rPr>
          <w:i/>
          <w:lang w:val="en-US"/>
        </w:rPr>
        <w:t>erro</w:t>
      </w:r>
      <w:r w:rsidR="004E0EDD" w:rsidRPr="004E0EDD">
        <w:rPr>
          <w:i/>
          <w:lang w:val="en-US"/>
        </w:rPr>
        <w:t>r</w:t>
      </w:r>
      <w:bookmarkEnd w:id="290"/>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291" w:name="_Ref479837596"/>
      <w:bookmarkStart w:id="292" w:name="_Toc479868129"/>
      <w:r>
        <w:t xml:space="preserve">Figura </w:t>
      </w:r>
      <w:fldSimple w:instr=" SEQ Figura \* ARABIC ">
        <w:r w:rsidR="00A114EB">
          <w:rPr>
            <w:noProof/>
          </w:rPr>
          <w:t>70</w:t>
        </w:r>
      </w:fldSimple>
      <w:bookmarkEnd w:id="291"/>
      <w:r>
        <w:t xml:space="preserve">. Interface 1 – </w:t>
      </w:r>
      <w:r w:rsidRPr="004E0EDD">
        <w:rPr>
          <w:i/>
          <w:lang w:val="en-US"/>
        </w:rPr>
        <w:t>success</w:t>
      </w:r>
      <w:bookmarkEnd w:id="292"/>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293" w:name="_Ref479839404"/>
      <w:bookmarkStart w:id="294"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93"/>
      <w:r w:rsidRPr="00EE61F1">
        <w:rPr>
          <w:lang w:val="en-US"/>
        </w:rPr>
        <w:t>.</w:t>
      </w:r>
      <w:proofErr w:type="gramEnd"/>
      <w:r w:rsidRPr="00EE61F1">
        <w:rPr>
          <w:lang w:val="en-US"/>
        </w:rPr>
        <w:t xml:space="preserve"> Interface 1 - </w:t>
      </w:r>
      <w:r w:rsidRPr="00EE61F1">
        <w:rPr>
          <w:i/>
          <w:lang w:val="en-US"/>
        </w:rPr>
        <w:t>add hidden layer</w:t>
      </w:r>
      <w:bookmarkEnd w:id="294"/>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295" w:name="_Ref479839571"/>
      <w:bookmarkStart w:id="296"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295"/>
      <w:r w:rsidRPr="00EE61F1">
        <w:rPr>
          <w:lang w:val="en-US"/>
        </w:rPr>
        <w:t>.</w:t>
      </w:r>
      <w:proofErr w:type="gramEnd"/>
      <w:r w:rsidRPr="00EE61F1">
        <w:rPr>
          <w:lang w:val="en-US"/>
        </w:rPr>
        <w:t xml:space="preserve"> Interface 1 - </w:t>
      </w:r>
      <w:r w:rsidRPr="00EE61F1">
        <w:rPr>
          <w:i/>
          <w:lang w:val="en-US"/>
        </w:rPr>
        <w:t>activation functions</w:t>
      </w:r>
      <w:bookmarkEnd w:id="296"/>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297"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297"/>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298" w:name="_Ref479838380"/>
      <w:bookmarkStart w:id="299" w:name="_Toc479868133"/>
      <w:r>
        <w:t xml:space="preserve">Figura </w:t>
      </w:r>
      <w:fldSimple w:instr=" SEQ Figura \* ARABIC ">
        <w:r w:rsidR="00A114EB">
          <w:rPr>
            <w:noProof/>
          </w:rPr>
          <w:t>74</w:t>
        </w:r>
      </w:fldSimple>
      <w:bookmarkEnd w:id="298"/>
      <w:r>
        <w:t xml:space="preserve">. Interface 1 – </w:t>
      </w:r>
      <w:r>
        <w:rPr>
          <w:i/>
        </w:rPr>
        <w:t>don’t</w:t>
      </w:r>
      <w:r w:rsidRPr="004E0EDD">
        <w:rPr>
          <w:i/>
        </w:rPr>
        <w:t xml:space="preserve"> overwrite</w:t>
      </w:r>
      <w:bookmarkEnd w:id="299"/>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300" w:name="_Toc479868222"/>
      <w:r>
        <w:t>Escolher RNA</w:t>
      </w:r>
      <w:bookmarkEnd w:id="300"/>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301" w:name="_Ref479838674"/>
      <w:bookmarkStart w:id="302" w:name="_Toc479868134"/>
      <w:r>
        <w:t xml:space="preserve">Figura </w:t>
      </w:r>
      <w:fldSimple w:instr=" SEQ Figura \* ARABIC ">
        <w:r w:rsidR="00A114EB">
          <w:rPr>
            <w:noProof/>
          </w:rPr>
          <w:t>75</w:t>
        </w:r>
      </w:fldSimple>
      <w:bookmarkEnd w:id="301"/>
      <w:r>
        <w:t xml:space="preserve">. Interface 1 </w:t>
      </w:r>
      <w:r w:rsidRPr="004E0EDD">
        <w:rPr>
          <w:i/>
        </w:rPr>
        <w:t xml:space="preserve">- NN </w:t>
      </w:r>
      <w:r w:rsidRPr="004E0EDD">
        <w:rPr>
          <w:i/>
          <w:lang w:val="en-US"/>
        </w:rPr>
        <w:t>don't exists</w:t>
      </w:r>
      <w:bookmarkEnd w:id="302"/>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303" w:name="_Ref479838992"/>
      <w:bookmarkStart w:id="304" w:name="_Toc479868135"/>
      <w:r>
        <w:t xml:space="preserve">Figura </w:t>
      </w:r>
      <w:fldSimple w:instr=" SEQ Figura \* ARABIC ">
        <w:r w:rsidR="00A114EB">
          <w:rPr>
            <w:noProof/>
          </w:rPr>
          <w:t>76</w:t>
        </w:r>
      </w:fldSimple>
      <w:bookmarkEnd w:id="303"/>
      <w:r>
        <w:t xml:space="preserve">. Interface 1 - </w:t>
      </w:r>
      <w:r w:rsidRPr="00A93DAC">
        <w:rPr>
          <w:i/>
        </w:rPr>
        <w:t>NN loaded</w:t>
      </w:r>
      <w:bookmarkEnd w:id="304"/>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305" w:name="_Toc479868223"/>
      <w:r>
        <w:lastRenderedPageBreak/>
        <w:t>Treinar RNA</w:t>
      </w:r>
      <w:bookmarkEnd w:id="305"/>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306" w:name="_Ref479840033"/>
      <w:bookmarkStart w:id="307" w:name="_Toc479868136"/>
      <w:r>
        <w:t xml:space="preserve">Figura </w:t>
      </w:r>
      <w:fldSimple w:instr=" SEQ Figura \* ARABIC ">
        <w:r w:rsidR="00A114EB">
          <w:rPr>
            <w:noProof/>
          </w:rPr>
          <w:t>77</w:t>
        </w:r>
      </w:fldSimple>
      <w:bookmarkEnd w:id="306"/>
      <w:r>
        <w:t>. Interface 2 – initial</w:t>
      </w:r>
      <w:bookmarkEnd w:id="307"/>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308" w:name="_Ref479840343"/>
      <w:bookmarkStart w:id="309" w:name="_Toc479868137"/>
      <w:r>
        <w:t xml:space="preserve">Figura </w:t>
      </w:r>
      <w:fldSimple w:instr=" SEQ Figura \* ARABIC ">
        <w:r w:rsidR="00A114EB">
          <w:rPr>
            <w:noProof/>
          </w:rPr>
          <w:t>78</w:t>
        </w:r>
      </w:fldSimple>
      <w:bookmarkEnd w:id="308"/>
      <w:r>
        <w:t xml:space="preserve">. Interface 2 - </w:t>
      </w:r>
      <w:r w:rsidRPr="00456629">
        <w:rPr>
          <w:i/>
        </w:rPr>
        <w:t>null dates</w:t>
      </w:r>
      <w:bookmarkEnd w:id="309"/>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310" w:name="_Ref479840498"/>
      <w:bookmarkStart w:id="311" w:name="_Toc479868138"/>
      <w:r>
        <w:t xml:space="preserve">Figura </w:t>
      </w:r>
      <w:fldSimple w:instr=" SEQ Figura \* ARABIC ">
        <w:r w:rsidR="00A114EB">
          <w:rPr>
            <w:noProof/>
          </w:rPr>
          <w:t>79</w:t>
        </w:r>
      </w:fldSimple>
      <w:bookmarkEnd w:id="310"/>
      <w:r>
        <w:t xml:space="preserve">. Interface 2 - </w:t>
      </w:r>
      <w:r w:rsidRPr="000B462E">
        <w:rPr>
          <w:i/>
        </w:rPr>
        <w:t>null NN</w:t>
      </w:r>
      <w:bookmarkEnd w:id="311"/>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312" w:name="_Ref479840673"/>
      <w:bookmarkStart w:id="313" w:name="_Toc479868139"/>
      <w:r>
        <w:t xml:space="preserve">Figura </w:t>
      </w:r>
      <w:fldSimple w:instr=" SEQ Figura \* ARABIC ">
        <w:r w:rsidR="00A114EB">
          <w:rPr>
            <w:noProof/>
          </w:rPr>
          <w:t>80</w:t>
        </w:r>
      </w:fldSimple>
      <w:bookmarkEnd w:id="312"/>
      <w:r>
        <w:t xml:space="preserve">. Interface 2 - </w:t>
      </w:r>
      <w:r>
        <w:rPr>
          <w:i/>
        </w:rPr>
        <w:t>Learning Rules</w:t>
      </w:r>
      <w:bookmarkEnd w:id="313"/>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314" w:name="_Ref479840972"/>
      <w:bookmarkStart w:id="315" w:name="_Toc479868140"/>
      <w:r>
        <w:t xml:space="preserve">Figura </w:t>
      </w:r>
      <w:fldSimple w:instr=" SEQ Figura \* ARABIC ">
        <w:r w:rsidR="00A114EB">
          <w:rPr>
            <w:noProof/>
          </w:rPr>
          <w:t>81</w:t>
        </w:r>
      </w:fldSimple>
      <w:bookmarkEnd w:id="314"/>
      <w:r>
        <w:t xml:space="preserve">. Interface 2 – </w:t>
      </w:r>
      <w:r w:rsidRPr="00A871FD">
        <w:rPr>
          <w:i/>
        </w:rPr>
        <w:t>dates</w:t>
      </w:r>
      <w:bookmarkEnd w:id="315"/>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316" w:name="_Ref479842025"/>
      <w:bookmarkStart w:id="317" w:name="_Toc479868141"/>
      <w:r>
        <w:t xml:space="preserve">Figura </w:t>
      </w:r>
      <w:fldSimple w:instr=" SEQ Figura \* ARABIC ">
        <w:r w:rsidR="00A114EB">
          <w:rPr>
            <w:noProof/>
          </w:rPr>
          <w:t>82</w:t>
        </w:r>
      </w:fldSimple>
      <w:bookmarkEnd w:id="316"/>
      <w:r>
        <w:t xml:space="preserve">. Interface 2 - </w:t>
      </w:r>
      <w:r>
        <w:rPr>
          <w:i/>
        </w:rPr>
        <w:t>from after to</w:t>
      </w:r>
      <w:bookmarkEnd w:id="317"/>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18" w:name="_Ref479842876"/>
      <w:bookmarkStart w:id="319"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18"/>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19"/>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20" w:name="_Ref479843026"/>
      <w:bookmarkStart w:id="321" w:name="_Toc479868143"/>
      <w:r>
        <w:t xml:space="preserve">Figura </w:t>
      </w:r>
      <w:fldSimple w:instr=" SEQ Figura \* ARABIC ">
        <w:r w:rsidR="00A114EB">
          <w:rPr>
            <w:noProof/>
          </w:rPr>
          <w:t>84</w:t>
        </w:r>
      </w:fldSimple>
      <w:bookmarkEnd w:id="320"/>
      <w:r>
        <w:t xml:space="preserve">. Interface 2 – </w:t>
      </w:r>
      <w:r w:rsidRPr="00CF0E0C">
        <w:rPr>
          <w:i/>
        </w:rPr>
        <w:t>trained</w:t>
      </w:r>
      <w:bookmarkEnd w:id="321"/>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22" w:name="_Toc479868224"/>
      <w:r>
        <w:lastRenderedPageBreak/>
        <w:t>Gerar Relatório</w:t>
      </w:r>
      <w:bookmarkEnd w:id="322"/>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23" w:name="_Ref479843935"/>
      <w:bookmarkStart w:id="324" w:name="_Toc479868144"/>
      <w:r>
        <w:t xml:space="preserve">Figura </w:t>
      </w:r>
      <w:fldSimple w:instr=" SEQ Figura \* ARABIC ">
        <w:r w:rsidR="00A114EB">
          <w:rPr>
            <w:noProof/>
          </w:rPr>
          <w:t>85</w:t>
        </w:r>
      </w:fldSimple>
      <w:bookmarkEnd w:id="323"/>
      <w:r>
        <w:t xml:space="preserve">. Interface 3 – </w:t>
      </w:r>
      <w:r>
        <w:rPr>
          <w:i/>
        </w:rPr>
        <w:t>initial</w:t>
      </w:r>
      <w:bookmarkEnd w:id="324"/>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25" w:name="_Ref479844133"/>
      <w:bookmarkStart w:id="326" w:name="_Toc479868145"/>
      <w:r>
        <w:lastRenderedPageBreak/>
        <w:t xml:space="preserve">Figura </w:t>
      </w:r>
      <w:fldSimple w:instr=" SEQ Figura \* ARABIC ">
        <w:r w:rsidR="00A114EB">
          <w:rPr>
            <w:noProof/>
          </w:rPr>
          <w:t>86</w:t>
        </w:r>
      </w:fldSimple>
      <w:bookmarkEnd w:id="325"/>
      <w:r>
        <w:t xml:space="preserve">. Interface 3 - </w:t>
      </w:r>
      <w:r w:rsidRPr="00F460EB">
        <w:rPr>
          <w:i/>
        </w:rPr>
        <w:t>null NN</w:t>
      </w:r>
      <w:bookmarkEnd w:id="326"/>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27" w:name="_Ref479845277"/>
      <w:bookmarkStart w:id="328" w:name="_Toc479868146"/>
      <w:r>
        <w:t xml:space="preserve">Figura </w:t>
      </w:r>
      <w:fldSimple w:instr=" SEQ Figura \* ARABIC ">
        <w:r w:rsidR="00A114EB">
          <w:rPr>
            <w:noProof/>
          </w:rPr>
          <w:t>87</w:t>
        </w:r>
      </w:fldSimple>
      <w:bookmarkEnd w:id="327"/>
      <w:r>
        <w:t xml:space="preserve">. Interface 3 - </w:t>
      </w:r>
      <w:r>
        <w:rPr>
          <w:i/>
        </w:rPr>
        <w:t>report created</w:t>
      </w:r>
      <w:bookmarkEnd w:id="328"/>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29" w:name="_Ref479845655"/>
      <w:bookmarkStart w:id="330" w:name="_Toc479868147"/>
      <w:r>
        <w:t xml:space="preserve">Figura </w:t>
      </w:r>
      <w:fldSimple w:instr=" SEQ Figura \* ARABIC ">
        <w:r>
          <w:rPr>
            <w:noProof/>
          </w:rPr>
          <w:t>88</w:t>
        </w:r>
      </w:fldSimple>
      <w:bookmarkEnd w:id="329"/>
      <w:r>
        <w:t xml:space="preserve">. Interface 3 - </w:t>
      </w:r>
      <w:r>
        <w:rPr>
          <w:i/>
        </w:rPr>
        <w:t>report with 2 attributes</w:t>
      </w:r>
      <w:bookmarkEnd w:id="330"/>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31" w:name="_Toc479868225"/>
      <w:r>
        <w:lastRenderedPageBreak/>
        <w:t>Considerações Finais</w:t>
      </w:r>
      <w:bookmarkEnd w:id="331"/>
    </w:p>
    <w:p w14:paraId="5ED464A3" w14:textId="77777777" w:rsidR="00637CA1" w:rsidRDefault="00637CA1" w:rsidP="00637CA1">
      <w:pPr>
        <w:rPr>
          <w:lang w:eastAsia="pt-BR"/>
        </w:rPr>
      </w:pPr>
    </w:p>
    <w:p w14:paraId="08A23A45" w14:textId="50EB5FCE" w:rsidR="00B00D11" w:rsidRDefault="00B00D11" w:rsidP="00B00D11">
      <w:pPr>
        <w:pStyle w:val="Heading2"/>
      </w:pPr>
      <w:bookmarkStart w:id="332" w:name="_Toc479868226"/>
      <w:r>
        <w:t>Conclusão</w:t>
      </w:r>
      <w:bookmarkEnd w:id="332"/>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33"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34" w:name="_Toc479868227"/>
      <w:r>
        <w:t>Trabalhos futuros</w:t>
      </w:r>
      <w:bookmarkEnd w:id="334"/>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35" w:name="_Toc479868228"/>
      <w:r>
        <w:t>Gráfico</w:t>
      </w:r>
      <w:bookmarkEnd w:id="335"/>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36" w:name="_Toc479868229"/>
      <w:r>
        <w:t>Comparativo entre outras RNA</w:t>
      </w:r>
      <w:bookmarkEnd w:id="33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37" w:name="_Toc479868230"/>
      <w:r>
        <w:t>Base de dados</w:t>
      </w:r>
      <w:bookmarkEnd w:id="337"/>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38" w:name="_Toc479868231"/>
      <w:r>
        <w:t>Outros relatórios</w:t>
      </w:r>
      <w:bookmarkEnd w:id="338"/>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39" w:name="_Toc479868232"/>
      <w:r>
        <w:t>Layout</w:t>
      </w:r>
      <w:bookmarkEnd w:id="339"/>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40"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40"/>
        </w:p>
        <w:sdt>
          <w:sdtPr>
            <w:id w:val="111145805"/>
            <w:bibliography/>
          </w:sdt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41" w:author="mario" w:date="2017-06-05T08:32:00Z">
                    <w:rPr/>
                  </w:rPrChange>
                </w:rPr>
                <w:instrText xml:space="preserve"> BIBLIOGRAPHY </w:instrText>
              </w:r>
              <w:r>
                <w:fldChar w:fldCharType="separate"/>
              </w:r>
              <w:r w:rsidR="00C517EF" w:rsidRPr="009630D6">
                <w:rPr>
                  <w:noProof/>
                  <w:lang w:val="en-US"/>
                  <w:rPrChange w:id="342" w:author="mario" w:date="2017-06-05T08:32:00Z">
                    <w:rPr>
                      <w:noProof/>
                    </w:rPr>
                  </w:rPrChange>
                </w:rPr>
                <w:t xml:space="preserve">BARCHART. Stocks - Performance. </w:t>
              </w:r>
              <w:r w:rsidR="00C517EF" w:rsidRPr="009630D6">
                <w:rPr>
                  <w:b/>
                  <w:bCs/>
                  <w:noProof/>
                  <w:lang w:val="en-US"/>
                  <w:rPrChange w:id="343" w:author="mario" w:date="2017-06-05T08:32:00Z">
                    <w:rPr>
                      <w:b/>
                      <w:bCs/>
                      <w:noProof/>
                    </w:rPr>
                  </w:rPrChange>
                </w:rPr>
                <w:t>Barchart</w:t>
              </w:r>
              <w:r w:rsidR="00C517EF" w:rsidRPr="009630D6">
                <w:rPr>
                  <w:noProof/>
                  <w:lang w:val="en-US"/>
                  <w:rPrChange w:id="344"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3"/>
      <w:footerReference w:type="default" r:id="rId9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5856B2" w:rsidRDefault="005856B2">
      <w:pPr>
        <w:pStyle w:val="CommentText"/>
      </w:pPr>
      <w:r>
        <w:rPr>
          <w:rStyle w:val="CommentReference"/>
        </w:rPr>
        <w:annotationRef/>
      </w:r>
      <w:r>
        <w:t>como eles medem?</w:t>
      </w:r>
    </w:p>
  </w:comment>
  <w:comment w:id="21" w:author="mario" w:date="2017-06-05T08:45:00Z" w:initials="m">
    <w:p w14:paraId="53F56093" w14:textId="57291F46" w:rsidR="005856B2" w:rsidRDefault="005856B2">
      <w:pPr>
        <w:pStyle w:val="CommentText"/>
      </w:pPr>
      <w:r>
        <w:rPr>
          <w:rStyle w:val="CommentReference"/>
        </w:rPr>
        <w:annotationRef/>
      </w:r>
      <w:r>
        <w:t>Done</w:t>
      </w:r>
    </w:p>
  </w:comment>
  <w:comment w:id="22" w:author="Andreia Machion" w:date="2017-05-31T17:38:00Z" w:initials="AM">
    <w:p w14:paraId="04289D27" w14:textId="0B6DCA82" w:rsidR="005856B2" w:rsidRDefault="005856B2">
      <w:pPr>
        <w:pStyle w:val="CommentText"/>
      </w:pPr>
      <w:r>
        <w:rPr>
          <w:rStyle w:val="CommentReference"/>
        </w:rPr>
        <w:annotationRef/>
      </w:r>
      <w:r>
        <w:t>ficou estranho, como o desenvolvimento de um software se contrapõe à aplicação de redes neurais</w:t>
      </w:r>
    </w:p>
    <w:p w14:paraId="0DFE9EB8" w14:textId="4B975EC4" w:rsidR="005856B2" w:rsidRDefault="005856B2">
      <w:pPr>
        <w:pStyle w:val="CommentText"/>
      </w:pPr>
      <w:r>
        <w:t xml:space="preserve">a partir </w:t>
      </w:r>
    </w:p>
  </w:comment>
  <w:comment w:id="23" w:author="Andreia Machion" w:date="2017-06-02T18:23:00Z" w:initials="AM">
    <w:p w14:paraId="463D5918" w14:textId="0C0C92CF" w:rsidR="005856B2" w:rsidRDefault="005856B2">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5856B2" w:rsidRDefault="005856B2">
      <w:pPr>
        <w:pStyle w:val="CommentText"/>
      </w:pPr>
      <w:r>
        <w:rPr>
          <w:rStyle w:val="CommentReference"/>
        </w:rPr>
        <w:annotationRef/>
      </w:r>
      <w:r>
        <w:t>Done</w:t>
      </w:r>
    </w:p>
  </w:comment>
  <w:comment w:id="35" w:author="Andreia Machion" w:date="2017-06-02T19:10:00Z" w:initials="AM">
    <w:p w14:paraId="7097D00E" w14:textId="1216D422" w:rsidR="005856B2" w:rsidRDefault="005856B2">
      <w:pPr>
        <w:pStyle w:val="CommentText"/>
      </w:pPr>
      <w:r>
        <w:rPr>
          <w:rStyle w:val="CommentReference"/>
        </w:rPr>
        <w:annotationRef/>
      </w:r>
      <w:r>
        <w:t>referenciar tudo</w:t>
      </w:r>
    </w:p>
  </w:comment>
  <w:comment w:id="36" w:author="mario" w:date="2017-06-05T09:10:00Z" w:initials="m">
    <w:p w14:paraId="2A04FE6A" w14:textId="636BD579" w:rsidR="005856B2" w:rsidRDefault="005856B2">
      <w:pPr>
        <w:pStyle w:val="CommentText"/>
      </w:pPr>
      <w:r>
        <w:rPr>
          <w:rStyle w:val="CommentReference"/>
        </w:rPr>
        <w:annotationRef/>
      </w:r>
      <w:r>
        <w:t>Done</w:t>
      </w:r>
    </w:p>
  </w:comment>
  <w:comment w:id="54" w:author="Andreia Machion" w:date="2017-05-31T19:41:00Z" w:initials="AM">
    <w:p w14:paraId="747F053B" w14:textId="49C988E9" w:rsidR="005856B2" w:rsidRDefault="005856B2">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5856B2" w:rsidRDefault="005856B2">
      <w:pPr>
        <w:pStyle w:val="CommentText"/>
      </w:pPr>
      <w:r>
        <w:rPr>
          <w:rStyle w:val="CommentReference"/>
        </w:rPr>
        <w:annotationRef/>
      </w:r>
      <w:r>
        <w:t>não foi falado nada ainda sobre o que é o bias</w:t>
      </w:r>
    </w:p>
  </w:comment>
  <w:comment w:id="56" w:author="mario" w:date="2017-06-05T09:38:00Z" w:initials="m">
    <w:p w14:paraId="413BBAB6" w14:textId="657DEF6B" w:rsidR="005856B2" w:rsidRDefault="005856B2">
      <w:pPr>
        <w:pStyle w:val="CommentText"/>
      </w:pPr>
      <w:r>
        <w:rPr>
          <w:rStyle w:val="CommentReference"/>
        </w:rPr>
        <w:annotationRef/>
      </w:r>
      <w:r>
        <w:t>Em baixo eu explico.</w:t>
      </w:r>
    </w:p>
    <w:p w14:paraId="01EC68D2" w14:textId="77777777" w:rsidR="005856B2" w:rsidRDefault="005856B2" w:rsidP="00404D66">
      <w:pPr>
        <w:pStyle w:val="CommentText"/>
        <w:ind w:firstLine="0"/>
      </w:pPr>
    </w:p>
  </w:comment>
  <w:comment w:id="103" w:author="Andreia Machion" w:date="2017-06-02T18:50:00Z" w:initials="AM">
    <w:p w14:paraId="371BE2C7" w14:textId="3DAAEF38" w:rsidR="005856B2" w:rsidRDefault="005856B2">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5856B2" w:rsidRDefault="005856B2">
      <w:pPr>
        <w:pStyle w:val="CommentText"/>
      </w:pPr>
    </w:p>
    <w:p w14:paraId="23A641B2" w14:textId="6FD2E657" w:rsidR="005856B2" w:rsidRDefault="005856B2">
      <w:pPr>
        <w:pStyle w:val="CommentText"/>
      </w:pPr>
      <w:r>
        <w:t>tira os parágrafos</w:t>
      </w:r>
    </w:p>
  </w:comment>
  <w:comment w:id="104" w:author="mario" w:date="2017-06-05T10:10:00Z" w:initials="m">
    <w:p w14:paraId="635FE339" w14:textId="51A161DA" w:rsidR="005856B2" w:rsidRDefault="005856B2">
      <w:pPr>
        <w:pStyle w:val="CommentText"/>
      </w:pPr>
      <w:r>
        <w:rPr>
          <w:rStyle w:val="CommentReference"/>
        </w:rPr>
        <w:annotationRef/>
      </w:r>
      <w:r>
        <w:t>Done</w:t>
      </w:r>
    </w:p>
  </w:comment>
  <w:comment w:id="125" w:author="Andreia Machion" w:date="2017-06-02T10:47:00Z" w:initials="AM">
    <w:p w14:paraId="2D9479D7" w14:textId="3D6185EA" w:rsidR="005856B2" w:rsidRDefault="005856B2">
      <w:pPr>
        <w:pStyle w:val="CommentText"/>
      </w:pPr>
      <w:r>
        <w:rPr>
          <w:rStyle w:val="CommentReference"/>
        </w:rPr>
        <w:annotationRef/>
      </w:r>
      <w:r>
        <w:t>títulos em inglês, é necessário rever, mesmo aqueles do capítulo 2; eu diria que ESTADO DA ARTE é um bom título</w:t>
      </w:r>
    </w:p>
  </w:comment>
  <w:comment w:id="128" w:author="Andreia Machion" w:date="2017-06-02T10:53:00Z" w:initials="AM">
    <w:p w14:paraId="5507E698" w14:textId="6C0B1D01" w:rsidR="005856B2" w:rsidRDefault="005856B2">
      <w:pPr>
        <w:pStyle w:val="CommentText"/>
      </w:pPr>
      <w:r>
        <w:rPr>
          <w:rStyle w:val="CommentReference"/>
        </w:rPr>
        <w:annotationRef/>
      </w:r>
      <w:r>
        <w:t>colocar referências ou copyrights para cada um deles</w:t>
      </w:r>
    </w:p>
  </w:comment>
  <w:comment w:id="129" w:author="mario" w:date="2017-06-05T10:26:00Z" w:initials="m">
    <w:p w14:paraId="3B97E731" w14:textId="3682B46D" w:rsidR="005856B2" w:rsidRDefault="005856B2">
      <w:pPr>
        <w:pStyle w:val="CommentText"/>
      </w:pPr>
      <w:r>
        <w:rPr>
          <w:rStyle w:val="CommentReference"/>
        </w:rPr>
        <w:annotationRef/>
      </w:r>
      <w:r>
        <w:t>done</w:t>
      </w:r>
    </w:p>
  </w:comment>
  <w:comment w:id="133" w:author="Andreia Machion" w:date="2017-06-02T11:18:00Z" w:initials="AM">
    <w:p w14:paraId="4CD7523A" w14:textId="3B4C0B4A" w:rsidR="005856B2" w:rsidRDefault="005856B2">
      <w:pPr>
        <w:pStyle w:val="CommentText"/>
      </w:pPr>
      <w:r>
        <w:rPr>
          <w:rStyle w:val="CommentReference"/>
        </w:rPr>
        <w:annotationRef/>
      </w:r>
      <w:r>
        <w:t>data?</w:t>
      </w:r>
    </w:p>
  </w:comment>
  <w:comment w:id="134" w:author="mario" w:date="2017-06-05T12:34:00Z" w:initials="m">
    <w:p w14:paraId="0466994E" w14:textId="4A936CB8" w:rsidR="005856B2" w:rsidRDefault="005856B2">
      <w:pPr>
        <w:pStyle w:val="CommentText"/>
      </w:pPr>
      <w:r>
        <w:rPr>
          <w:rStyle w:val="CommentReference"/>
        </w:rPr>
        <w:annotationRef/>
      </w:r>
      <w:r>
        <w:t>Done</w:t>
      </w:r>
    </w:p>
    <w:p w14:paraId="6E76471F" w14:textId="77777777" w:rsidR="005856B2" w:rsidRDefault="005856B2" w:rsidP="004C61E1">
      <w:pPr>
        <w:pStyle w:val="CommentText"/>
        <w:ind w:firstLine="0"/>
      </w:pPr>
    </w:p>
  </w:comment>
  <w:comment w:id="142" w:author="Andreia Machion" w:date="2017-06-02T11:38:00Z" w:initials="AM">
    <w:p w14:paraId="204D4A7E" w14:textId="046813A4" w:rsidR="005856B2" w:rsidRDefault="005856B2">
      <w:pPr>
        <w:pStyle w:val="CommentText"/>
      </w:pPr>
      <w:r>
        <w:rPr>
          <w:rStyle w:val="CommentReference"/>
        </w:rPr>
        <w:annotationRef/>
      </w:r>
      <w:r>
        <w:t>não é usual dar notas para os elementos considerados, falta background e muitos anos de estudos para que se possa fazer isso</w:t>
      </w:r>
    </w:p>
  </w:comment>
  <w:comment w:id="143" w:author="mario" w:date="2017-06-05T12:35:00Z" w:initials="m">
    <w:p w14:paraId="38FF1D17" w14:textId="2E0BD918" w:rsidR="005856B2" w:rsidRDefault="005856B2" w:rsidP="004C61E1">
      <w:pPr>
        <w:pStyle w:val="CommentText"/>
      </w:pPr>
      <w:r>
        <w:rPr>
          <w:rStyle w:val="CommentReference"/>
        </w:rPr>
        <w:annotationRef/>
      </w:r>
      <w:r>
        <w:t>Done</w:t>
      </w:r>
    </w:p>
  </w:comment>
  <w:comment w:id="146" w:author="Andreia Machion" w:date="2017-06-02T11:40:00Z" w:initials="AM">
    <w:p w14:paraId="028A20B5" w14:textId="2683D454" w:rsidR="005856B2" w:rsidRDefault="005856B2">
      <w:pPr>
        <w:pStyle w:val="CommentText"/>
      </w:pPr>
      <w:r>
        <w:rPr>
          <w:rStyle w:val="CommentReference"/>
        </w:rPr>
        <w:annotationRef/>
      </w:r>
      <w:r>
        <w:t>então, tudo isso tem que ser referenciado, pois não são definições suas</w:t>
      </w:r>
    </w:p>
  </w:comment>
  <w:comment w:id="151" w:author="Andreia Machion" w:date="2017-06-02T11:43:00Z" w:initials="AM">
    <w:p w14:paraId="738670B1" w14:textId="23855EAF" w:rsidR="005856B2" w:rsidRDefault="005856B2">
      <w:pPr>
        <w:pStyle w:val="CommentText"/>
      </w:pPr>
      <w:r>
        <w:rPr>
          <w:rStyle w:val="CommentReference"/>
        </w:rPr>
        <w:annotationRef/>
      </w:r>
      <w:r>
        <w:t>não tinha aparecido até então</w:t>
      </w:r>
    </w:p>
  </w:comment>
  <w:comment w:id="152" w:author="mario" w:date="2017-06-05T12:39:00Z" w:initials="m">
    <w:p w14:paraId="4082FBE7" w14:textId="27A261DB" w:rsidR="005856B2" w:rsidRDefault="005856B2">
      <w:pPr>
        <w:pStyle w:val="CommentText"/>
      </w:pPr>
      <w:r>
        <w:rPr>
          <w:rStyle w:val="CommentReference"/>
        </w:rPr>
        <w:annotationRef/>
      </w:r>
      <w:r>
        <w:t>Done</w:t>
      </w:r>
    </w:p>
  </w:comment>
  <w:comment w:id="164" w:author="Andreia Machion" w:date="2017-06-02T17:38:00Z" w:initials="AM">
    <w:p w14:paraId="7E445D36" w14:textId="4C3A035A" w:rsidR="005856B2" w:rsidRDefault="005856B2">
      <w:pPr>
        <w:pStyle w:val="CommentText"/>
      </w:pPr>
      <w:r>
        <w:rPr>
          <w:rStyle w:val="CommentReference"/>
        </w:rPr>
        <w:annotationRef/>
      </w:r>
      <w:r>
        <w:t>não pode ser em inglês</w:t>
      </w:r>
    </w:p>
  </w:comment>
  <w:comment w:id="168" w:author="Andreia Machion" w:date="2017-06-02T17:40:00Z" w:initials="AM">
    <w:p w14:paraId="4913BE0F" w14:textId="38B3DE15" w:rsidR="005856B2" w:rsidRDefault="005856B2">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172" w:author="Andreia Machion" w:date="2017-06-02T17:44:00Z" w:initials="AM">
    <w:p w14:paraId="337CF2FE" w14:textId="5F6F6DEC" w:rsidR="005856B2" w:rsidRDefault="005856B2">
      <w:pPr>
        <w:pStyle w:val="CommentText"/>
      </w:pPr>
      <w:r>
        <w:rPr>
          <w:rStyle w:val="CommentReference"/>
        </w:rPr>
        <w:annotationRef/>
      </w:r>
      <w:r>
        <w:t>percebe, esse formato surgiu do nada, precisa inserir num texto</w:t>
      </w:r>
    </w:p>
  </w:comment>
  <w:comment w:id="173" w:author="Andreia Machion" w:date="2017-06-02T17:45:00Z" w:initials="AM">
    <w:p w14:paraId="10852F3A" w14:textId="60898DCB" w:rsidR="005856B2" w:rsidRDefault="005856B2">
      <w:pPr>
        <w:pStyle w:val="CommentText"/>
      </w:pPr>
      <w:r>
        <w:rPr>
          <w:rStyle w:val="CommentReference"/>
        </w:rPr>
        <w:annotationRef/>
      </w:r>
      <w:r>
        <w:t>tá vendo , apareceu do nada</w:t>
      </w:r>
    </w:p>
  </w:comment>
  <w:comment w:id="179" w:author="Andreia Machion" w:date="2017-06-02T17:55:00Z" w:initials="AM">
    <w:p w14:paraId="75989BAD" w14:textId="76A90CF8" w:rsidR="005856B2" w:rsidRDefault="005856B2">
      <w:pPr>
        <w:pStyle w:val="CommentText"/>
      </w:pPr>
      <w:r>
        <w:rPr>
          <w:rStyle w:val="CommentReference"/>
        </w:rPr>
        <w:annotationRef/>
      </w:r>
      <w:r>
        <w:t>como os elementos que aparecem depois das descrições dos casos de uso estão relacionados a elas?</w:t>
      </w:r>
    </w:p>
  </w:comment>
  <w:comment w:id="182" w:author="Andreia Machion" w:date="2017-06-02T17:56:00Z" w:initials="AM">
    <w:p w14:paraId="6B866E84" w14:textId="0ECF0CB4" w:rsidR="005856B2" w:rsidRDefault="005856B2">
      <w:pPr>
        <w:pStyle w:val="CommentText"/>
      </w:pPr>
      <w:r>
        <w:rPr>
          <w:rStyle w:val="CommentReference"/>
        </w:rPr>
        <w:annotationRef/>
      </w:r>
      <w:r>
        <w:t>de novo, e eu ainda não sei o que é...</w:t>
      </w:r>
    </w:p>
  </w:comment>
  <w:comment w:id="185" w:author="Andreia Machion" w:date="2017-06-02T17:57:00Z" w:initials="AM">
    <w:p w14:paraId="1773C9B8" w14:textId="15E62A8B" w:rsidR="005856B2" w:rsidRDefault="005856B2">
      <w:pPr>
        <w:pStyle w:val="CommentText"/>
      </w:pPr>
      <w:r>
        <w:rPr>
          <w:rStyle w:val="CommentReference"/>
        </w:rPr>
        <w:annotationRef/>
      </w:r>
      <w:r>
        <w:t>não é o próprio relatório?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6F5CB5" w14:textId="77777777" w:rsidR="00955413" w:rsidRDefault="00955413" w:rsidP="002078DB">
      <w:r>
        <w:separator/>
      </w:r>
    </w:p>
    <w:p w14:paraId="2F445D94" w14:textId="77777777" w:rsidR="00955413" w:rsidRDefault="00955413" w:rsidP="002078DB"/>
    <w:p w14:paraId="6CC6B7BA" w14:textId="77777777" w:rsidR="00955413" w:rsidRDefault="00955413" w:rsidP="002078DB"/>
    <w:p w14:paraId="1E8346EB" w14:textId="77777777" w:rsidR="00955413" w:rsidRDefault="00955413" w:rsidP="002078DB"/>
    <w:p w14:paraId="2D447206" w14:textId="77777777" w:rsidR="00955413" w:rsidRDefault="00955413" w:rsidP="002078DB"/>
    <w:p w14:paraId="35D7230D" w14:textId="77777777" w:rsidR="00955413" w:rsidRDefault="00955413"/>
  </w:endnote>
  <w:endnote w:type="continuationSeparator" w:id="0">
    <w:p w14:paraId="58F0C3F7" w14:textId="77777777" w:rsidR="00955413" w:rsidRDefault="00955413" w:rsidP="002078DB">
      <w:r>
        <w:continuationSeparator/>
      </w:r>
    </w:p>
    <w:p w14:paraId="279AD2D8" w14:textId="77777777" w:rsidR="00955413" w:rsidRDefault="00955413" w:rsidP="002078DB"/>
    <w:p w14:paraId="79976276" w14:textId="77777777" w:rsidR="00955413" w:rsidRDefault="00955413" w:rsidP="002078DB"/>
    <w:p w14:paraId="3FA93956" w14:textId="77777777" w:rsidR="00955413" w:rsidRDefault="00955413" w:rsidP="002078DB"/>
    <w:p w14:paraId="5A096471" w14:textId="77777777" w:rsidR="00955413" w:rsidRDefault="00955413" w:rsidP="002078DB"/>
    <w:p w14:paraId="355F38D7" w14:textId="77777777" w:rsidR="00955413" w:rsidRDefault="00955413"/>
  </w:endnote>
  <w:endnote w:type="continuationNotice" w:id="1">
    <w:p w14:paraId="248AD91C" w14:textId="77777777" w:rsidR="00955413" w:rsidRDefault="00955413">
      <w:pPr>
        <w:spacing w:after="0"/>
      </w:pPr>
    </w:p>
    <w:p w14:paraId="7DB7C7AF" w14:textId="77777777" w:rsidR="00955413" w:rsidRDefault="00955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5856B2" w:rsidRDefault="005856B2"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A78F74" w14:textId="77777777" w:rsidR="00955413" w:rsidRDefault="00955413" w:rsidP="002078DB">
      <w:r>
        <w:separator/>
      </w:r>
    </w:p>
    <w:p w14:paraId="553731E7" w14:textId="77777777" w:rsidR="00955413" w:rsidRDefault="00955413" w:rsidP="002078DB"/>
    <w:p w14:paraId="41823FD0" w14:textId="77777777" w:rsidR="00955413" w:rsidRDefault="00955413" w:rsidP="002078DB"/>
    <w:p w14:paraId="3CD6E0AF" w14:textId="77777777" w:rsidR="00955413" w:rsidRDefault="00955413" w:rsidP="002078DB"/>
    <w:p w14:paraId="1A76766A" w14:textId="77777777" w:rsidR="00955413" w:rsidRDefault="00955413" w:rsidP="002078DB"/>
    <w:p w14:paraId="4DA97602" w14:textId="77777777" w:rsidR="00955413" w:rsidRDefault="00955413"/>
  </w:footnote>
  <w:footnote w:type="continuationSeparator" w:id="0">
    <w:p w14:paraId="00F2D4C9" w14:textId="77777777" w:rsidR="00955413" w:rsidRDefault="00955413" w:rsidP="002078DB">
      <w:r>
        <w:continuationSeparator/>
      </w:r>
    </w:p>
    <w:p w14:paraId="7ED9D4FE" w14:textId="77777777" w:rsidR="00955413" w:rsidRDefault="00955413" w:rsidP="002078DB"/>
    <w:p w14:paraId="05CD1A66" w14:textId="77777777" w:rsidR="00955413" w:rsidRDefault="00955413" w:rsidP="002078DB"/>
    <w:p w14:paraId="287A7F51" w14:textId="77777777" w:rsidR="00955413" w:rsidRDefault="00955413" w:rsidP="002078DB"/>
    <w:p w14:paraId="7E730C1B" w14:textId="77777777" w:rsidR="00955413" w:rsidRDefault="00955413" w:rsidP="002078DB"/>
    <w:p w14:paraId="1EA4652A" w14:textId="77777777" w:rsidR="00955413" w:rsidRDefault="00955413"/>
  </w:footnote>
  <w:footnote w:type="continuationNotice" w:id="1">
    <w:p w14:paraId="10809642" w14:textId="77777777" w:rsidR="00955413" w:rsidRDefault="00955413">
      <w:pPr>
        <w:spacing w:after="0"/>
      </w:pPr>
    </w:p>
    <w:p w14:paraId="30111DD8" w14:textId="77777777" w:rsidR="00955413" w:rsidRDefault="0095541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5856B2" w:rsidRDefault="005856B2">
        <w:pPr>
          <w:pStyle w:val="Header"/>
          <w:jc w:val="right"/>
        </w:pPr>
        <w:r>
          <w:fldChar w:fldCharType="begin"/>
        </w:r>
        <w:r>
          <w:instrText xml:space="preserve"> PAGE   \* MERGEFORMAT </w:instrText>
        </w:r>
        <w:r>
          <w:fldChar w:fldCharType="separate"/>
        </w:r>
        <w:r w:rsidR="00CD473C">
          <w:rPr>
            <w:noProof/>
          </w:rPr>
          <w:t>40</w:t>
        </w:r>
        <w:r>
          <w:rPr>
            <w:noProof/>
          </w:rPr>
          <w:fldChar w:fldCharType="end"/>
        </w:r>
      </w:p>
    </w:sdtContent>
  </w:sdt>
  <w:p w14:paraId="01495C43" w14:textId="77777777" w:rsidR="005856B2" w:rsidRDefault="005856B2">
    <w:pPr>
      <w:pStyle w:val="Header"/>
    </w:pPr>
  </w:p>
  <w:p w14:paraId="55823D46" w14:textId="77777777" w:rsidR="005856B2" w:rsidRDefault="005856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B3598"/>
    <w:rsid w:val="00CC0D2C"/>
    <w:rsid w:val="00CC454B"/>
    <w:rsid w:val="00CC485D"/>
    <w:rsid w:val="00CC584F"/>
    <w:rsid w:val="00CC63B4"/>
    <w:rsid w:val="00CC66B0"/>
    <w:rsid w:val="00CD473C"/>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fred.stlouisfed.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45</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46</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47</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48</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49</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50</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s>
</file>

<file path=customXml/itemProps1.xml><?xml version="1.0" encoding="utf-8"?>
<ds:datastoreItem xmlns:ds="http://schemas.openxmlformats.org/officeDocument/2006/customXml" ds:itemID="{8D925B7E-E996-4B6B-B0DF-8763EA09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106</Pages>
  <Words>17130</Words>
  <Characters>97646</Characters>
  <Application>Microsoft Office Word</Application>
  <DocSecurity>0</DocSecurity>
  <Lines>813</Lines>
  <Paragraphs>229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9</cp:revision>
  <cp:lastPrinted>2008-02-20T17:37:00Z</cp:lastPrinted>
  <dcterms:created xsi:type="dcterms:W3CDTF">2017-06-05T11:32:00Z</dcterms:created>
  <dcterms:modified xsi:type="dcterms:W3CDTF">2017-06-05T16:03:00Z</dcterms:modified>
</cp:coreProperties>
</file>