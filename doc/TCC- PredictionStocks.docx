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val="en-US" w:eastAsia="en-US"/>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val="en-US" w:eastAsia="en-US"/>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BodyTextIndent"/>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BodyTextIndent"/>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itle"/>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spacing w:line="360" w:lineRule="auto"/>
        <w:ind w:firstLine="0"/>
        <w:rPr>
          <w:rFonts w:eastAsia="Arial"/>
        </w:rPr>
      </w:pPr>
    </w:p>
    <w:p w14:paraId="1CDACC9F" w14:textId="4F9C669B" w:rsidR="00CF4F09" w:rsidRPr="00261B26" w:rsidRDefault="382A6C4F" w:rsidP="00CF4F09">
      <w:pPr>
        <w:spacing w:line="360" w:lineRule="auto"/>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spacing w:line="360" w:lineRule="auto"/>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6B04C717"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 que podem influenciar.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 podem ser uma técnica adequada para situações com diversas variáveis e padrões a serem descobertos durante essa troca de mensagens. Para isso, é necessário extrair os dados da BM&amp;FBOVESPA, normalizá-los, criar uma rede neural que modele esses dados e sua dinâmica, configurá-la, treiná-la e verificar se ela é eficiente. Assim, este trabalho tem como objetivo criar e validar redes neurais aplicadas à predição de preços no mercado financeiro. Além disso, construir um software que facilite todas essas etapas do processo para que até uma pessoa sem conhecimento em programação possa criar uma rede neural eficiente. O resultado obtido foi um aplicativo computacional que implementa redes neurais que, sob determinadas condições, produzem níveis admissíveis de previsão que pode ser utilizados como ferramenta para auxílio na tomada de decisão de um investidor.</w:t>
      </w:r>
    </w:p>
    <w:p w14:paraId="365EDC24" w14:textId="626D40DD" w:rsidR="00FC6CCF" w:rsidRDefault="00FC6CCF" w:rsidP="00B5775B">
      <w:pPr>
        <w:rPr>
          <w:rFonts w:eastAsia="Arial"/>
        </w:rPr>
      </w:pPr>
    </w:p>
    <w:p w14:paraId="145E39DA" w14:textId="62788D4E" w:rsidR="00FC6CCF" w:rsidRPr="00404D66" w:rsidRDefault="6103A698" w:rsidP="6103A698">
      <w:pPr>
        <w:rPr>
          <w:rFonts w:eastAsia="Arial" w:cs="Arial"/>
          <w:lang w:val="en-US"/>
          <w:rPrChange w:id="6" w:author="mario" w:date="2017-06-05T09:42:00Z">
            <w:rPr>
              <w:rFonts w:eastAsia="Arial" w:cs="Arial"/>
            </w:rPr>
          </w:rPrChange>
        </w:rPr>
      </w:pPr>
      <w:r w:rsidRPr="6103A698">
        <w:rPr>
          <w:rFonts w:eastAsia="Arial" w:cs="Arial"/>
        </w:rPr>
        <w:t>Palavras-chave: Rede</w:t>
      </w:r>
      <w:r w:rsidR="00A5510A">
        <w:rPr>
          <w:rFonts w:eastAsia="Arial" w:cs="Arial"/>
        </w:rPr>
        <w:t>s</w:t>
      </w:r>
      <w:r w:rsidRPr="6103A698">
        <w:rPr>
          <w:rFonts w:eastAsia="Arial" w:cs="Arial"/>
        </w:rPr>
        <w:t xml:space="preserve"> </w:t>
      </w:r>
      <w:r w:rsidR="00A5510A" w:rsidRPr="6103A698">
        <w:rPr>
          <w:rFonts w:eastAsia="Arial" w:cs="Arial"/>
        </w:rPr>
        <w:t>neura</w:t>
      </w:r>
      <w:r w:rsidR="00A5510A">
        <w:rPr>
          <w:rFonts w:eastAsia="Arial" w:cs="Arial"/>
        </w:rPr>
        <w:t>is.</w:t>
      </w:r>
      <w:r w:rsidRPr="6103A698">
        <w:rPr>
          <w:rFonts w:eastAsia="Arial" w:cs="Arial"/>
        </w:rPr>
        <w:t xml:space="preserve"> </w:t>
      </w:r>
      <w:r w:rsidR="00A5510A">
        <w:rPr>
          <w:rFonts w:eastAsia="Arial" w:cs="Arial"/>
        </w:rPr>
        <w:t>P</w:t>
      </w:r>
      <w:r w:rsidRPr="6103A698">
        <w:rPr>
          <w:rFonts w:eastAsia="Arial" w:cs="Arial"/>
        </w:rPr>
        <w:t>redição</w:t>
      </w:r>
      <w:r w:rsidR="00A5510A">
        <w:rPr>
          <w:rFonts w:eastAsia="Arial" w:cs="Arial"/>
        </w:rPr>
        <w:t xml:space="preserve">. </w:t>
      </w:r>
      <w:proofErr w:type="gramStart"/>
      <w:r w:rsidR="00A5510A" w:rsidRPr="00404D66">
        <w:rPr>
          <w:rFonts w:eastAsia="Arial" w:cs="Arial"/>
          <w:lang w:val="en-US"/>
          <w:rPrChange w:id="7" w:author="mario" w:date="2017-06-05T09:42:00Z">
            <w:rPr>
              <w:rFonts w:eastAsia="Arial" w:cs="Arial"/>
            </w:rPr>
          </w:rPrChange>
        </w:rPr>
        <w:t>M</w:t>
      </w:r>
      <w:r w:rsidRPr="00404D66">
        <w:rPr>
          <w:rFonts w:eastAsia="Arial" w:cs="Arial"/>
          <w:lang w:val="en-US"/>
          <w:rPrChange w:id="8" w:author="mario" w:date="2017-06-05T09:42:00Z">
            <w:rPr>
              <w:rFonts w:eastAsia="Arial" w:cs="Arial"/>
            </w:rPr>
          </w:rPrChange>
        </w:rPr>
        <w:t>ercado financeiro.</w:t>
      </w:r>
      <w:proofErr w:type="gramEnd"/>
    </w:p>
    <w:p w14:paraId="2235A949" w14:textId="4DC2B437" w:rsidR="00621B60" w:rsidRPr="00404D66" w:rsidRDefault="00621B60" w:rsidP="00FF16DC">
      <w:pPr>
        <w:rPr>
          <w:rFonts w:eastAsia="Arial"/>
          <w:lang w:val="en-US"/>
          <w:rPrChange w:id="9"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itle"/>
        <w:ind w:firstLine="0"/>
        <w:jc w:val="both"/>
        <w:rPr>
          <w:rFonts w:eastAsia="Arial"/>
          <w:b w:val="0"/>
          <w:lang w:val="en-US"/>
        </w:rPr>
      </w:pPr>
    </w:p>
    <w:p w14:paraId="6D30A8B6" w14:textId="5FA19BB1"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neural networks may be a suitable technique for situations with several variables and patterns to be discovered during this exchange of messages. For this, it is necessary to extract data from BMF&amp;BOVESPA, normalize them, create a neural network that models this data and its dynamics, configure it, train it and verify if this network is efficient. Thus, this work aims to create and validate neural networks applied to prices prediction in the financial market. In addition, build </w:t>
      </w:r>
      <w:proofErr w:type="gramStart"/>
      <w:r w:rsidRPr="009630D6">
        <w:rPr>
          <w:rFonts w:eastAsia="Arial" w:cs="Arial"/>
          <w:lang w:val="en-US"/>
        </w:rPr>
        <w:t>a software</w:t>
      </w:r>
      <w:proofErr w:type="gramEnd"/>
      <w:r w:rsidRPr="009630D6">
        <w:rPr>
          <w:rFonts w:eastAsia="Arial" w:cs="Arial"/>
          <w:lang w:val="en-US"/>
        </w:rPr>
        <w:t xml:space="preserve"> that facilitates all these steps of the process so that even a person without programming knowledge can create an efficient neural network. The result was a computational application that implements neural networks that, under certain conditions, produce allowable levels of prediction that can be used as a tool to aid in the decision making of an investor.</w:t>
      </w:r>
    </w:p>
    <w:p w14:paraId="3271EF57" w14:textId="77777777"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Pr="382A6C4F">
        <w:rPr>
          <w:rFonts w:eastAsia="Arial" w:cs="Arial"/>
          <w:lang w:val="en-US"/>
        </w:rPr>
        <w:t xml:space="preserve">Neural </w:t>
      </w:r>
      <w:r w:rsidR="00FF16DC" w:rsidRPr="382A6C4F">
        <w:rPr>
          <w:rFonts w:eastAsia="Arial" w:cs="Arial"/>
          <w:lang w:val="en-US"/>
        </w:rPr>
        <w:t>network</w:t>
      </w:r>
      <w:r w:rsidR="00FF16DC">
        <w:rPr>
          <w:rFonts w:eastAsia="Arial" w:cs="Arial"/>
          <w:lang w:val="en-US"/>
        </w:rPr>
        <w:t xml:space="preserve">s.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itle"/>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61E43C2C" w14:textId="77777777" w:rsidR="00B50C45"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868060" w:history="1">
        <w:r w:rsidR="00B50C45" w:rsidRPr="009A00CA">
          <w:rPr>
            <w:rStyle w:val="Hyperlink"/>
            <w:noProof/>
          </w:rPr>
          <w:t>Figura 1. Modelo de um Neurônio Artificial</w:t>
        </w:r>
        <w:r w:rsidR="00B50C45">
          <w:rPr>
            <w:noProof/>
            <w:webHidden/>
          </w:rPr>
          <w:tab/>
        </w:r>
        <w:r w:rsidR="00B50C45">
          <w:rPr>
            <w:noProof/>
            <w:webHidden/>
          </w:rPr>
          <w:fldChar w:fldCharType="begin"/>
        </w:r>
        <w:r w:rsidR="00B50C45">
          <w:rPr>
            <w:noProof/>
            <w:webHidden/>
          </w:rPr>
          <w:instrText xml:space="preserve"> PAGEREF _Toc479868060 \h </w:instrText>
        </w:r>
        <w:r w:rsidR="00B50C45">
          <w:rPr>
            <w:noProof/>
            <w:webHidden/>
          </w:rPr>
        </w:r>
        <w:r w:rsidR="00B50C45">
          <w:rPr>
            <w:noProof/>
            <w:webHidden/>
          </w:rPr>
          <w:fldChar w:fldCharType="separate"/>
        </w:r>
        <w:r w:rsidR="00B50C45">
          <w:rPr>
            <w:noProof/>
            <w:webHidden/>
          </w:rPr>
          <w:t>22</w:t>
        </w:r>
        <w:r w:rsidR="00B50C45">
          <w:rPr>
            <w:noProof/>
            <w:webHidden/>
          </w:rPr>
          <w:fldChar w:fldCharType="end"/>
        </w:r>
      </w:hyperlink>
    </w:p>
    <w:p w14:paraId="0BE55D26"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1" w:history="1">
        <w:r w:rsidR="00B50C45" w:rsidRPr="009A00CA">
          <w:rPr>
            <w:rStyle w:val="Hyperlink"/>
            <w:noProof/>
          </w:rPr>
          <w:t>Figura 2. Funções de ativação</w:t>
        </w:r>
        <w:r w:rsidR="00B50C45">
          <w:rPr>
            <w:noProof/>
            <w:webHidden/>
          </w:rPr>
          <w:tab/>
        </w:r>
        <w:r w:rsidR="00B50C45">
          <w:rPr>
            <w:noProof/>
            <w:webHidden/>
          </w:rPr>
          <w:fldChar w:fldCharType="begin"/>
        </w:r>
        <w:r w:rsidR="00B50C45">
          <w:rPr>
            <w:noProof/>
            <w:webHidden/>
          </w:rPr>
          <w:instrText xml:space="preserve"> PAGEREF _Toc479868061 \h </w:instrText>
        </w:r>
        <w:r w:rsidR="00B50C45">
          <w:rPr>
            <w:noProof/>
            <w:webHidden/>
          </w:rPr>
        </w:r>
        <w:r w:rsidR="00B50C45">
          <w:rPr>
            <w:noProof/>
            <w:webHidden/>
          </w:rPr>
          <w:fldChar w:fldCharType="separate"/>
        </w:r>
        <w:r w:rsidR="00B50C45">
          <w:rPr>
            <w:noProof/>
            <w:webHidden/>
          </w:rPr>
          <w:t>23</w:t>
        </w:r>
        <w:r w:rsidR="00B50C45">
          <w:rPr>
            <w:noProof/>
            <w:webHidden/>
          </w:rPr>
          <w:fldChar w:fldCharType="end"/>
        </w:r>
      </w:hyperlink>
    </w:p>
    <w:p w14:paraId="7933234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2" w:history="1">
        <w:r w:rsidR="00B50C45" w:rsidRPr="009A00CA">
          <w:rPr>
            <w:rStyle w:val="Hyperlink"/>
            <w:noProof/>
          </w:rPr>
          <w:t>Figura 3. ActivationLOG</w:t>
        </w:r>
        <w:r w:rsidR="00B50C45">
          <w:rPr>
            <w:noProof/>
            <w:webHidden/>
          </w:rPr>
          <w:tab/>
        </w:r>
        <w:r w:rsidR="00B50C45">
          <w:rPr>
            <w:noProof/>
            <w:webHidden/>
          </w:rPr>
          <w:fldChar w:fldCharType="begin"/>
        </w:r>
        <w:r w:rsidR="00B50C45">
          <w:rPr>
            <w:noProof/>
            <w:webHidden/>
          </w:rPr>
          <w:instrText xml:space="preserve"> PAGEREF _Toc479868062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39DCC4D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3" w:history="1">
        <w:r w:rsidR="00B50C45" w:rsidRPr="009A00CA">
          <w:rPr>
            <w:rStyle w:val="Hyperlink"/>
            <w:noProof/>
          </w:rPr>
          <w:t>Figura 4. ActivationSigmoid</w:t>
        </w:r>
        <w:r w:rsidR="00B50C45">
          <w:rPr>
            <w:noProof/>
            <w:webHidden/>
          </w:rPr>
          <w:tab/>
        </w:r>
        <w:r w:rsidR="00B50C45">
          <w:rPr>
            <w:noProof/>
            <w:webHidden/>
          </w:rPr>
          <w:fldChar w:fldCharType="begin"/>
        </w:r>
        <w:r w:rsidR="00B50C45">
          <w:rPr>
            <w:noProof/>
            <w:webHidden/>
          </w:rPr>
          <w:instrText xml:space="preserve"> PAGEREF _Toc479868063 \h </w:instrText>
        </w:r>
        <w:r w:rsidR="00B50C45">
          <w:rPr>
            <w:noProof/>
            <w:webHidden/>
          </w:rPr>
        </w:r>
        <w:r w:rsidR="00B50C45">
          <w:rPr>
            <w:noProof/>
            <w:webHidden/>
          </w:rPr>
          <w:fldChar w:fldCharType="separate"/>
        </w:r>
        <w:r w:rsidR="00B50C45">
          <w:rPr>
            <w:noProof/>
            <w:webHidden/>
          </w:rPr>
          <w:t>25</w:t>
        </w:r>
        <w:r w:rsidR="00B50C45">
          <w:rPr>
            <w:noProof/>
            <w:webHidden/>
          </w:rPr>
          <w:fldChar w:fldCharType="end"/>
        </w:r>
      </w:hyperlink>
    </w:p>
    <w:p w14:paraId="65783D8D"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4" w:history="1">
        <w:r w:rsidR="00B50C45" w:rsidRPr="009A00CA">
          <w:rPr>
            <w:rStyle w:val="Hyperlink"/>
            <w:noProof/>
          </w:rPr>
          <w:t>Figura 5. ActivationTANH.</w:t>
        </w:r>
        <w:r w:rsidR="00B50C45">
          <w:rPr>
            <w:noProof/>
            <w:webHidden/>
          </w:rPr>
          <w:tab/>
        </w:r>
        <w:r w:rsidR="00B50C45">
          <w:rPr>
            <w:noProof/>
            <w:webHidden/>
          </w:rPr>
          <w:fldChar w:fldCharType="begin"/>
        </w:r>
        <w:r w:rsidR="00B50C45">
          <w:rPr>
            <w:noProof/>
            <w:webHidden/>
          </w:rPr>
          <w:instrText xml:space="preserve"> PAGEREF _Toc479868064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50DE351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5" w:history="1">
        <w:r w:rsidR="00B50C45" w:rsidRPr="009A00CA">
          <w:rPr>
            <w:rStyle w:val="Hyperlink"/>
            <w:noProof/>
          </w:rPr>
          <w:t>Figura 6. Comparação entre Elliott (contínua) e Sigmoid (pontilhada)</w:t>
        </w:r>
        <w:r w:rsidR="00B50C45">
          <w:rPr>
            <w:noProof/>
            <w:webHidden/>
          </w:rPr>
          <w:tab/>
        </w:r>
        <w:r w:rsidR="00B50C45">
          <w:rPr>
            <w:noProof/>
            <w:webHidden/>
          </w:rPr>
          <w:fldChar w:fldCharType="begin"/>
        </w:r>
        <w:r w:rsidR="00B50C45">
          <w:rPr>
            <w:noProof/>
            <w:webHidden/>
          </w:rPr>
          <w:instrText xml:space="preserve"> PAGEREF _Toc479868065 \h </w:instrText>
        </w:r>
        <w:r w:rsidR="00B50C45">
          <w:rPr>
            <w:noProof/>
            <w:webHidden/>
          </w:rPr>
        </w:r>
        <w:r w:rsidR="00B50C45">
          <w:rPr>
            <w:noProof/>
            <w:webHidden/>
          </w:rPr>
          <w:fldChar w:fldCharType="separate"/>
        </w:r>
        <w:r w:rsidR="00B50C45">
          <w:rPr>
            <w:noProof/>
            <w:webHidden/>
          </w:rPr>
          <w:t>26</w:t>
        </w:r>
        <w:r w:rsidR="00B50C45">
          <w:rPr>
            <w:noProof/>
            <w:webHidden/>
          </w:rPr>
          <w:fldChar w:fldCharType="end"/>
        </w:r>
      </w:hyperlink>
    </w:p>
    <w:p w14:paraId="77A6CE2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6" w:history="1">
        <w:r w:rsidR="00B50C45" w:rsidRPr="009A00CA">
          <w:rPr>
            <w:rStyle w:val="Hyperlink"/>
            <w:noProof/>
          </w:rPr>
          <w:t>Figura 7. Comparação Symmetric Elliott (contínua) e TANH (pontilhada).</w:t>
        </w:r>
        <w:r w:rsidR="00B50C45">
          <w:rPr>
            <w:noProof/>
            <w:webHidden/>
          </w:rPr>
          <w:tab/>
        </w:r>
        <w:r w:rsidR="00B50C45">
          <w:rPr>
            <w:noProof/>
            <w:webHidden/>
          </w:rPr>
          <w:fldChar w:fldCharType="begin"/>
        </w:r>
        <w:r w:rsidR="00B50C45">
          <w:rPr>
            <w:noProof/>
            <w:webHidden/>
          </w:rPr>
          <w:instrText xml:space="preserve"> PAGEREF _Toc479868066 \h </w:instrText>
        </w:r>
        <w:r w:rsidR="00B50C45">
          <w:rPr>
            <w:noProof/>
            <w:webHidden/>
          </w:rPr>
        </w:r>
        <w:r w:rsidR="00B50C45">
          <w:rPr>
            <w:noProof/>
            <w:webHidden/>
          </w:rPr>
          <w:fldChar w:fldCharType="separate"/>
        </w:r>
        <w:r w:rsidR="00B50C45">
          <w:rPr>
            <w:noProof/>
            <w:webHidden/>
          </w:rPr>
          <w:t>27</w:t>
        </w:r>
        <w:r w:rsidR="00B50C45">
          <w:rPr>
            <w:noProof/>
            <w:webHidden/>
          </w:rPr>
          <w:fldChar w:fldCharType="end"/>
        </w:r>
      </w:hyperlink>
    </w:p>
    <w:p w14:paraId="553E929E"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7" w:history="1">
        <w:r w:rsidR="00B50C45" w:rsidRPr="009A00CA">
          <w:rPr>
            <w:rStyle w:val="Hyperlink"/>
            <w:noProof/>
          </w:rPr>
          <w:t>Figura 8. Multilayer perceptron (MLP)</w:t>
        </w:r>
        <w:r w:rsidR="00B50C45">
          <w:rPr>
            <w:noProof/>
            <w:webHidden/>
          </w:rPr>
          <w:tab/>
        </w:r>
        <w:r w:rsidR="00B50C45">
          <w:rPr>
            <w:noProof/>
            <w:webHidden/>
          </w:rPr>
          <w:fldChar w:fldCharType="begin"/>
        </w:r>
        <w:r w:rsidR="00B50C45">
          <w:rPr>
            <w:noProof/>
            <w:webHidden/>
          </w:rPr>
          <w:instrText xml:space="preserve"> PAGEREF _Toc479868067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5C8B8DF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8" w:history="1">
        <w:r w:rsidR="00B50C45" w:rsidRPr="009A00CA">
          <w:rPr>
            <w:rStyle w:val="Hyperlink"/>
            <w:noProof/>
          </w:rPr>
          <w:t>Figura 9. TLFN focada.</w:t>
        </w:r>
        <w:r w:rsidR="00B50C45">
          <w:rPr>
            <w:noProof/>
            <w:webHidden/>
          </w:rPr>
          <w:tab/>
        </w:r>
        <w:r w:rsidR="00B50C45">
          <w:rPr>
            <w:noProof/>
            <w:webHidden/>
          </w:rPr>
          <w:fldChar w:fldCharType="begin"/>
        </w:r>
        <w:r w:rsidR="00B50C45">
          <w:rPr>
            <w:noProof/>
            <w:webHidden/>
          </w:rPr>
          <w:instrText xml:space="preserve"> PAGEREF _Toc479868068 \h </w:instrText>
        </w:r>
        <w:r w:rsidR="00B50C45">
          <w:rPr>
            <w:noProof/>
            <w:webHidden/>
          </w:rPr>
        </w:r>
        <w:r w:rsidR="00B50C45">
          <w:rPr>
            <w:noProof/>
            <w:webHidden/>
          </w:rPr>
          <w:fldChar w:fldCharType="separate"/>
        </w:r>
        <w:r w:rsidR="00B50C45">
          <w:rPr>
            <w:noProof/>
            <w:webHidden/>
          </w:rPr>
          <w:t>28</w:t>
        </w:r>
        <w:r w:rsidR="00B50C45">
          <w:rPr>
            <w:noProof/>
            <w:webHidden/>
          </w:rPr>
          <w:fldChar w:fldCharType="end"/>
        </w:r>
      </w:hyperlink>
    </w:p>
    <w:p w14:paraId="70D12885"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69" w:history="1">
        <w:r w:rsidR="00B50C45" w:rsidRPr="009A00CA">
          <w:rPr>
            <w:rStyle w:val="Hyperlink"/>
            <w:noProof/>
          </w:rPr>
          <w:t xml:space="preserve">Figura 10. </w:t>
        </w:r>
        <w:r w:rsidR="00B50C45" w:rsidRPr="009A00CA">
          <w:rPr>
            <w:rStyle w:val="Hyperlink"/>
            <w:i/>
            <w:noProof/>
          </w:rPr>
          <w:t>Recurrent</w:t>
        </w:r>
        <w:r w:rsidR="00B50C45" w:rsidRPr="009A00CA">
          <w:rPr>
            <w:rStyle w:val="Hyperlink"/>
            <w:noProof/>
          </w:rPr>
          <w:t xml:space="preserve"> </w:t>
        </w:r>
        <w:r w:rsidR="00B50C45" w:rsidRPr="009A00CA">
          <w:rPr>
            <w:rStyle w:val="Hyperlink"/>
            <w:i/>
            <w:noProof/>
          </w:rPr>
          <w:t>Network</w:t>
        </w:r>
        <w:r w:rsidR="00B50C45">
          <w:rPr>
            <w:noProof/>
            <w:webHidden/>
          </w:rPr>
          <w:tab/>
        </w:r>
        <w:r w:rsidR="00B50C45">
          <w:rPr>
            <w:noProof/>
            <w:webHidden/>
          </w:rPr>
          <w:fldChar w:fldCharType="begin"/>
        </w:r>
        <w:r w:rsidR="00B50C45">
          <w:rPr>
            <w:noProof/>
            <w:webHidden/>
          </w:rPr>
          <w:instrText xml:space="preserve"> PAGEREF _Toc479868069 \h </w:instrText>
        </w:r>
        <w:r w:rsidR="00B50C45">
          <w:rPr>
            <w:noProof/>
            <w:webHidden/>
          </w:rPr>
        </w:r>
        <w:r w:rsidR="00B50C45">
          <w:rPr>
            <w:noProof/>
            <w:webHidden/>
          </w:rPr>
          <w:fldChar w:fldCharType="separate"/>
        </w:r>
        <w:r w:rsidR="00B50C45">
          <w:rPr>
            <w:noProof/>
            <w:webHidden/>
          </w:rPr>
          <w:t>29</w:t>
        </w:r>
        <w:r w:rsidR="00B50C45">
          <w:rPr>
            <w:noProof/>
            <w:webHidden/>
          </w:rPr>
          <w:fldChar w:fldCharType="end"/>
        </w:r>
      </w:hyperlink>
    </w:p>
    <w:p w14:paraId="230C6B95"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0" w:history="1">
        <w:r w:rsidR="00B50C45" w:rsidRPr="009A00CA">
          <w:rPr>
            <w:rStyle w:val="Hyperlink"/>
            <w:noProof/>
          </w:rPr>
          <w:t>Figura 11. Custo de entendimento</w:t>
        </w:r>
        <w:r w:rsidR="00B50C45">
          <w:rPr>
            <w:noProof/>
            <w:webHidden/>
          </w:rPr>
          <w:tab/>
        </w:r>
        <w:r w:rsidR="00B50C45">
          <w:rPr>
            <w:noProof/>
            <w:webHidden/>
          </w:rPr>
          <w:fldChar w:fldCharType="begin"/>
        </w:r>
        <w:r w:rsidR="00B50C45">
          <w:rPr>
            <w:noProof/>
            <w:webHidden/>
          </w:rPr>
          <w:instrText xml:space="preserve"> PAGEREF _Toc479868070 \h </w:instrText>
        </w:r>
        <w:r w:rsidR="00B50C45">
          <w:rPr>
            <w:noProof/>
            <w:webHidden/>
          </w:rPr>
        </w:r>
        <w:r w:rsidR="00B50C45">
          <w:rPr>
            <w:noProof/>
            <w:webHidden/>
          </w:rPr>
          <w:fldChar w:fldCharType="separate"/>
        </w:r>
        <w:r w:rsidR="00B50C45">
          <w:rPr>
            <w:noProof/>
            <w:webHidden/>
          </w:rPr>
          <w:t>30</w:t>
        </w:r>
        <w:r w:rsidR="00B50C45">
          <w:rPr>
            <w:noProof/>
            <w:webHidden/>
          </w:rPr>
          <w:fldChar w:fldCharType="end"/>
        </w:r>
      </w:hyperlink>
    </w:p>
    <w:p w14:paraId="2E87F0F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1" w:history="1">
        <w:r w:rsidR="00B50C45" w:rsidRPr="009A00CA">
          <w:rPr>
            <w:rStyle w:val="Hyperlink"/>
            <w:noProof/>
          </w:rPr>
          <w:t>Figura 12. Hierarquia do aprendizado</w:t>
        </w:r>
        <w:r w:rsidR="00B50C45">
          <w:rPr>
            <w:noProof/>
            <w:webHidden/>
          </w:rPr>
          <w:tab/>
        </w:r>
        <w:r w:rsidR="00B50C45">
          <w:rPr>
            <w:noProof/>
            <w:webHidden/>
          </w:rPr>
          <w:fldChar w:fldCharType="begin"/>
        </w:r>
        <w:r w:rsidR="00B50C45">
          <w:rPr>
            <w:noProof/>
            <w:webHidden/>
          </w:rPr>
          <w:instrText xml:space="preserve"> PAGEREF _Toc479868071 \h </w:instrText>
        </w:r>
        <w:r w:rsidR="00B50C45">
          <w:rPr>
            <w:noProof/>
            <w:webHidden/>
          </w:rPr>
        </w:r>
        <w:r w:rsidR="00B50C45">
          <w:rPr>
            <w:noProof/>
            <w:webHidden/>
          </w:rPr>
          <w:fldChar w:fldCharType="separate"/>
        </w:r>
        <w:r w:rsidR="00B50C45">
          <w:rPr>
            <w:noProof/>
            <w:webHidden/>
          </w:rPr>
          <w:t>31</w:t>
        </w:r>
        <w:r w:rsidR="00B50C45">
          <w:rPr>
            <w:noProof/>
            <w:webHidden/>
          </w:rPr>
          <w:fldChar w:fldCharType="end"/>
        </w:r>
      </w:hyperlink>
    </w:p>
    <w:p w14:paraId="3033482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2" w:history="1">
        <w:r w:rsidR="00B50C45" w:rsidRPr="009A00CA">
          <w:rPr>
            <w:rStyle w:val="Hyperlink"/>
            <w:noProof/>
          </w:rPr>
          <w:t xml:space="preserve">Figura 13. Redes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_Toc479868072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3A63207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3" w:history="1">
        <w:r w:rsidR="00B50C45" w:rsidRPr="009A00CA">
          <w:rPr>
            <w:rStyle w:val="Hyperlink"/>
            <w:noProof/>
          </w:rPr>
          <w:t xml:space="preserve">Figura 14. </w:t>
        </w:r>
        <w:r w:rsidR="00B50C45" w:rsidRPr="009A00CA">
          <w:rPr>
            <w:rStyle w:val="Hyperlink"/>
            <w:i/>
            <w:noProof/>
          </w:rPr>
          <w:t>Overfitting</w:t>
        </w:r>
        <w:r w:rsidR="00B50C45" w:rsidRPr="009A00CA">
          <w:rPr>
            <w:rStyle w:val="Hyperlink"/>
            <w:noProof/>
          </w:rPr>
          <w:t xml:space="preserve"> com e sem </w:t>
        </w:r>
        <w:r w:rsidR="00B50C45" w:rsidRPr="009A00CA">
          <w:rPr>
            <w:rStyle w:val="Hyperlink"/>
            <w:i/>
            <w:noProof/>
          </w:rPr>
          <w:t>dropout</w:t>
        </w:r>
        <w:r w:rsidR="00B50C45">
          <w:rPr>
            <w:noProof/>
            <w:webHidden/>
          </w:rPr>
          <w:tab/>
        </w:r>
        <w:r w:rsidR="00B50C45">
          <w:rPr>
            <w:noProof/>
            <w:webHidden/>
          </w:rPr>
          <w:fldChar w:fldCharType="begin"/>
        </w:r>
        <w:r w:rsidR="00B50C45">
          <w:rPr>
            <w:noProof/>
            <w:webHidden/>
          </w:rPr>
          <w:instrText xml:space="preserve"> PAGEREF _Toc479868073 \h </w:instrText>
        </w:r>
        <w:r w:rsidR="00B50C45">
          <w:rPr>
            <w:noProof/>
            <w:webHidden/>
          </w:rPr>
        </w:r>
        <w:r w:rsidR="00B50C45">
          <w:rPr>
            <w:noProof/>
            <w:webHidden/>
          </w:rPr>
          <w:fldChar w:fldCharType="separate"/>
        </w:r>
        <w:r w:rsidR="00B50C45">
          <w:rPr>
            <w:noProof/>
            <w:webHidden/>
          </w:rPr>
          <w:t>32</w:t>
        </w:r>
        <w:r w:rsidR="00B50C45">
          <w:rPr>
            <w:noProof/>
            <w:webHidden/>
          </w:rPr>
          <w:fldChar w:fldCharType="end"/>
        </w:r>
      </w:hyperlink>
    </w:p>
    <w:p w14:paraId="07E2109D"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4" w:history="1">
        <w:r w:rsidR="00B50C45" w:rsidRPr="009A00CA">
          <w:rPr>
            <w:rStyle w:val="Hyperlink"/>
            <w:noProof/>
          </w:rPr>
          <w:t>Figura 15. Maiores altas em 5 dias</w:t>
        </w:r>
        <w:r w:rsidR="00B50C45">
          <w:rPr>
            <w:noProof/>
            <w:webHidden/>
          </w:rPr>
          <w:tab/>
        </w:r>
        <w:r w:rsidR="00B50C45">
          <w:rPr>
            <w:noProof/>
            <w:webHidden/>
          </w:rPr>
          <w:fldChar w:fldCharType="begin"/>
        </w:r>
        <w:r w:rsidR="00B50C45">
          <w:rPr>
            <w:noProof/>
            <w:webHidden/>
          </w:rPr>
          <w:instrText xml:space="preserve"> PAGEREF _Toc479868074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06A4092A"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5" w:history="1">
        <w:r w:rsidR="00B50C45" w:rsidRPr="009A00CA">
          <w:rPr>
            <w:rStyle w:val="Hyperlink"/>
            <w:noProof/>
          </w:rPr>
          <w:t>Figura 16. Maiores quedas em 5 dias</w:t>
        </w:r>
        <w:r w:rsidR="00B50C45">
          <w:rPr>
            <w:noProof/>
            <w:webHidden/>
          </w:rPr>
          <w:tab/>
        </w:r>
        <w:r w:rsidR="00B50C45">
          <w:rPr>
            <w:noProof/>
            <w:webHidden/>
          </w:rPr>
          <w:fldChar w:fldCharType="begin"/>
        </w:r>
        <w:r w:rsidR="00B50C45">
          <w:rPr>
            <w:noProof/>
            <w:webHidden/>
          </w:rPr>
          <w:instrText xml:space="preserve"> PAGEREF _Toc479868075 \h </w:instrText>
        </w:r>
        <w:r w:rsidR="00B50C45">
          <w:rPr>
            <w:noProof/>
            <w:webHidden/>
          </w:rPr>
        </w:r>
        <w:r w:rsidR="00B50C45">
          <w:rPr>
            <w:noProof/>
            <w:webHidden/>
          </w:rPr>
          <w:fldChar w:fldCharType="separate"/>
        </w:r>
        <w:r w:rsidR="00B50C45">
          <w:rPr>
            <w:noProof/>
            <w:webHidden/>
          </w:rPr>
          <w:t>36</w:t>
        </w:r>
        <w:r w:rsidR="00B50C45">
          <w:rPr>
            <w:noProof/>
            <w:webHidden/>
          </w:rPr>
          <w:fldChar w:fldCharType="end"/>
        </w:r>
      </w:hyperlink>
    </w:p>
    <w:p w14:paraId="5E00579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6" w:history="1">
        <w:r w:rsidR="00B50C45" w:rsidRPr="009A00CA">
          <w:rPr>
            <w:rStyle w:val="Hyperlink"/>
            <w:noProof/>
          </w:rPr>
          <w:t xml:space="preserve">Figura 17. </w:t>
        </w:r>
        <w:r w:rsidR="00B50C45" w:rsidRPr="009A00CA">
          <w:rPr>
            <w:rStyle w:val="Hyperlink"/>
            <w:i/>
            <w:noProof/>
          </w:rPr>
          <w:t>Product Backlog</w:t>
        </w:r>
        <w:r w:rsidR="00B50C45">
          <w:rPr>
            <w:noProof/>
            <w:webHidden/>
          </w:rPr>
          <w:tab/>
        </w:r>
        <w:r w:rsidR="00B50C45">
          <w:rPr>
            <w:noProof/>
            <w:webHidden/>
          </w:rPr>
          <w:fldChar w:fldCharType="begin"/>
        </w:r>
        <w:r w:rsidR="00B50C45">
          <w:rPr>
            <w:noProof/>
            <w:webHidden/>
          </w:rPr>
          <w:instrText xml:space="preserve"> PAGEREF _Toc479868076 \h </w:instrText>
        </w:r>
        <w:r w:rsidR="00B50C45">
          <w:rPr>
            <w:noProof/>
            <w:webHidden/>
          </w:rPr>
        </w:r>
        <w:r w:rsidR="00B50C45">
          <w:rPr>
            <w:noProof/>
            <w:webHidden/>
          </w:rPr>
          <w:fldChar w:fldCharType="separate"/>
        </w:r>
        <w:r w:rsidR="00B50C45">
          <w:rPr>
            <w:noProof/>
            <w:webHidden/>
          </w:rPr>
          <w:t>44</w:t>
        </w:r>
        <w:r w:rsidR="00B50C45">
          <w:rPr>
            <w:noProof/>
            <w:webHidden/>
          </w:rPr>
          <w:fldChar w:fldCharType="end"/>
        </w:r>
      </w:hyperlink>
    </w:p>
    <w:p w14:paraId="4E2D12B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7" w:history="1">
        <w:r w:rsidR="00B50C45" w:rsidRPr="009A00CA">
          <w:rPr>
            <w:rStyle w:val="Hyperlink"/>
            <w:noProof/>
          </w:rPr>
          <w:t xml:space="preserve">Figura 18. </w:t>
        </w:r>
        <w:r w:rsidR="00B50C45" w:rsidRPr="009A00CA">
          <w:rPr>
            <w:rStyle w:val="Hyperlink"/>
            <w:i/>
            <w:noProof/>
          </w:rPr>
          <w:t xml:space="preserve">Sprint Backlog </w:t>
        </w:r>
        <w:r w:rsidR="00B50C45" w:rsidRPr="009A00CA">
          <w:rPr>
            <w:rStyle w:val="Hyperlink"/>
            <w:noProof/>
          </w:rPr>
          <w:t>1 – Gerenciar RNA</w:t>
        </w:r>
        <w:r w:rsidR="00B50C45">
          <w:rPr>
            <w:noProof/>
            <w:webHidden/>
          </w:rPr>
          <w:tab/>
        </w:r>
        <w:r w:rsidR="00B50C45">
          <w:rPr>
            <w:noProof/>
            <w:webHidden/>
          </w:rPr>
          <w:fldChar w:fldCharType="begin"/>
        </w:r>
        <w:r w:rsidR="00B50C45">
          <w:rPr>
            <w:noProof/>
            <w:webHidden/>
          </w:rPr>
          <w:instrText xml:space="preserve"> PAGEREF _Toc479868077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3233248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8" w:history="1">
        <w:r w:rsidR="00B50C45" w:rsidRPr="009A00CA">
          <w:rPr>
            <w:rStyle w:val="Hyperlink"/>
            <w:noProof/>
          </w:rPr>
          <w:t xml:space="preserve">Figura 19. </w:t>
        </w:r>
        <w:r w:rsidR="00B50C45" w:rsidRPr="009A00CA">
          <w:rPr>
            <w:rStyle w:val="Hyperlink"/>
            <w:i/>
            <w:noProof/>
          </w:rPr>
          <w:t xml:space="preserve">Sprint Backlog </w:t>
        </w:r>
        <w:r w:rsidR="00B50C45" w:rsidRPr="009A00CA">
          <w:rPr>
            <w:rStyle w:val="Hyperlink"/>
            <w:noProof/>
          </w:rPr>
          <w:t>2 – Treinar RNA</w:t>
        </w:r>
        <w:r w:rsidR="00B50C45">
          <w:rPr>
            <w:noProof/>
            <w:webHidden/>
          </w:rPr>
          <w:tab/>
        </w:r>
        <w:r w:rsidR="00B50C45">
          <w:rPr>
            <w:noProof/>
            <w:webHidden/>
          </w:rPr>
          <w:fldChar w:fldCharType="begin"/>
        </w:r>
        <w:r w:rsidR="00B50C45">
          <w:rPr>
            <w:noProof/>
            <w:webHidden/>
          </w:rPr>
          <w:instrText xml:space="preserve"> PAGEREF _Toc479868078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6F0C740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79" w:history="1">
        <w:r w:rsidR="00B50C45" w:rsidRPr="009A00CA">
          <w:rPr>
            <w:rStyle w:val="Hyperlink"/>
            <w:noProof/>
          </w:rPr>
          <w:t xml:space="preserve">Figura 20. </w:t>
        </w:r>
        <w:r w:rsidR="00B50C45" w:rsidRPr="009A00CA">
          <w:rPr>
            <w:rStyle w:val="Hyperlink"/>
            <w:i/>
            <w:noProof/>
          </w:rPr>
          <w:t xml:space="preserve">Sprint Backlog </w:t>
        </w:r>
        <w:r w:rsidR="00B50C45" w:rsidRPr="009A00CA">
          <w:rPr>
            <w:rStyle w:val="Hyperlink"/>
            <w:noProof/>
          </w:rPr>
          <w:t>3 – Gerar Relatório</w:t>
        </w:r>
        <w:r w:rsidR="00B50C45">
          <w:rPr>
            <w:noProof/>
            <w:webHidden/>
          </w:rPr>
          <w:tab/>
        </w:r>
        <w:r w:rsidR="00B50C45">
          <w:rPr>
            <w:noProof/>
            <w:webHidden/>
          </w:rPr>
          <w:fldChar w:fldCharType="begin"/>
        </w:r>
        <w:r w:rsidR="00B50C45">
          <w:rPr>
            <w:noProof/>
            <w:webHidden/>
          </w:rPr>
          <w:instrText xml:space="preserve"> PAGEREF _Toc479868079 \h </w:instrText>
        </w:r>
        <w:r w:rsidR="00B50C45">
          <w:rPr>
            <w:noProof/>
            <w:webHidden/>
          </w:rPr>
        </w:r>
        <w:r w:rsidR="00B50C45">
          <w:rPr>
            <w:noProof/>
            <w:webHidden/>
          </w:rPr>
          <w:fldChar w:fldCharType="separate"/>
        </w:r>
        <w:r w:rsidR="00B50C45">
          <w:rPr>
            <w:noProof/>
            <w:webHidden/>
          </w:rPr>
          <w:t>45</w:t>
        </w:r>
        <w:r w:rsidR="00B50C45">
          <w:rPr>
            <w:noProof/>
            <w:webHidden/>
          </w:rPr>
          <w:fldChar w:fldCharType="end"/>
        </w:r>
      </w:hyperlink>
    </w:p>
    <w:p w14:paraId="4BCB2FF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0" w:history="1">
        <w:r w:rsidR="00B50C45" w:rsidRPr="009A00CA">
          <w:rPr>
            <w:rStyle w:val="Hyperlink"/>
            <w:noProof/>
          </w:rPr>
          <w:t xml:space="preserve">Figura 21. </w:t>
        </w:r>
        <w:r w:rsidR="00B50C45" w:rsidRPr="009A00CA">
          <w:rPr>
            <w:rStyle w:val="Hyperlink"/>
            <w:i/>
            <w:noProof/>
          </w:rPr>
          <w:t xml:space="preserve">Sprint Backlog 4 - </w:t>
        </w:r>
        <w:r w:rsidR="00B50C45" w:rsidRPr="009A00CA">
          <w:rPr>
            <w:rStyle w:val="Hyperlink"/>
            <w:noProof/>
          </w:rPr>
          <w:t>Importar dados BMF</w:t>
        </w:r>
        <w:r w:rsidR="00B50C45">
          <w:rPr>
            <w:noProof/>
            <w:webHidden/>
          </w:rPr>
          <w:tab/>
        </w:r>
        <w:r w:rsidR="00B50C45">
          <w:rPr>
            <w:noProof/>
            <w:webHidden/>
          </w:rPr>
          <w:fldChar w:fldCharType="begin"/>
        </w:r>
        <w:r w:rsidR="00B50C45">
          <w:rPr>
            <w:noProof/>
            <w:webHidden/>
          </w:rPr>
          <w:instrText xml:space="preserve"> PAGEREF _Toc479868080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4CFBFC4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1" w:history="1">
        <w:r w:rsidR="00B50C45" w:rsidRPr="009A00CA">
          <w:rPr>
            <w:rStyle w:val="Hyperlink"/>
            <w:noProof/>
          </w:rPr>
          <w:t>Figura 22. Atores</w:t>
        </w:r>
        <w:r w:rsidR="00B50C45">
          <w:rPr>
            <w:noProof/>
            <w:webHidden/>
          </w:rPr>
          <w:tab/>
        </w:r>
        <w:r w:rsidR="00B50C45">
          <w:rPr>
            <w:noProof/>
            <w:webHidden/>
          </w:rPr>
          <w:fldChar w:fldCharType="begin"/>
        </w:r>
        <w:r w:rsidR="00B50C45">
          <w:rPr>
            <w:noProof/>
            <w:webHidden/>
          </w:rPr>
          <w:instrText xml:space="preserve"> PAGEREF _Toc479868081 \h </w:instrText>
        </w:r>
        <w:r w:rsidR="00B50C45">
          <w:rPr>
            <w:noProof/>
            <w:webHidden/>
          </w:rPr>
        </w:r>
        <w:r w:rsidR="00B50C45">
          <w:rPr>
            <w:noProof/>
            <w:webHidden/>
          </w:rPr>
          <w:fldChar w:fldCharType="separate"/>
        </w:r>
        <w:r w:rsidR="00B50C45">
          <w:rPr>
            <w:noProof/>
            <w:webHidden/>
          </w:rPr>
          <w:t>46</w:t>
        </w:r>
        <w:r w:rsidR="00B50C45">
          <w:rPr>
            <w:noProof/>
            <w:webHidden/>
          </w:rPr>
          <w:fldChar w:fldCharType="end"/>
        </w:r>
      </w:hyperlink>
    </w:p>
    <w:p w14:paraId="7A094E88"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2" w:history="1">
        <w:r w:rsidR="00B50C45" w:rsidRPr="009A00CA">
          <w:rPr>
            <w:rStyle w:val="Hyperlink"/>
            <w:noProof/>
          </w:rPr>
          <w:t>Figura 23. Formato importação BMF</w:t>
        </w:r>
        <w:r w:rsidR="00B50C45">
          <w:rPr>
            <w:noProof/>
            <w:webHidden/>
          </w:rPr>
          <w:tab/>
        </w:r>
        <w:r w:rsidR="00B50C45">
          <w:rPr>
            <w:noProof/>
            <w:webHidden/>
          </w:rPr>
          <w:fldChar w:fldCharType="begin"/>
        </w:r>
        <w:r w:rsidR="00B50C45">
          <w:rPr>
            <w:noProof/>
            <w:webHidden/>
          </w:rPr>
          <w:instrText xml:space="preserve"> PAGEREF _Toc479868082 \h </w:instrText>
        </w:r>
        <w:r w:rsidR="00B50C45">
          <w:rPr>
            <w:noProof/>
            <w:webHidden/>
          </w:rPr>
        </w:r>
        <w:r w:rsidR="00B50C45">
          <w:rPr>
            <w:noProof/>
            <w:webHidden/>
          </w:rPr>
          <w:fldChar w:fldCharType="separate"/>
        </w:r>
        <w:r w:rsidR="00B50C45">
          <w:rPr>
            <w:noProof/>
            <w:webHidden/>
          </w:rPr>
          <w:t>49</w:t>
        </w:r>
        <w:r w:rsidR="00B50C45">
          <w:rPr>
            <w:noProof/>
            <w:webHidden/>
          </w:rPr>
          <w:fldChar w:fldCharType="end"/>
        </w:r>
      </w:hyperlink>
    </w:p>
    <w:p w14:paraId="5216C07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3" w:history="1">
        <w:r w:rsidR="00B50C45" w:rsidRPr="009A00CA">
          <w:rPr>
            <w:rStyle w:val="Hyperlink"/>
            <w:noProof/>
          </w:rPr>
          <w:t>Figura 24. I001 – Gerenciar Rede Neural</w:t>
        </w:r>
        <w:r w:rsidR="00B50C45">
          <w:rPr>
            <w:noProof/>
            <w:webHidden/>
          </w:rPr>
          <w:tab/>
        </w:r>
        <w:r w:rsidR="00B50C45">
          <w:rPr>
            <w:noProof/>
            <w:webHidden/>
          </w:rPr>
          <w:fldChar w:fldCharType="begin"/>
        </w:r>
        <w:r w:rsidR="00B50C45">
          <w:rPr>
            <w:noProof/>
            <w:webHidden/>
          </w:rPr>
          <w:instrText xml:space="preserve"> PAGEREF _Toc479868083 \h </w:instrText>
        </w:r>
        <w:r w:rsidR="00B50C45">
          <w:rPr>
            <w:noProof/>
            <w:webHidden/>
          </w:rPr>
        </w:r>
        <w:r w:rsidR="00B50C45">
          <w:rPr>
            <w:noProof/>
            <w:webHidden/>
          </w:rPr>
          <w:fldChar w:fldCharType="separate"/>
        </w:r>
        <w:r w:rsidR="00B50C45">
          <w:rPr>
            <w:noProof/>
            <w:webHidden/>
          </w:rPr>
          <w:t>51</w:t>
        </w:r>
        <w:r w:rsidR="00B50C45">
          <w:rPr>
            <w:noProof/>
            <w:webHidden/>
          </w:rPr>
          <w:fldChar w:fldCharType="end"/>
        </w:r>
      </w:hyperlink>
    </w:p>
    <w:p w14:paraId="4DE1DE28"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4" w:history="1">
        <w:r w:rsidR="00B50C45" w:rsidRPr="009A00CA">
          <w:rPr>
            <w:rStyle w:val="Hyperlink"/>
            <w:noProof/>
          </w:rPr>
          <w:t>Figura 25. Formato importação RNA</w:t>
        </w:r>
        <w:r w:rsidR="00B50C45">
          <w:rPr>
            <w:noProof/>
            <w:webHidden/>
          </w:rPr>
          <w:tab/>
        </w:r>
        <w:r w:rsidR="00B50C45">
          <w:rPr>
            <w:noProof/>
            <w:webHidden/>
          </w:rPr>
          <w:fldChar w:fldCharType="begin"/>
        </w:r>
        <w:r w:rsidR="00B50C45">
          <w:rPr>
            <w:noProof/>
            <w:webHidden/>
          </w:rPr>
          <w:instrText xml:space="preserve"> PAGEREF _Toc479868084 \h </w:instrText>
        </w:r>
        <w:r w:rsidR="00B50C45">
          <w:rPr>
            <w:noProof/>
            <w:webHidden/>
          </w:rPr>
        </w:r>
        <w:r w:rsidR="00B50C45">
          <w:rPr>
            <w:noProof/>
            <w:webHidden/>
          </w:rPr>
          <w:fldChar w:fldCharType="separate"/>
        </w:r>
        <w:r w:rsidR="00B50C45">
          <w:rPr>
            <w:noProof/>
            <w:webHidden/>
          </w:rPr>
          <w:t>52</w:t>
        </w:r>
        <w:r w:rsidR="00B50C45">
          <w:rPr>
            <w:noProof/>
            <w:webHidden/>
          </w:rPr>
          <w:fldChar w:fldCharType="end"/>
        </w:r>
      </w:hyperlink>
    </w:p>
    <w:p w14:paraId="6D14915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5" w:history="1">
        <w:r w:rsidR="00B50C45" w:rsidRPr="009A00CA">
          <w:rPr>
            <w:rStyle w:val="Hyperlink"/>
            <w:noProof/>
          </w:rPr>
          <w:t>Figura 26. I002 - Treinar Rede Neural</w:t>
        </w:r>
        <w:r w:rsidR="00B50C45">
          <w:rPr>
            <w:noProof/>
            <w:webHidden/>
          </w:rPr>
          <w:tab/>
        </w:r>
        <w:r w:rsidR="00B50C45">
          <w:rPr>
            <w:noProof/>
            <w:webHidden/>
          </w:rPr>
          <w:fldChar w:fldCharType="begin"/>
        </w:r>
        <w:r w:rsidR="00B50C45">
          <w:rPr>
            <w:noProof/>
            <w:webHidden/>
          </w:rPr>
          <w:instrText xml:space="preserve"> PAGEREF _Toc479868085 \h </w:instrText>
        </w:r>
        <w:r w:rsidR="00B50C45">
          <w:rPr>
            <w:noProof/>
            <w:webHidden/>
          </w:rPr>
        </w:r>
        <w:r w:rsidR="00B50C45">
          <w:rPr>
            <w:noProof/>
            <w:webHidden/>
          </w:rPr>
          <w:fldChar w:fldCharType="separate"/>
        </w:r>
        <w:r w:rsidR="00B50C45">
          <w:rPr>
            <w:noProof/>
            <w:webHidden/>
          </w:rPr>
          <w:t>54</w:t>
        </w:r>
        <w:r w:rsidR="00B50C45">
          <w:rPr>
            <w:noProof/>
            <w:webHidden/>
          </w:rPr>
          <w:fldChar w:fldCharType="end"/>
        </w:r>
      </w:hyperlink>
    </w:p>
    <w:p w14:paraId="4918137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6" w:history="1">
        <w:r w:rsidR="00B50C45" w:rsidRPr="009A00CA">
          <w:rPr>
            <w:rStyle w:val="Hyperlink"/>
            <w:noProof/>
          </w:rPr>
          <w:t>Figura 27. I003 - Gerar Relatório</w:t>
        </w:r>
        <w:r w:rsidR="00B50C45">
          <w:rPr>
            <w:noProof/>
            <w:webHidden/>
          </w:rPr>
          <w:tab/>
        </w:r>
        <w:r w:rsidR="00B50C45">
          <w:rPr>
            <w:noProof/>
            <w:webHidden/>
          </w:rPr>
          <w:fldChar w:fldCharType="begin"/>
        </w:r>
        <w:r w:rsidR="00B50C45">
          <w:rPr>
            <w:noProof/>
            <w:webHidden/>
          </w:rPr>
          <w:instrText xml:space="preserve"> PAGEREF _Toc479868086 \h </w:instrText>
        </w:r>
        <w:r w:rsidR="00B50C45">
          <w:rPr>
            <w:noProof/>
            <w:webHidden/>
          </w:rPr>
        </w:r>
        <w:r w:rsidR="00B50C45">
          <w:rPr>
            <w:noProof/>
            <w:webHidden/>
          </w:rPr>
          <w:fldChar w:fldCharType="separate"/>
        </w:r>
        <w:r w:rsidR="00B50C45">
          <w:rPr>
            <w:noProof/>
            <w:webHidden/>
          </w:rPr>
          <w:t>56</w:t>
        </w:r>
        <w:r w:rsidR="00B50C45">
          <w:rPr>
            <w:noProof/>
            <w:webHidden/>
          </w:rPr>
          <w:fldChar w:fldCharType="end"/>
        </w:r>
      </w:hyperlink>
    </w:p>
    <w:p w14:paraId="3BAF8EE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7" w:history="1">
        <w:r w:rsidR="00B50C45" w:rsidRPr="009A00CA">
          <w:rPr>
            <w:rStyle w:val="Hyperlink"/>
            <w:noProof/>
          </w:rPr>
          <w:t>Figura 28. Diagrama de Classes de negócio</w:t>
        </w:r>
        <w:r w:rsidR="00B50C45">
          <w:rPr>
            <w:noProof/>
            <w:webHidden/>
          </w:rPr>
          <w:tab/>
        </w:r>
        <w:r w:rsidR="00B50C45">
          <w:rPr>
            <w:noProof/>
            <w:webHidden/>
          </w:rPr>
          <w:fldChar w:fldCharType="begin"/>
        </w:r>
        <w:r w:rsidR="00B50C45">
          <w:rPr>
            <w:noProof/>
            <w:webHidden/>
          </w:rPr>
          <w:instrText xml:space="preserve"> PAGEREF _Toc479868087 \h </w:instrText>
        </w:r>
        <w:r w:rsidR="00B50C45">
          <w:rPr>
            <w:noProof/>
            <w:webHidden/>
          </w:rPr>
        </w:r>
        <w:r w:rsidR="00B50C45">
          <w:rPr>
            <w:noProof/>
            <w:webHidden/>
          </w:rPr>
          <w:fldChar w:fldCharType="separate"/>
        </w:r>
        <w:r w:rsidR="00B50C45">
          <w:rPr>
            <w:noProof/>
            <w:webHidden/>
          </w:rPr>
          <w:t>58</w:t>
        </w:r>
        <w:r w:rsidR="00B50C45">
          <w:rPr>
            <w:noProof/>
            <w:webHidden/>
          </w:rPr>
          <w:fldChar w:fldCharType="end"/>
        </w:r>
      </w:hyperlink>
    </w:p>
    <w:p w14:paraId="59090EA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8" w:history="1">
        <w:r w:rsidR="00B50C45" w:rsidRPr="009A00CA">
          <w:rPr>
            <w:rStyle w:val="Hyperlink"/>
            <w:noProof/>
          </w:rPr>
          <w:t>Figura 29. Diagrama de implantação</w:t>
        </w:r>
        <w:r w:rsidR="00B50C45">
          <w:rPr>
            <w:noProof/>
            <w:webHidden/>
          </w:rPr>
          <w:tab/>
        </w:r>
        <w:r w:rsidR="00B50C45">
          <w:rPr>
            <w:noProof/>
            <w:webHidden/>
          </w:rPr>
          <w:fldChar w:fldCharType="begin"/>
        </w:r>
        <w:r w:rsidR="00B50C45">
          <w:rPr>
            <w:noProof/>
            <w:webHidden/>
          </w:rPr>
          <w:instrText xml:space="preserve"> PAGEREF _Toc479868088 \h </w:instrText>
        </w:r>
        <w:r w:rsidR="00B50C45">
          <w:rPr>
            <w:noProof/>
            <w:webHidden/>
          </w:rPr>
        </w:r>
        <w:r w:rsidR="00B50C45">
          <w:rPr>
            <w:noProof/>
            <w:webHidden/>
          </w:rPr>
          <w:fldChar w:fldCharType="separate"/>
        </w:r>
        <w:r w:rsidR="00B50C45">
          <w:rPr>
            <w:noProof/>
            <w:webHidden/>
          </w:rPr>
          <w:t>59</w:t>
        </w:r>
        <w:r w:rsidR="00B50C45">
          <w:rPr>
            <w:noProof/>
            <w:webHidden/>
          </w:rPr>
          <w:fldChar w:fldCharType="end"/>
        </w:r>
      </w:hyperlink>
    </w:p>
    <w:p w14:paraId="4B82F58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89" w:history="1">
        <w:r w:rsidR="00B50C45" w:rsidRPr="009A00CA">
          <w:rPr>
            <w:rStyle w:val="Hyperlink"/>
            <w:noProof/>
          </w:rPr>
          <w:t xml:space="preserve">Figura 30. Diagrama de classes de projeto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_Toc479868089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A11267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0" w:history="1">
        <w:r w:rsidR="00B50C45" w:rsidRPr="009A00CA">
          <w:rPr>
            <w:rStyle w:val="Hyperlink"/>
            <w:noProof/>
          </w:rPr>
          <w:t xml:space="preserve">Figura 31. Diagrama de sequência - </w:t>
        </w:r>
        <w:r w:rsidR="00B50C45" w:rsidRPr="009A00CA">
          <w:rPr>
            <w:rStyle w:val="Hyperlink"/>
            <w:i/>
            <w:noProof/>
          </w:rPr>
          <w:t>Create NN</w:t>
        </w:r>
        <w:r w:rsidR="00B50C45">
          <w:rPr>
            <w:noProof/>
            <w:webHidden/>
          </w:rPr>
          <w:tab/>
        </w:r>
        <w:r w:rsidR="00B50C45">
          <w:rPr>
            <w:noProof/>
            <w:webHidden/>
          </w:rPr>
          <w:fldChar w:fldCharType="begin"/>
        </w:r>
        <w:r w:rsidR="00B50C45">
          <w:rPr>
            <w:noProof/>
            <w:webHidden/>
          </w:rPr>
          <w:instrText xml:space="preserve"> PAGEREF _Toc479868090 \h </w:instrText>
        </w:r>
        <w:r w:rsidR="00B50C45">
          <w:rPr>
            <w:noProof/>
            <w:webHidden/>
          </w:rPr>
        </w:r>
        <w:r w:rsidR="00B50C45">
          <w:rPr>
            <w:noProof/>
            <w:webHidden/>
          </w:rPr>
          <w:fldChar w:fldCharType="separate"/>
        </w:r>
        <w:r w:rsidR="00B50C45">
          <w:rPr>
            <w:noProof/>
            <w:webHidden/>
          </w:rPr>
          <w:t>60</w:t>
        </w:r>
        <w:r w:rsidR="00B50C45">
          <w:rPr>
            <w:noProof/>
            <w:webHidden/>
          </w:rPr>
          <w:fldChar w:fldCharType="end"/>
        </w:r>
      </w:hyperlink>
    </w:p>
    <w:p w14:paraId="7EFE4DF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1" w:history="1">
        <w:r w:rsidR="00B50C45" w:rsidRPr="009A00CA">
          <w:rPr>
            <w:rStyle w:val="Hyperlink"/>
            <w:noProof/>
          </w:rPr>
          <w:t xml:space="preserve">Figura 32. Diagrama de classes de projeto - </w:t>
        </w:r>
        <w:r w:rsidR="00B50C45" w:rsidRPr="009A00CA">
          <w:rPr>
            <w:rStyle w:val="Hyperlink"/>
            <w:i/>
            <w:noProof/>
          </w:rPr>
          <w:t>Choose NN</w:t>
        </w:r>
        <w:r w:rsidR="00B50C45">
          <w:rPr>
            <w:noProof/>
            <w:webHidden/>
          </w:rPr>
          <w:tab/>
        </w:r>
        <w:r w:rsidR="00B50C45">
          <w:rPr>
            <w:noProof/>
            <w:webHidden/>
          </w:rPr>
          <w:fldChar w:fldCharType="begin"/>
        </w:r>
        <w:r w:rsidR="00B50C45">
          <w:rPr>
            <w:noProof/>
            <w:webHidden/>
          </w:rPr>
          <w:instrText xml:space="preserve"> PAGEREF _Toc479868091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7D0204B9"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2" w:history="1">
        <w:r w:rsidR="00B50C45" w:rsidRPr="009A00CA">
          <w:rPr>
            <w:rStyle w:val="Hyperlink"/>
            <w:noProof/>
          </w:rPr>
          <w:t>Figura 33. Diagrama de sequência - Choose NN</w:t>
        </w:r>
        <w:r w:rsidR="00B50C45">
          <w:rPr>
            <w:noProof/>
            <w:webHidden/>
          </w:rPr>
          <w:tab/>
        </w:r>
        <w:r w:rsidR="00B50C45">
          <w:rPr>
            <w:noProof/>
            <w:webHidden/>
          </w:rPr>
          <w:fldChar w:fldCharType="begin"/>
        </w:r>
        <w:r w:rsidR="00B50C45">
          <w:rPr>
            <w:noProof/>
            <w:webHidden/>
          </w:rPr>
          <w:instrText xml:space="preserve"> PAGEREF _Toc479868092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517C211F"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3" w:history="1">
        <w:r w:rsidR="00B50C45" w:rsidRPr="009A00CA">
          <w:rPr>
            <w:rStyle w:val="Hyperlink"/>
            <w:noProof/>
          </w:rPr>
          <w:t xml:space="preserve">Figura 34. Diagrama de classes de projeto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_Toc479868093 \h </w:instrText>
        </w:r>
        <w:r w:rsidR="00B50C45">
          <w:rPr>
            <w:noProof/>
            <w:webHidden/>
          </w:rPr>
        </w:r>
        <w:r w:rsidR="00B50C45">
          <w:rPr>
            <w:noProof/>
            <w:webHidden/>
          </w:rPr>
          <w:fldChar w:fldCharType="separate"/>
        </w:r>
        <w:r w:rsidR="00B50C45">
          <w:rPr>
            <w:noProof/>
            <w:webHidden/>
          </w:rPr>
          <w:t>61</w:t>
        </w:r>
        <w:r w:rsidR="00B50C45">
          <w:rPr>
            <w:noProof/>
            <w:webHidden/>
          </w:rPr>
          <w:fldChar w:fldCharType="end"/>
        </w:r>
      </w:hyperlink>
    </w:p>
    <w:p w14:paraId="220F7C1A"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4" w:history="1">
        <w:r w:rsidR="00B50C45" w:rsidRPr="009A00CA">
          <w:rPr>
            <w:rStyle w:val="Hyperlink"/>
            <w:noProof/>
          </w:rPr>
          <w:t xml:space="preserve">Figura 35. Diagrama de sequência </w:t>
        </w:r>
        <w:r w:rsidR="00B50C45" w:rsidRPr="009A00CA">
          <w:rPr>
            <w:rStyle w:val="Hyperlink"/>
            <w:i/>
            <w:noProof/>
          </w:rPr>
          <w:t>- Import BMF Data</w:t>
        </w:r>
        <w:r w:rsidR="00B50C45">
          <w:rPr>
            <w:noProof/>
            <w:webHidden/>
          </w:rPr>
          <w:tab/>
        </w:r>
        <w:r w:rsidR="00B50C45">
          <w:rPr>
            <w:noProof/>
            <w:webHidden/>
          </w:rPr>
          <w:fldChar w:fldCharType="begin"/>
        </w:r>
        <w:r w:rsidR="00B50C45">
          <w:rPr>
            <w:noProof/>
            <w:webHidden/>
          </w:rPr>
          <w:instrText xml:space="preserve"> PAGEREF _Toc479868094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4718C31E"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5" w:history="1">
        <w:r w:rsidR="00B50C45" w:rsidRPr="009A00CA">
          <w:rPr>
            <w:rStyle w:val="Hyperlink"/>
            <w:noProof/>
          </w:rPr>
          <w:t xml:space="preserve">Figura 36. Diagrama de classes de projeto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_Toc479868095 \h </w:instrText>
        </w:r>
        <w:r w:rsidR="00B50C45">
          <w:rPr>
            <w:noProof/>
            <w:webHidden/>
          </w:rPr>
        </w:r>
        <w:r w:rsidR="00B50C45">
          <w:rPr>
            <w:noProof/>
            <w:webHidden/>
          </w:rPr>
          <w:fldChar w:fldCharType="separate"/>
        </w:r>
        <w:r w:rsidR="00B50C45">
          <w:rPr>
            <w:noProof/>
            <w:webHidden/>
          </w:rPr>
          <w:t>62</w:t>
        </w:r>
        <w:r w:rsidR="00B50C45">
          <w:rPr>
            <w:noProof/>
            <w:webHidden/>
          </w:rPr>
          <w:fldChar w:fldCharType="end"/>
        </w:r>
      </w:hyperlink>
    </w:p>
    <w:p w14:paraId="1C022F4A"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6" w:history="1">
        <w:r w:rsidR="00B50C45" w:rsidRPr="009A00CA">
          <w:rPr>
            <w:rStyle w:val="Hyperlink"/>
            <w:noProof/>
          </w:rPr>
          <w:t xml:space="preserve">Figura 37. Diagrama de sequência - </w:t>
        </w:r>
        <w:r w:rsidR="00B50C45" w:rsidRPr="009A00CA">
          <w:rPr>
            <w:rStyle w:val="Hyperlink"/>
            <w:i/>
            <w:noProof/>
          </w:rPr>
          <w:t>Comparative Chart</w:t>
        </w:r>
        <w:r w:rsidR="00B50C45">
          <w:rPr>
            <w:noProof/>
            <w:webHidden/>
          </w:rPr>
          <w:tab/>
        </w:r>
        <w:r w:rsidR="00B50C45">
          <w:rPr>
            <w:noProof/>
            <w:webHidden/>
          </w:rPr>
          <w:fldChar w:fldCharType="begin"/>
        </w:r>
        <w:r w:rsidR="00B50C45">
          <w:rPr>
            <w:noProof/>
            <w:webHidden/>
          </w:rPr>
          <w:instrText xml:space="preserve"> PAGEREF _Toc479868096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1ADCF81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7" w:history="1">
        <w:r w:rsidR="00B50C45" w:rsidRPr="009A00CA">
          <w:rPr>
            <w:rStyle w:val="Hyperlink"/>
            <w:noProof/>
          </w:rPr>
          <w:t xml:space="preserve">Figura 38. Diagrama de classes de projeto </w:t>
        </w:r>
        <w:r w:rsidR="00B50C45" w:rsidRPr="009A00CA">
          <w:rPr>
            <w:rStyle w:val="Hyperlink"/>
            <w:i/>
            <w:noProof/>
          </w:rPr>
          <w:t>- Train NN</w:t>
        </w:r>
        <w:r w:rsidR="00B50C45">
          <w:rPr>
            <w:noProof/>
            <w:webHidden/>
          </w:rPr>
          <w:tab/>
        </w:r>
        <w:r w:rsidR="00B50C45">
          <w:rPr>
            <w:noProof/>
            <w:webHidden/>
          </w:rPr>
          <w:fldChar w:fldCharType="begin"/>
        </w:r>
        <w:r w:rsidR="00B50C45">
          <w:rPr>
            <w:noProof/>
            <w:webHidden/>
          </w:rPr>
          <w:instrText xml:space="preserve"> PAGEREF _Toc479868097 \h </w:instrText>
        </w:r>
        <w:r w:rsidR="00B50C45">
          <w:rPr>
            <w:noProof/>
            <w:webHidden/>
          </w:rPr>
        </w:r>
        <w:r w:rsidR="00B50C45">
          <w:rPr>
            <w:noProof/>
            <w:webHidden/>
          </w:rPr>
          <w:fldChar w:fldCharType="separate"/>
        </w:r>
        <w:r w:rsidR="00B50C45">
          <w:rPr>
            <w:noProof/>
            <w:webHidden/>
          </w:rPr>
          <w:t>63</w:t>
        </w:r>
        <w:r w:rsidR="00B50C45">
          <w:rPr>
            <w:noProof/>
            <w:webHidden/>
          </w:rPr>
          <w:fldChar w:fldCharType="end"/>
        </w:r>
      </w:hyperlink>
    </w:p>
    <w:p w14:paraId="2A2715ED"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8" w:history="1">
        <w:r w:rsidR="00B50C45" w:rsidRPr="009A00CA">
          <w:rPr>
            <w:rStyle w:val="Hyperlink"/>
            <w:noProof/>
          </w:rPr>
          <w:t xml:space="preserve">Figura 39. Diagrama de sequência - </w:t>
        </w:r>
        <w:r w:rsidR="00B50C45" w:rsidRPr="009A00CA">
          <w:rPr>
            <w:rStyle w:val="Hyperlink"/>
            <w:i/>
            <w:noProof/>
          </w:rPr>
          <w:t>Train NN</w:t>
        </w:r>
        <w:r w:rsidR="00B50C45">
          <w:rPr>
            <w:noProof/>
            <w:webHidden/>
          </w:rPr>
          <w:tab/>
        </w:r>
        <w:r w:rsidR="00B50C45">
          <w:rPr>
            <w:noProof/>
            <w:webHidden/>
          </w:rPr>
          <w:fldChar w:fldCharType="begin"/>
        </w:r>
        <w:r w:rsidR="00B50C45">
          <w:rPr>
            <w:noProof/>
            <w:webHidden/>
          </w:rPr>
          <w:instrText xml:space="preserve"> PAGEREF _Toc479868098 \h </w:instrText>
        </w:r>
        <w:r w:rsidR="00B50C45">
          <w:rPr>
            <w:noProof/>
            <w:webHidden/>
          </w:rPr>
        </w:r>
        <w:r w:rsidR="00B50C45">
          <w:rPr>
            <w:noProof/>
            <w:webHidden/>
          </w:rPr>
          <w:fldChar w:fldCharType="separate"/>
        </w:r>
        <w:r w:rsidR="00B50C45">
          <w:rPr>
            <w:noProof/>
            <w:webHidden/>
          </w:rPr>
          <w:t>64</w:t>
        </w:r>
        <w:r w:rsidR="00B50C45">
          <w:rPr>
            <w:noProof/>
            <w:webHidden/>
          </w:rPr>
          <w:fldChar w:fldCharType="end"/>
        </w:r>
      </w:hyperlink>
    </w:p>
    <w:p w14:paraId="3880F11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099" w:history="1">
        <w:r w:rsidR="00B50C45" w:rsidRPr="009A00CA">
          <w:rPr>
            <w:rStyle w:val="Hyperlink"/>
            <w:noProof/>
          </w:rPr>
          <w:t>Figura 40. Topologia da RNA utilizada</w:t>
        </w:r>
        <w:r w:rsidR="00B50C45">
          <w:rPr>
            <w:noProof/>
            <w:webHidden/>
          </w:rPr>
          <w:tab/>
        </w:r>
        <w:r w:rsidR="00B50C45">
          <w:rPr>
            <w:noProof/>
            <w:webHidden/>
          </w:rPr>
          <w:fldChar w:fldCharType="begin"/>
        </w:r>
        <w:r w:rsidR="00B50C45">
          <w:rPr>
            <w:noProof/>
            <w:webHidden/>
          </w:rPr>
          <w:instrText xml:space="preserve"> PAGEREF _Toc479868099 \h </w:instrText>
        </w:r>
        <w:r w:rsidR="00B50C45">
          <w:rPr>
            <w:noProof/>
            <w:webHidden/>
          </w:rPr>
        </w:r>
        <w:r w:rsidR="00B50C45">
          <w:rPr>
            <w:noProof/>
            <w:webHidden/>
          </w:rPr>
          <w:fldChar w:fldCharType="separate"/>
        </w:r>
        <w:r w:rsidR="00B50C45">
          <w:rPr>
            <w:noProof/>
            <w:webHidden/>
          </w:rPr>
          <w:t>65</w:t>
        </w:r>
        <w:r w:rsidR="00B50C45">
          <w:rPr>
            <w:noProof/>
            <w:webHidden/>
          </w:rPr>
          <w:fldChar w:fldCharType="end"/>
        </w:r>
      </w:hyperlink>
    </w:p>
    <w:p w14:paraId="45AD46C9"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0" w:history="1">
        <w:r w:rsidR="00B50C45" w:rsidRPr="009A00CA">
          <w:rPr>
            <w:rStyle w:val="Hyperlink"/>
            <w:noProof/>
          </w:rPr>
          <w:t>Figura 41. Código implementação topologia</w:t>
        </w:r>
        <w:r w:rsidR="00B50C45">
          <w:rPr>
            <w:noProof/>
            <w:webHidden/>
          </w:rPr>
          <w:tab/>
        </w:r>
        <w:r w:rsidR="00B50C45">
          <w:rPr>
            <w:noProof/>
            <w:webHidden/>
          </w:rPr>
          <w:fldChar w:fldCharType="begin"/>
        </w:r>
        <w:r w:rsidR="00B50C45">
          <w:rPr>
            <w:noProof/>
            <w:webHidden/>
          </w:rPr>
          <w:instrText xml:space="preserve"> PAGEREF _Toc479868100 \h </w:instrText>
        </w:r>
        <w:r w:rsidR="00B50C45">
          <w:rPr>
            <w:noProof/>
            <w:webHidden/>
          </w:rPr>
        </w:r>
        <w:r w:rsidR="00B50C45">
          <w:rPr>
            <w:noProof/>
            <w:webHidden/>
          </w:rPr>
          <w:fldChar w:fldCharType="separate"/>
        </w:r>
        <w:r w:rsidR="00B50C45">
          <w:rPr>
            <w:noProof/>
            <w:webHidden/>
          </w:rPr>
          <w:t>66</w:t>
        </w:r>
        <w:r w:rsidR="00B50C45">
          <w:rPr>
            <w:noProof/>
            <w:webHidden/>
          </w:rPr>
          <w:fldChar w:fldCharType="end"/>
        </w:r>
      </w:hyperlink>
    </w:p>
    <w:p w14:paraId="2381618A"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1" w:history="1">
        <w:r w:rsidR="00B50C45" w:rsidRPr="009A00CA">
          <w:rPr>
            <w:rStyle w:val="Hyperlink"/>
            <w:noProof/>
          </w:rPr>
          <w:t xml:space="preserve">Figura 42. Código </w:t>
        </w:r>
        <w:r w:rsidR="00B50C45" w:rsidRPr="009A00CA">
          <w:rPr>
            <w:rStyle w:val="Hyperlink"/>
            <w:i/>
            <w:noProof/>
          </w:rPr>
          <w:t>Factory</w:t>
        </w:r>
        <w:r w:rsidR="00B50C45" w:rsidRPr="009A00CA">
          <w:rPr>
            <w:rStyle w:val="Hyperlink"/>
            <w:noProof/>
          </w:rPr>
          <w:t xml:space="preserve"> função de ativação</w:t>
        </w:r>
        <w:r w:rsidR="00B50C45">
          <w:rPr>
            <w:noProof/>
            <w:webHidden/>
          </w:rPr>
          <w:tab/>
        </w:r>
        <w:r w:rsidR="00B50C45">
          <w:rPr>
            <w:noProof/>
            <w:webHidden/>
          </w:rPr>
          <w:fldChar w:fldCharType="begin"/>
        </w:r>
        <w:r w:rsidR="00B50C45">
          <w:rPr>
            <w:noProof/>
            <w:webHidden/>
          </w:rPr>
          <w:instrText xml:space="preserve"> PAGEREF _Toc479868101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587C0C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2" w:history="1">
        <w:r w:rsidR="00B50C45" w:rsidRPr="009A00CA">
          <w:rPr>
            <w:rStyle w:val="Hyperlink"/>
            <w:noProof/>
          </w:rPr>
          <w:t xml:space="preserve">Figura 43. Ajuste </w:t>
        </w:r>
        <w:r w:rsidR="00B50C45" w:rsidRPr="009A00CA">
          <w:rPr>
            <w:rStyle w:val="Hyperlink"/>
            <w:i/>
            <w:noProof/>
          </w:rPr>
          <w:t>Date Interval</w:t>
        </w:r>
        <w:r w:rsidR="00B50C45">
          <w:rPr>
            <w:noProof/>
            <w:webHidden/>
          </w:rPr>
          <w:tab/>
        </w:r>
        <w:r w:rsidR="00B50C45">
          <w:rPr>
            <w:noProof/>
            <w:webHidden/>
          </w:rPr>
          <w:fldChar w:fldCharType="begin"/>
        </w:r>
        <w:r w:rsidR="00B50C45">
          <w:rPr>
            <w:noProof/>
            <w:webHidden/>
          </w:rPr>
          <w:instrText xml:space="preserve"> PAGEREF _Toc479868102 \h </w:instrText>
        </w:r>
        <w:r w:rsidR="00B50C45">
          <w:rPr>
            <w:noProof/>
            <w:webHidden/>
          </w:rPr>
        </w:r>
        <w:r w:rsidR="00B50C45">
          <w:rPr>
            <w:noProof/>
            <w:webHidden/>
          </w:rPr>
          <w:fldChar w:fldCharType="separate"/>
        </w:r>
        <w:r w:rsidR="00B50C45">
          <w:rPr>
            <w:noProof/>
            <w:webHidden/>
          </w:rPr>
          <w:t>68</w:t>
        </w:r>
        <w:r w:rsidR="00B50C45">
          <w:rPr>
            <w:noProof/>
            <w:webHidden/>
          </w:rPr>
          <w:fldChar w:fldCharType="end"/>
        </w:r>
      </w:hyperlink>
    </w:p>
    <w:p w14:paraId="33FB5D5F"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3" w:history="1">
        <w:r w:rsidR="00B50C45" w:rsidRPr="009A00CA">
          <w:rPr>
            <w:rStyle w:val="Hyperlink"/>
            <w:noProof/>
          </w:rPr>
          <w:t xml:space="preserve">Figura 44. Código </w:t>
        </w:r>
        <w:r w:rsidR="00B50C45" w:rsidRPr="009A00CA">
          <w:rPr>
            <w:rStyle w:val="Hyperlink"/>
            <w:i/>
            <w:noProof/>
          </w:rPr>
          <w:t>mixed data</w:t>
        </w:r>
        <w:r w:rsidR="00B50C45">
          <w:rPr>
            <w:noProof/>
            <w:webHidden/>
          </w:rPr>
          <w:tab/>
        </w:r>
        <w:r w:rsidR="00B50C45">
          <w:rPr>
            <w:noProof/>
            <w:webHidden/>
          </w:rPr>
          <w:fldChar w:fldCharType="begin"/>
        </w:r>
        <w:r w:rsidR="00B50C45">
          <w:rPr>
            <w:noProof/>
            <w:webHidden/>
          </w:rPr>
          <w:instrText xml:space="preserve"> PAGEREF _Toc479868103 \h </w:instrText>
        </w:r>
        <w:r w:rsidR="00B50C45">
          <w:rPr>
            <w:noProof/>
            <w:webHidden/>
          </w:rPr>
        </w:r>
        <w:r w:rsidR="00B50C45">
          <w:rPr>
            <w:noProof/>
            <w:webHidden/>
          </w:rPr>
          <w:fldChar w:fldCharType="separate"/>
        </w:r>
        <w:r w:rsidR="00B50C45">
          <w:rPr>
            <w:noProof/>
            <w:webHidden/>
          </w:rPr>
          <w:t>69</w:t>
        </w:r>
        <w:r w:rsidR="00B50C45">
          <w:rPr>
            <w:noProof/>
            <w:webHidden/>
          </w:rPr>
          <w:fldChar w:fldCharType="end"/>
        </w:r>
      </w:hyperlink>
    </w:p>
    <w:p w14:paraId="4D39DF8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4" w:history="1">
        <w:r w:rsidR="00B50C45" w:rsidRPr="009A00CA">
          <w:rPr>
            <w:rStyle w:val="Hyperlink"/>
            <w:noProof/>
          </w:rPr>
          <w:t xml:space="preserve">Figura 45. Código </w:t>
        </w:r>
        <w:r w:rsidR="00B50C45" w:rsidRPr="009A00CA">
          <w:rPr>
            <w:rStyle w:val="Hyperlink"/>
            <w:i/>
            <w:noProof/>
          </w:rPr>
          <w:t>calculated data</w:t>
        </w:r>
        <w:r w:rsidR="00B50C45">
          <w:rPr>
            <w:noProof/>
            <w:webHidden/>
          </w:rPr>
          <w:tab/>
        </w:r>
        <w:r w:rsidR="00B50C45">
          <w:rPr>
            <w:noProof/>
            <w:webHidden/>
          </w:rPr>
          <w:fldChar w:fldCharType="begin"/>
        </w:r>
        <w:r w:rsidR="00B50C45">
          <w:rPr>
            <w:noProof/>
            <w:webHidden/>
          </w:rPr>
          <w:instrText xml:space="preserve"> PAGEREF _Toc479868104 \h </w:instrText>
        </w:r>
        <w:r w:rsidR="00B50C45">
          <w:rPr>
            <w:noProof/>
            <w:webHidden/>
          </w:rPr>
        </w:r>
        <w:r w:rsidR="00B50C45">
          <w:rPr>
            <w:noProof/>
            <w:webHidden/>
          </w:rPr>
          <w:fldChar w:fldCharType="separate"/>
        </w:r>
        <w:r w:rsidR="00B50C45">
          <w:rPr>
            <w:noProof/>
            <w:webHidden/>
          </w:rPr>
          <w:t>70</w:t>
        </w:r>
        <w:r w:rsidR="00B50C45">
          <w:rPr>
            <w:noProof/>
            <w:webHidden/>
          </w:rPr>
          <w:fldChar w:fldCharType="end"/>
        </w:r>
      </w:hyperlink>
    </w:p>
    <w:p w14:paraId="4040111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5" w:history="1">
        <w:r w:rsidR="00B50C45" w:rsidRPr="009A00CA">
          <w:rPr>
            <w:rStyle w:val="Hyperlink"/>
            <w:noProof/>
          </w:rPr>
          <w:t>Figura 46. Código vetor de pessoa</w:t>
        </w:r>
        <w:r w:rsidR="00B50C45">
          <w:rPr>
            <w:noProof/>
            <w:webHidden/>
          </w:rPr>
          <w:tab/>
        </w:r>
        <w:r w:rsidR="00B50C45">
          <w:rPr>
            <w:noProof/>
            <w:webHidden/>
          </w:rPr>
          <w:fldChar w:fldCharType="begin"/>
        </w:r>
        <w:r w:rsidR="00B50C45">
          <w:rPr>
            <w:noProof/>
            <w:webHidden/>
          </w:rPr>
          <w:instrText xml:space="preserve"> PAGEREF _Toc479868105 \h </w:instrText>
        </w:r>
        <w:r w:rsidR="00B50C45">
          <w:rPr>
            <w:noProof/>
            <w:webHidden/>
          </w:rPr>
        </w:r>
        <w:r w:rsidR="00B50C45">
          <w:rPr>
            <w:noProof/>
            <w:webHidden/>
          </w:rPr>
          <w:fldChar w:fldCharType="separate"/>
        </w:r>
        <w:r w:rsidR="00B50C45">
          <w:rPr>
            <w:noProof/>
            <w:webHidden/>
          </w:rPr>
          <w:t>71</w:t>
        </w:r>
        <w:r w:rsidR="00B50C45">
          <w:rPr>
            <w:noProof/>
            <w:webHidden/>
          </w:rPr>
          <w:fldChar w:fldCharType="end"/>
        </w:r>
      </w:hyperlink>
    </w:p>
    <w:p w14:paraId="74DD305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6" w:history="1">
        <w:r w:rsidR="00B50C45" w:rsidRPr="009A00CA">
          <w:rPr>
            <w:rStyle w:val="Hyperlink"/>
            <w:noProof/>
          </w:rPr>
          <w:t xml:space="preserve">Figura 47. Código </w:t>
        </w:r>
        <w:r w:rsidR="00B50C45" w:rsidRPr="009A00CA">
          <w:rPr>
            <w:rStyle w:val="Hyperlink"/>
            <w:i/>
            <w:noProof/>
          </w:rPr>
          <w:t>normalize data</w:t>
        </w:r>
        <w:r w:rsidR="00B50C45">
          <w:rPr>
            <w:noProof/>
            <w:webHidden/>
          </w:rPr>
          <w:tab/>
        </w:r>
        <w:r w:rsidR="00B50C45">
          <w:rPr>
            <w:noProof/>
            <w:webHidden/>
          </w:rPr>
          <w:fldChar w:fldCharType="begin"/>
        </w:r>
        <w:r w:rsidR="00B50C45">
          <w:rPr>
            <w:noProof/>
            <w:webHidden/>
          </w:rPr>
          <w:instrText xml:space="preserve"> PAGEREF _Toc479868106 \h </w:instrText>
        </w:r>
        <w:r w:rsidR="00B50C45">
          <w:rPr>
            <w:noProof/>
            <w:webHidden/>
          </w:rPr>
        </w:r>
        <w:r w:rsidR="00B50C45">
          <w:rPr>
            <w:noProof/>
            <w:webHidden/>
          </w:rPr>
          <w:fldChar w:fldCharType="separate"/>
        </w:r>
        <w:r w:rsidR="00B50C45">
          <w:rPr>
            <w:noProof/>
            <w:webHidden/>
          </w:rPr>
          <w:t>72</w:t>
        </w:r>
        <w:r w:rsidR="00B50C45">
          <w:rPr>
            <w:noProof/>
            <w:webHidden/>
          </w:rPr>
          <w:fldChar w:fldCharType="end"/>
        </w:r>
      </w:hyperlink>
    </w:p>
    <w:p w14:paraId="649388C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7" w:history="1">
        <w:r w:rsidR="00B50C45" w:rsidRPr="009A00CA">
          <w:rPr>
            <w:rStyle w:val="Hyperlink"/>
            <w:noProof/>
            <w:lang w:val="en-US"/>
          </w:rPr>
          <w:t xml:space="preserve">Figura 48. Código </w:t>
        </w:r>
        <w:r w:rsidR="00B50C45" w:rsidRPr="009A00CA">
          <w:rPr>
            <w:rStyle w:val="Hyperlink"/>
            <w:i/>
            <w:noProof/>
            <w:lang w:val="en-US"/>
          </w:rPr>
          <w:t>get max and min</w:t>
        </w:r>
        <w:r w:rsidR="00B50C45">
          <w:rPr>
            <w:noProof/>
            <w:webHidden/>
          </w:rPr>
          <w:tab/>
        </w:r>
        <w:r w:rsidR="00B50C45">
          <w:rPr>
            <w:noProof/>
            <w:webHidden/>
          </w:rPr>
          <w:fldChar w:fldCharType="begin"/>
        </w:r>
        <w:r w:rsidR="00B50C45">
          <w:rPr>
            <w:noProof/>
            <w:webHidden/>
          </w:rPr>
          <w:instrText xml:space="preserve"> PAGEREF _Toc479868107 \h </w:instrText>
        </w:r>
        <w:r w:rsidR="00B50C45">
          <w:rPr>
            <w:noProof/>
            <w:webHidden/>
          </w:rPr>
        </w:r>
        <w:r w:rsidR="00B50C45">
          <w:rPr>
            <w:noProof/>
            <w:webHidden/>
          </w:rPr>
          <w:fldChar w:fldCharType="separate"/>
        </w:r>
        <w:r w:rsidR="00B50C45">
          <w:rPr>
            <w:noProof/>
            <w:webHidden/>
          </w:rPr>
          <w:t>73</w:t>
        </w:r>
        <w:r w:rsidR="00B50C45">
          <w:rPr>
            <w:noProof/>
            <w:webHidden/>
          </w:rPr>
          <w:fldChar w:fldCharType="end"/>
        </w:r>
      </w:hyperlink>
    </w:p>
    <w:p w14:paraId="0AF28C1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8" w:history="1">
        <w:r w:rsidR="00B50C45" w:rsidRPr="009A00CA">
          <w:rPr>
            <w:rStyle w:val="Hyperlink"/>
            <w:noProof/>
          </w:rPr>
          <w:t xml:space="preserve">Figura 49. Código </w:t>
        </w:r>
        <w:r w:rsidR="00B50C45" w:rsidRPr="009A00CA">
          <w:rPr>
            <w:rStyle w:val="Hyperlink"/>
            <w:i/>
            <w:noProof/>
          </w:rPr>
          <w:t>getNormalizedValue</w:t>
        </w:r>
        <w:r w:rsidR="00B50C45">
          <w:rPr>
            <w:noProof/>
            <w:webHidden/>
          </w:rPr>
          <w:tab/>
        </w:r>
        <w:r w:rsidR="00B50C45">
          <w:rPr>
            <w:noProof/>
            <w:webHidden/>
          </w:rPr>
          <w:fldChar w:fldCharType="begin"/>
        </w:r>
        <w:r w:rsidR="00B50C45">
          <w:rPr>
            <w:noProof/>
            <w:webHidden/>
          </w:rPr>
          <w:instrText xml:space="preserve"> PAGEREF _Toc479868108 \h </w:instrText>
        </w:r>
        <w:r w:rsidR="00B50C45">
          <w:rPr>
            <w:noProof/>
            <w:webHidden/>
          </w:rPr>
        </w:r>
        <w:r w:rsidR="00B50C45">
          <w:rPr>
            <w:noProof/>
            <w:webHidden/>
          </w:rPr>
          <w:fldChar w:fldCharType="separate"/>
        </w:r>
        <w:r w:rsidR="00B50C45">
          <w:rPr>
            <w:noProof/>
            <w:webHidden/>
          </w:rPr>
          <w:t>74</w:t>
        </w:r>
        <w:r w:rsidR="00B50C45">
          <w:rPr>
            <w:noProof/>
            <w:webHidden/>
          </w:rPr>
          <w:fldChar w:fldCharType="end"/>
        </w:r>
      </w:hyperlink>
    </w:p>
    <w:p w14:paraId="15F418E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09" w:history="1">
        <w:r w:rsidR="00B50C45" w:rsidRPr="009A00CA">
          <w:rPr>
            <w:rStyle w:val="Hyperlink"/>
            <w:noProof/>
          </w:rPr>
          <w:t>Figura 50 Código exemplo Javadoc</w:t>
        </w:r>
        <w:r w:rsidR="00B50C45">
          <w:rPr>
            <w:noProof/>
            <w:webHidden/>
          </w:rPr>
          <w:tab/>
        </w:r>
        <w:r w:rsidR="00B50C45">
          <w:rPr>
            <w:noProof/>
            <w:webHidden/>
          </w:rPr>
          <w:fldChar w:fldCharType="begin"/>
        </w:r>
        <w:r w:rsidR="00B50C45">
          <w:rPr>
            <w:noProof/>
            <w:webHidden/>
          </w:rPr>
          <w:instrText xml:space="preserve"> PAGEREF _Toc479868109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506B4C2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0" w:history="1">
        <w:r w:rsidR="00B50C45" w:rsidRPr="009A00CA">
          <w:rPr>
            <w:rStyle w:val="Hyperlink"/>
            <w:noProof/>
          </w:rPr>
          <w:t xml:space="preserve">Figura 51. Resultado javadoc do método </w:t>
        </w:r>
        <w:r w:rsidR="00B50C45" w:rsidRPr="009A00CA">
          <w:rPr>
            <w:rStyle w:val="Hyperlink"/>
            <w:i/>
            <w:noProof/>
          </w:rPr>
          <w:t>train</w:t>
        </w:r>
        <w:r w:rsidR="00B50C45">
          <w:rPr>
            <w:noProof/>
            <w:webHidden/>
          </w:rPr>
          <w:tab/>
        </w:r>
        <w:r w:rsidR="00B50C45">
          <w:rPr>
            <w:noProof/>
            <w:webHidden/>
          </w:rPr>
          <w:fldChar w:fldCharType="begin"/>
        </w:r>
        <w:r w:rsidR="00B50C45">
          <w:rPr>
            <w:noProof/>
            <w:webHidden/>
          </w:rPr>
          <w:instrText xml:space="preserve"> PAGEREF _Toc479868110 \h </w:instrText>
        </w:r>
        <w:r w:rsidR="00B50C45">
          <w:rPr>
            <w:noProof/>
            <w:webHidden/>
          </w:rPr>
        </w:r>
        <w:r w:rsidR="00B50C45">
          <w:rPr>
            <w:noProof/>
            <w:webHidden/>
          </w:rPr>
          <w:fldChar w:fldCharType="separate"/>
        </w:r>
        <w:r w:rsidR="00B50C45">
          <w:rPr>
            <w:noProof/>
            <w:webHidden/>
          </w:rPr>
          <w:t>76</w:t>
        </w:r>
        <w:r w:rsidR="00B50C45">
          <w:rPr>
            <w:noProof/>
            <w:webHidden/>
          </w:rPr>
          <w:fldChar w:fldCharType="end"/>
        </w:r>
      </w:hyperlink>
    </w:p>
    <w:p w14:paraId="3F54400A"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1" w:history="1">
        <w:r w:rsidR="00B50C45" w:rsidRPr="009A00CA">
          <w:rPr>
            <w:rStyle w:val="Hyperlink"/>
            <w:noProof/>
          </w:rPr>
          <w:t xml:space="preserve">Figura 52. Exemplo de </w:t>
        </w:r>
        <w:r w:rsidR="00B50C45" w:rsidRPr="009A00CA">
          <w:rPr>
            <w:rStyle w:val="Hyperlink"/>
            <w:i/>
            <w:noProof/>
          </w:rPr>
          <w:t>inner class</w:t>
        </w:r>
        <w:r w:rsidR="00B50C45">
          <w:rPr>
            <w:noProof/>
            <w:webHidden/>
          </w:rPr>
          <w:tab/>
        </w:r>
        <w:r w:rsidR="00B50C45">
          <w:rPr>
            <w:noProof/>
            <w:webHidden/>
          </w:rPr>
          <w:fldChar w:fldCharType="begin"/>
        </w:r>
        <w:r w:rsidR="00B50C45">
          <w:rPr>
            <w:noProof/>
            <w:webHidden/>
          </w:rPr>
          <w:instrText xml:space="preserve"> PAGEREF _Toc479868111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1E29A65D"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2" w:history="1">
        <w:r w:rsidR="00B50C45" w:rsidRPr="009A00CA">
          <w:rPr>
            <w:rStyle w:val="Hyperlink"/>
            <w:noProof/>
          </w:rPr>
          <w:t xml:space="preserve">Figura 53. Diferença entre </w:t>
        </w:r>
        <w:r w:rsidR="00B50C45" w:rsidRPr="009A00CA">
          <w:rPr>
            <w:rStyle w:val="Hyperlink"/>
            <w:i/>
            <w:noProof/>
          </w:rPr>
          <w:t>inner class</w:t>
        </w:r>
        <w:r w:rsidR="00B50C45" w:rsidRPr="009A00CA">
          <w:rPr>
            <w:rStyle w:val="Hyperlink"/>
            <w:noProof/>
          </w:rPr>
          <w:t xml:space="preserve"> e </w:t>
        </w:r>
        <w:r w:rsidR="00B50C45" w:rsidRPr="009A00CA">
          <w:rPr>
            <w:rStyle w:val="Hyperlink"/>
            <w:i/>
            <w:noProof/>
          </w:rPr>
          <w:t>lambda</w:t>
        </w:r>
        <w:r w:rsidR="00B50C45">
          <w:rPr>
            <w:noProof/>
            <w:webHidden/>
          </w:rPr>
          <w:tab/>
        </w:r>
        <w:r w:rsidR="00B50C45">
          <w:rPr>
            <w:noProof/>
            <w:webHidden/>
          </w:rPr>
          <w:fldChar w:fldCharType="begin"/>
        </w:r>
        <w:r w:rsidR="00B50C45">
          <w:rPr>
            <w:noProof/>
            <w:webHidden/>
          </w:rPr>
          <w:instrText xml:space="preserve"> PAGEREF _Toc479868112 \h </w:instrText>
        </w:r>
        <w:r w:rsidR="00B50C45">
          <w:rPr>
            <w:noProof/>
            <w:webHidden/>
          </w:rPr>
        </w:r>
        <w:r w:rsidR="00B50C45">
          <w:rPr>
            <w:noProof/>
            <w:webHidden/>
          </w:rPr>
          <w:fldChar w:fldCharType="separate"/>
        </w:r>
        <w:r w:rsidR="00B50C45">
          <w:rPr>
            <w:noProof/>
            <w:webHidden/>
          </w:rPr>
          <w:t>80</w:t>
        </w:r>
        <w:r w:rsidR="00B50C45">
          <w:rPr>
            <w:noProof/>
            <w:webHidden/>
          </w:rPr>
          <w:fldChar w:fldCharType="end"/>
        </w:r>
      </w:hyperlink>
    </w:p>
    <w:p w14:paraId="3EDFF26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3" w:history="1">
        <w:r w:rsidR="00B50C45" w:rsidRPr="009A00CA">
          <w:rPr>
            <w:rStyle w:val="Hyperlink"/>
            <w:noProof/>
          </w:rPr>
          <w:t xml:space="preserve">Figura 54. Implementação do </w:t>
        </w:r>
        <w:r w:rsidR="00B50C45" w:rsidRPr="009A00CA">
          <w:rPr>
            <w:rStyle w:val="Hyperlink"/>
            <w:i/>
            <w:noProof/>
          </w:rPr>
          <w:t>main</w:t>
        </w:r>
        <w:r w:rsidR="00B50C45" w:rsidRPr="009A00CA">
          <w:rPr>
            <w:rStyle w:val="Hyperlink"/>
            <w:noProof/>
          </w:rPr>
          <w:t xml:space="preserve"> com </w:t>
        </w:r>
        <w:r w:rsidR="00B50C45" w:rsidRPr="009A00CA">
          <w:rPr>
            <w:rStyle w:val="Hyperlink"/>
            <w:i/>
            <w:noProof/>
          </w:rPr>
          <w:t>lamda</w:t>
        </w:r>
        <w:r w:rsidR="00B50C45">
          <w:rPr>
            <w:noProof/>
            <w:webHidden/>
          </w:rPr>
          <w:tab/>
        </w:r>
        <w:r w:rsidR="00B50C45">
          <w:rPr>
            <w:noProof/>
            <w:webHidden/>
          </w:rPr>
          <w:fldChar w:fldCharType="begin"/>
        </w:r>
        <w:r w:rsidR="00B50C45">
          <w:rPr>
            <w:noProof/>
            <w:webHidden/>
          </w:rPr>
          <w:instrText xml:space="preserve"> PAGEREF _Toc479868113 \h </w:instrText>
        </w:r>
        <w:r w:rsidR="00B50C45">
          <w:rPr>
            <w:noProof/>
            <w:webHidden/>
          </w:rPr>
        </w:r>
        <w:r w:rsidR="00B50C45">
          <w:rPr>
            <w:noProof/>
            <w:webHidden/>
          </w:rPr>
          <w:fldChar w:fldCharType="separate"/>
        </w:r>
        <w:r w:rsidR="00B50C45">
          <w:rPr>
            <w:noProof/>
            <w:webHidden/>
          </w:rPr>
          <w:t>81</w:t>
        </w:r>
        <w:r w:rsidR="00B50C45">
          <w:rPr>
            <w:noProof/>
            <w:webHidden/>
          </w:rPr>
          <w:fldChar w:fldCharType="end"/>
        </w:r>
      </w:hyperlink>
    </w:p>
    <w:p w14:paraId="3062871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4" w:history="1">
        <w:r w:rsidR="00B50C45" w:rsidRPr="009A00CA">
          <w:rPr>
            <w:rStyle w:val="Hyperlink"/>
            <w:noProof/>
          </w:rPr>
          <w:t xml:space="preserve">Figura 55. Diferenças entre </w:t>
        </w:r>
        <w:r w:rsidR="00B50C45" w:rsidRPr="009A00CA">
          <w:rPr>
            <w:rStyle w:val="Hyperlink"/>
            <w:i/>
            <w:noProof/>
          </w:rPr>
          <w:t>for</w:t>
        </w:r>
        <w:r w:rsidR="00B50C45">
          <w:rPr>
            <w:noProof/>
            <w:webHidden/>
          </w:rPr>
          <w:tab/>
        </w:r>
        <w:r w:rsidR="00B50C45">
          <w:rPr>
            <w:noProof/>
            <w:webHidden/>
          </w:rPr>
          <w:fldChar w:fldCharType="begin"/>
        </w:r>
        <w:r w:rsidR="00B50C45">
          <w:rPr>
            <w:noProof/>
            <w:webHidden/>
          </w:rPr>
          <w:instrText xml:space="preserve"> PAGEREF _Toc479868114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4EE4A5D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5" w:history="1">
        <w:r w:rsidR="00B50C45" w:rsidRPr="009A00CA">
          <w:rPr>
            <w:rStyle w:val="Hyperlink"/>
            <w:noProof/>
          </w:rPr>
          <w:t xml:space="preserve">Figura 56. Código </w:t>
        </w:r>
        <w:r w:rsidR="00B50C45" w:rsidRPr="009A00CA">
          <w:rPr>
            <w:rStyle w:val="Hyperlink"/>
            <w:i/>
            <w:noProof/>
          </w:rPr>
          <w:t>lambda</w:t>
        </w:r>
        <w:r w:rsidR="00B50C45" w:rsidRPr="009A00CA">
          <w:rPr>
            <w:rStyle w:val="Hyperlink"/>
            <w:noProof/>
          </w:rPr>
          <w:t xml:space="preserve"> e </w:t>
        </w:r>
        <w:r w:rsidR="00B50C45" w:rsidRPr="009A00CA">
          <w:rPr>
            <w:rStyle w:val="Hyperlink"/>
            <w:i/>
            <w:noProof/>
          </w:rPr>
          <w:t>method</w:t>
        </w:r>
        <w:r w:rsidR="00B50C45" w:rsidRPr="009A00CA">
          <w:rPr>
            <w:rStyle w:val="Hyperlink"/>
            <w:noProof/>
          </w:rPr>
          <w:t xml:space="preserve"> </w:t>
        </w:r>
        <w:r w:rsidR="00B50C45" w:rsidRPr="009A00CA">
          <w:rPr>
            <w:rStyle w:val="Hyperlink"/>
            <w:i/>
            <w:noProof/>
          </w:rPr>
          <w:t>reference</w:t>
        </w:r>
        <w:r w:rsidR="00B50C45">
          <w:rPr>
            <w:noProof/>
            <w:webHidden/>
          </w:rPr>
          <w:tab/>
        </w:r>
        <w:r w:rsidR="00B50C45">
          <w:rPr>
            <w:noProof/>
            <w:webHidden/>
          </w:rPr>
          <w:fldChar w:fldCharType="begin"/>
        </w:r>
        <w:r w:rsidR="00B50C45">
          <w:rPr>
            <w:noProof/>
            <w:webHidden/>
          </w:rPr>
          <w:instrText xml:space="preserve"> PAGEREF _Toc479868115 \h </w:instrText>
        </w:r>
        <w:r w:rsidR="00B50C45">
          <w:rPr>
            <w:noProof/>
            <w:webHidden/>
          </w:rPr>
        </w:r>
        <w:r w:rsidR="00B50C45">
          <w:rPr>
            <w:noProof/>
            <w:webHidden/>
          </w:rPr>
          <w:fldChar w:fldCharType="separate"/>
        </w:r>
        <w:r w:rsidR="00B50C45">
          <w:rPr>
            <w:noProof/>
            <w:webHidden/>
          </w:rPr>
          <w:t>82</w:t>
        </w:r>
        <w:r w:rsidR="00B50C45">
          <w:rPr>
            <w:noProof/>
            <w:webHidden/>
          </w:rPr>
          <w:fldChar w:fldCharType="end"/>
        </w:r>
      </w:hyperlink>
    </w:p>
    <w:p w14:paraId="34BAFCF4"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6" w:history="1">
        <w:r w:rsidR="00B50C45" w:rsidRPr="009A00CA">
          <w:rPr>
            <w:rStyle w:val="Hyperlink"/>
            <w:noProof/>
          </w:rPr>
          <w:t xml:space="preserve">Figura 57. Código </w:t>
        </w:r>
        <w:r w:rsidR="00B50C45" w:rsidRPr="009A00CA">
          <w:rPr>
            <w:rStyle w:val="Hyperlink"/>
            <w:i/>
            <w:noProof/>
          </w:rPr>
          <w:t>compareByVolume</w:t>
        </w:r>
        <w:r w:rsidR="00B50C45">
          <w:rPr>
            <w:noProof/>
            <w:webHidden/>
          </w:rPr>
          <w:tab/>
        </w:r>
        <w:r w:rsidR="00B50C45">
          <w:rPr>
            <w:noProof/>
            <w:webHidden/>
          </w:rPr>
          <w:fldChar w:fldCharType="begin"/>
        </w:r>
        <w:r w:rsidR="00B50C45">
          <w:rPr>
            <w:noProof/>
            <w:webHidden/>
          </w:rPr>
          <w:instrText xml:space="preserve"> PAGEREF _Toc479868116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0486D9F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7" w:history="1">
        <w:r w:rsidR="00B50C45" w:rsidRPr="009A00CA">
          <w:rPr>
            <w:rStyle w:val="Hyperlink"/>
            <w:noProof/>
          </w:rPr>
          <w:t>Figura 58. Código de ordenação</w:t>
        </w:r>
        <w:r w:rsidR="00B50C45">
          <w:rPr>
            <w:noProof/>
            <w:webHidden/>
          </w:rPr>
          <w:tab/>
        </w:r>
        <w:r w:rsidR="00B50C45">
          <w:rPr>
            <w:noProof/>
            <w:webHidden/>
          </w:rPr>
          <w:fldChar w:fldCharType="begin"/>
        </w:r>
        <w:r w:rsidR="00B50C45">
          <w:rPr>
            <w:noProof/>
            <w:webHidden/>
          </w:rPr>
          <w:instrText xml:space="preserve"> PAGEREF _Toc479868117 \h </w:instrText>
        </w:r>
        <w:r w:rsidR="00B50C45">
          <w:rPr>
            <w:noProof/>
            <w:webHidden/>
          </w:rPr>
        </w:r>
        <w:r w:rsidR="00B50C45">
          <w:rPr>
            <w:noProof/>
            <w:webHidden/>
          </w:rPr>
          <w:fldChar w:fldCharType="separate"/>
        </w:r>
        <w:r w:rsidR="00B50C45">
          <w:rPr>
            <w:noProof/>
            <w:webHidden/>
          </w:rPr>
          <w:t>83</w:t>
        </w:r>
        <w:r w:rsidR="00B50C45">
          <w:rPr>
            <w:noProof/>
            <w:webHidden/>
          </w:rPr>
          <w:fldChar w:fldCharType="end"/>
        </w:r>
      </w:hyperlink>
    </w:p>
    <w:p w14:paraId="44636FA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8" w:history="1">
        <w:r w:rsidR="00B50C45" w:rsidRPr="009A00CA">
          <w:rPr>
            <w:rStyle w:val="Hyperlink"/>
            <w:noProof/>
          </w:rPr>
          <w:t xml:space="preserve">Figura 59. Código exemplo </w:t>
        </w:r>
        <w:r w:rsidR="00B50C45" w:rsidRPr="009A00CA">
          <w:rPr>
            <w:rStyle w:val="Hyperlink"/>
            <w:i/>
            <w:noProof/>
          </w:rPr>
          <w:t>stream</w:t>
        </w:r>
        <w:r w:rsidR="00B50C45" w:rsidRPr="009A00CA">
          <w:rPr>
            <w:rStyle w:val="Hyperlink"/>
            <w:noProof/>
          </w:rPr>
          <w:t xml:space="preserve"> – pegando dados</w:t>
        </w:r>
        <w:r w:rsidR="00B50C45">
          <w:rPr>
            <w:noProof/>
            <w:webHidden/>
          </w:rPr>
          <w:tab/>
        </w:r>
        <w:r w:rsidR="00B50C45">
          <w:rPr>
            <w:noProof/>
            <w:webHidden/>
          </w:rPr>
          <w:fldChar w:fldCharType="begin"/>
        </w:r>
        <w:r w:rsidR="00B50C45">
          <w:rPr>
            <w:noProof/>
            <w:webHidden/>
          </w:rPr>
          <w:instrText xml:space="preserve"> PAGEREF _Toc479868118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35BE4A1B"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19" w:history="1">
        <w:r w:rsidR="00B50C45" w:rsidRPr="009A00CA">
          <w:rPr>
            <w:rStyle w:val="Hyperlink"/>
            <w:noProof/>
          </w:rPr>
          <w:t xml:space="preserve">Figura 60. Exemplo código </w:t>
        </w:r>
        <w:r w:rsidR="00B50C45" w:rsidRPr="009A00CA">
          <w:rPr>
            <w:rStyle w:val="Hyperlink"/>
            <w:i/>
            <w:noProof/>
          </w:rPr>
          <w:t>stream</w:t>
        </w:r>
        <w:r w:rsidR="00B50C45" w:rsidRPr="009A00CA">
          <w:rPr>
            <w:rStyle w:val="Hyperlink"/>
            <w:noProof/>
          </w:rPr>
          <w:t xml:space="preserve"> - sobrescrita </w:t>
        </w:r>
        <w:r w:rsidR="00B50C45" w:rsidRPr="009A00CA">
          <w:rPr>
            <w:rStyle w:val="Hyperlink"/>
            <w:i/>
            <w:noProof/>
          </w:rPr>
          <w:t>toString</w:t>
        </w:r>
        <w:r w:rsidR="00B50C45">
          <w:rPr>
            <w:noProof/>
            <w:webHidden/>
          </w:rPr>
          <w:tab/>
        </w:r>
        <w:r w:rsidR="00B50C45">
          <w:rPr>
            <w:noProof/>
            <w:webHidden/>
          </w:rPr>
          <w:fldChar w:fldCharType="begin"/>
        </w:r>
        <w:r w:rsidR="00B50C45">
          <w:rPr>
            <w:noProof/>
            <w:webHidden/>
          </w:rPr>
          <w:instrText xml:space="preserve"> PAGEREF _Toc479868119 \h </w:instrText>
        </w:r>
        <w:r w:rsidR="00B50C45">
          <w:rPr>
            <w:noProof/>
            <w:webHidden/>
          </w:rPr>
        </w:r>
        <w:r w:rsidR="00B50C45">
          <w:rPr>
            <w:noProof/>
            <w:webHidden/>
          </w:rPr>
          <w:fldChar w:fldCharType="separate"/>
        </w:r>
        <w:r w:rsidR="00B50C45">
          <w:rPr>
            <w:noProof/>
            <w:webHidden/>
          </w:rPr>
          <w:t>84</w:t>
        </w:r>
        <w:r w:rsidR="00B50C45">
          <w:rPr>
            <w:noProof/>
            <w:webHidden/>
          </w:rPr>
          <w:fldChar w:fldCharType="end"/>
        </w:r>
      </w:hyperlink>
    </w:p>
    <w:p w14:paraId="602DC6BF"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0" w:history="1">
        <w:r w:rsidR="00B50C45" w:rsidRPr="009A00CA">
          <w:rPr>
            <w:rStyle w:val="Hyperlink"/>
            <w:noProof/>
          </w:rPr>
          <w:t xml:space="preserve">Figura 61. Saída do código de exemplo da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_Toc479868120 \h </w:instrText>
        </w:r>
        <w:r w:rsidR="00B50C45">
          <w:rPr>
            <w:noProof/>
            <w:webHidden/>
          </w:rPr>
        </w:r>
        <w:r w:rsidR="00B50C45">
          <w:rPr>
            <w:noProof/>
            <w:webHidden/>
          </w:rPr>
          <w:fldChar w:fldCharType="separate"/>
        </w:r>
        <w:r w:rsidR="00B50C45">
          <w:rPr>
            <w:noProof/>
            <w:webHidden/>
          </w:rPr>
          <w:t>85</w:t>
        </w:r>
        <w:r w:rsidR="00B50C45">
          <w:rPr>
            <w:noProof/>
            <w:webHidden/>
          </w:rPr>
          <w:fldChar w:fldCharType="end"/>
        </w:r>
      </w:hyperlink>
    </w:p>
    <w:p w14:paraId="572E7E87"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1" w:history="1">
        <w:r w:rsidR="00B50C45" w:rsidRPr="009A00CA">
          <w:rPr>
            <w:rStyle w:val="Hyperlink"/>
            <w:noProof/>
          </w:rPr>
          <w:t xml:space="preserve">Figura 62. Código exemplo </w:t>
        </w:r>
        <w:r w:rsidR="00B50C45" w:rsidRPr="009A00CA">
          <w:rPr>
            <w:rStyle w:val="Hyperlink"/>
            <w:i/>
            <w:noProof/>
          </w:rPr>
          <w:t>stream</w:t>
        </w:r>
        <w:r w:rsidR="00B50C45">
          <w:rPr>
            <w:noProof/>
            <w:webHidden/>
          </w:rPr>
          <w:tab/>
        </w:r>
        <w:r w:rsidR="00B50C45">
          <w:rPr>
            <w:noProof/>
            <w:webHidden/>
          </w:rPr>
          <w:fldChar w:fldCharType="begin"/>
        </w:r>
        <w:r w:rsidR="00B50C45">
          <w:rPr>
            <w:noProof/>
            <w:webHidden/>
          </w:rPr>
          <w:instrText xml:space="preserve"> PAGEREF _Toc479868121 \h </w:instrText>
        </w:r>
        <w:r w:rsidR="00B50C45">
          <w:rPr>
            <w:noProof/>
            <w:webHidden/>
          </w:rPr>
        </w:r>
        <w:r w:rsidR="00B50C45">
          <w:rPr>
            <w:noProof/>
            <w:webHidden/>
          </w:rPr>
          <w:fldChar w:fldCharType="separate"/>
        </w:r>
        <w:r w:rsidR="00B50C45">
          <w:rPr>
            <w:noProof/>
            <w:webHidden/>
          </w:rPr>
          <w:t>86</w:t>
        </w:r>
        <w:r w:rsidR="00B50C45">
          <w:rPr>
            <w:noProof/>
            <w:webHidden/>
          </w:rPr>
          <w:fldChar w:fldCharType="end"/>
        </w:r>
      </w:hyperlink>
    </w:p>
    <w:p w14:paraId="2DB8E586"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2" w:history="1">
        <w:r w:rsidR="00B50C45" w:rsidRPr="009A00CA">
          <w:rPr>
            <w:rStyle w:val="Hyperlink"/>
            <w:noProof/>
          </w:rPr>
          <w:t>Figura 63. Ilustração código stream</w:t>
        </w:r>
        <w:r w:rsidR="00B50C45">
          <w:rPr>
            <w:noProof/>
            <w:webHidden/>
          </w:rPr>
          <w:tab/>
        </w:r>
        <w:r w:rsidR="00B50C45">
          <w:rPr>
            <w:noProof/>
            <w:webHidden/>
          </w:rPr>
          <w:fldChar w:fldCharType="begin"/>
        </w:r>
        <w:r w:rsidR="00B50C45">
          <w:rPr>
            <w:noProof/>
            <w:webHidden/>
          </w:rPr>
          <w:instrText xml:space="preserve"> PAGEREF _Toc479868122 \h </w:instrText>
        </w:r>
        <w:r w:rsidR="00B50C45">
          <w:rPr>
            <w:noProof/>
            <w:webHidden/>
          </w:rPr>
        </w:r>
        <w:r w:rsidR="00B50C45">
          <w:rPr>
            <w:noProof/>
            <w:webHidden/>
          </w:rPr>
          <w:fldChar w:fldCharType="separate"/>
        </w:r>
        <w:r w:rsidR="00B50C45">
          <w:rPr>
            <w:noProof/>
            <w:webHidden/>
          </w:rPr>
          <w:t>87</w:t>
        </w:r>
        <w:r w:rsidR="00B50C45">
          <w:rPr>
            <w:noProof/>
            <w:webHidden/>
          </w:rPr>
          <w:fldChar w:fldCharType="end"/>
        </w:r>
      </w:hyperlink>
    </w:p>
    <w:p w14:paraId="294A0F69"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3" w:history="1">
        <w:r w:rsidR="00B50C45" w:rsidRPr="009A00CA">
          <w:rPr>
            <w:rStyle w:val="Hyperlink"/>
            <w:noProof/>
          </w:rPr>
          <w:t xml:space="preserve">Figura 64. Código </w:t>
        </w:r>
        <w:r w:rsidR="00B50C45" w:rsidRPr="009A00CA">
          <w:rPr>
            <w:rStyle w:val="Hyperlink"/>
            <w:i/>
            <w:noProof/>
          </w:rPr>
          <w:t>stream</w:t>
        </w:r>
        <w:r w:rsidR="00B50C45" w:rsidRPr="009A00CA">
          <w:rPr>
            <w:rStyle w:val="Hyperlink"/>
            <w:noProof/>
          </w:rPr>
          <w:t xml:space="preserve"> com paralelismo</w:t>
        </w:r>
        <w:r w:rsidR="00B50C45">
          <w:rPr>
            <w:noProof/>
            <w:webHidden/>
          </w:rPr>
          <w:tab/>
        </w:r>
        <w:r w:rsidR="00B50C45">
          <w:rPr>
            <w:noProof/>
            <w:webHidden/>
          </w:rPr>
          <w:fldChar w:fldCharType="begin"/>
        </w:r>
        <w:r w:rsidR="00B50C45">
          <w:rPr>
            <w:noProof/>
            <w:webHidden/>
          </w:rPr>
          <w:instrText xml:space="preserve"> PAGEREF _Toc479868123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193DFEC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4" w:history="1">
        <w:r w:rsidR="00B50C45" w:rsidRPr="009A00CA">
          <w:rPr>
            <w:rStyle w:val="Hyperlink"/>
            <w:noProof/>
          </w:rPr>
          <w:t>Figura 65. Código exemplo paralelismo</w:t>
        </w:r>
        <w:r w:rsidR="00B50C45">
          <w:rPr>
            <w:noProof/>
            <w:webHidden/>
          </w:rPr>
          <w:tab/>
        </w:r>
        <w:r w:rsidR="00B50C45">
          <w:rPr>
            <w:noProof/>
            <w:webHidden/>
          </w:rPr>
          <w:fldChar w:fldCharType="begin"/>
        </w:r>
        <w:r w:rsidR="00B50C45">
          <w:rPr>
            <w:noProof/>
            <w:webHidden/>
          </w:rPr>
          <w:instrText xml:space="preserve"> PAGEREF _Toc479868124 \h </w:instrText>
        </w:r>
        <w:r w:rsidR="00B50C45">
          <w:rPr>
            <w:noProof/>
            <w:webHidden/>
          </w:rPr>
        </w:r>
        <w:r w:rsidR="00B50C45">
          <w:rPr>
            <w:noProof/>
            <w:webHidden/>
          </w:rPr>
          <w:fldChar w:fldCharType="separate"/>
        </w:r>
        <w:r w:rsidR="00B50C45">
          <w:rPr>
            <w:noProof/>
            <w:webHidden/>
          </w:rPr>
          <w:t>88</w:t>
        </w:r>
        <w:r w:rsidR="00B50C45">
          <w:rPr>
            <w:noProof/>
            <w:webHidden/>
          </w:rPr>
          <w:fldChar w:fldCharType="end"/>
        </w:r>
      </w:hyperlink>
    </w:p>
    <w:p w14:paraId="7A648ECE"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5" w:history="1">
        <w:r w:rsidR="00B50C45" w:rsidRPr="009A00CA">
          <w:rPr>
            <w:rStyle w:val="Hyperlink"/>
            <w:noProof/>
          </w:rPr>
          <w:t>Figura 66. Saída código exemplo paralelismo</w:t>
        </w:r>
        <w:r w:rsidR="00B50C45">
          <w:rPr>
            <w:noProof/>
            <w:webHidden/>
          </w:rPr>
          <w:tab/>
        </w:r>
        <w:r w:rsidR="00B50C45">
          <w:rPr>
            <w:noProof/>
            <w:webHidden/>
          </w:rPr>
          <w:fldChar w:fldCharType="begin"/>
        </w:r>
        <w:r w:rsidR="00B50C45">
          <w:rPr>
            <w:noProof/>
            <w:webHidden/>
          </w:rPr>
          <w:instrText xml:space="preserve"> PAGEREF _Toc479868125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7EC76599"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6" w:history="1">
        <w:r w:rsidR="00B50C45" w:rsidRPr="009A00CA">
          <w:rPr>
            <w:rStyle w:val="Hyperlink"/>
            <w:noProof/>
          </w:rPr>
          <w:t>Figura 67. Código updateMaxMin</w:t>
        </w:r>
        <w:r w:rsidR="00B50C45">
          <w:rPr>
            <w:noProof/>
            <w:webHidden/>
          </w:rPr>
          <w:tab/>
        </w:r>
        <w:r w:rsidR="00B50C45">
          <w:rPr>
            <w:noProof/>
            <w:webHidden/>
          </w:rPr>
          <w:fldChar w:fldCharType="begin"/>
        </w:r>
        <w:r w:rsidR="00B50C45">
          <w:rPr>
            <w:noProof/>
            <w:webHidden/>
          </w:rPr>
          <w:instrText xml:space="preserve"> PAGEREF _Toc479868126 \h </w:instrText>
        </w:r>
        <w:r w:rsidR="00B50C45">
          <w:rPr>
            <w:noProof/>
            <w:webHidden/>
          </w:rPr>
        </w:r>
        <w:r w:rsidR="00B50C45">
          <w:rPr>
            <w:noProof/>
            <w:webHidden/>
          </w:rPr>
          <w:fldChar w:fldCharType="separate"/>
        </w:r>
        <w:r w:rsidR="00B50C45">
          <w:rPr>
            <w:noProof/>
            <w:webHidden/>
          </w:rPr>
          <w:t>89</w:t>
        </w:r>
        <w:r w:rsidR="00B50C45">
          <w:rPr>
            <w:noProof/>
            <w:webHidden/>
          </w:rPr>
          <w:fldChar w:fldCharType="end"/>
        </w:r>
      </w:hyperlink>
    </w:p>
    <w:p w14:paraId="4291AD05"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7" w:history="1">
        <w:r w:rsidR="00B50C45" w:rsidRPr="009A00CA">
          <w:rPr>
            <w:rStyle w:val="Hyperlink"/>
            <w:noProof/>
          </w:rPr>
          <w:t xml:space="preserve">Figura 68. Interface 1 - </w:t>
        </w:r>
        <w:r w:rsidR="00B50C45" w:rsidRPr="009A00CA">
          <w:rPr>
            <w:rStyle w:val="Hyperlink"/>
            <w:i/>
            <w:noProof/>
            <w:lang w:val="en-US"/>
          </w:rPr>
          <w:t>initial</w:t>
        </w:r>
        <w:r w:rsidR="00B50C45">
          <w:rPr>
            <w:noProof/>
            <w:webHidden/>
          </w:rPr>
          <w:tab/>
        </w:r>
        <w:r w:rsidR="00B50C45">
          <w:rPr>
            <w:noProof/>
            <w:webHidden/>
          </w:rPr>
          <w:fldChar w:fldCharType="begin"/>
        </w:r>
        <w:r w:rsidR="00B50C45">
          <w:rPr>
            <w:noProof/>
            <w:webHidden/>
          </w:rPr>
          <w:instrText xml:space="preserve"> PAGEREF _Toc479868127 \h </w:instrText>
        </w:r>
        <w:r w:rsidR="00B50C45">
          <w:rPr>
            <w:noProof/>
            <w:webHidden/>
          </w:rPr>
        </w:r>
        <w:r w:rsidR="00B50C45">
          <w:rPr>
            <w:noProof/>
            <w:webHidden/>
          </w:rPr>
          <w:fldChar w:fldCharType="separate"/>
        </w:r>
        <w:r w:rsidR="00B50C45">
          <w:rPr>
            <w:noProof/>
            <w:webHidden/>
          </w:rPr>
          <w:t>92</w:t>
        </w:r>
        <w:r w:rsidR="00B50C45">
          <w:rPr>
            <w:noProof/>
            <w:webHidden/>
          </w:rPr>
          <w:fldChar w:fldCharType="end"/>
        </w:r>
      </w:hyperlink>
    </w:p>
    <w:p w14:paraId="69A77E3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8" w:history="1">
        <w:r w:rsidR="00B50C45" w:rsidRPr="009A00CA">
          <w:rPr>
            <w:rStyle w:val="Hyperlink"/>
            <w:noProof/>
          </w:rPr>
          <w:t xml:space="preserve">Figura 69. Interface 1 - </w:t>
        </w:r>
        <w:r w:rsidR="00B50C45" w:rsidRPr="009A00CA">
          <w:rPr>
            <w:rStyle w:val="Hyperlink"/>
            <w:i/>
            <w:noProof/>
            <w:lang w:val="en-US"/>
          </w:rPr>
          <w:t>error</w:t>
        </w:r>
        <w:r w:rsidR="00B50C45">
          <w:rPr>
            <w:noProof/>
            <w:webHidden/>
          </w:rPr>
          <w:tab/>
        </w:r>
        <w:r w:rsidR="00B50C45">
          <w:rPr>
            <w:noProof/>
            <w:webHidden/>
          </w:rPr>
          <w:fldChar w:fldCharType="begin"/>
        </w:r>
        <w:r w:rsidR="00B50C45">
          <w:rPr>
            <w:noProof/>
            <w:webHidden/>
          </w:rPr>
          <w:instrText xml:space="preserve"> PAGEREF _Toc479868128 \h </w:instrText>
        </w:r>
        <w:r w:rsidR="00B50C45">
          <w:rPr>
            <w:noProof/>
            <w:webHidden/>
          </w:rPr>
        </w:r>
        <w:r w:rsidR="00B50C45">
          <w:rPr>
            <w:noProof/>
            <w:webHidden/>
          </w:rPr>
          <w:fldChar w:fldCharType="separate"/>
        </w:r>
        <w:r w:rsidR="00B50C45">
          <w:rPr>
            <w:noProof/>
            <w:webHidden/>
          </w:rPr>
          <w:t>93</w:t>
        </w:r>
        <w:r w:rsidR="00B50C45">
          <w:rPr>
            <w:noProof/>
            <w:webHidden/>
          </w:rPr>
          <w:fldChar w:fldCharType="end"/>
        </w:r>
      </w:hyperlink>
    </w:p>
    <w:p w14:paraId="59A114C9"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29" w:history="1">
        <w:r w:rsidR="00B50C45" w:rsidRPr="009A00CA">
          <w:rPr>
            <w:rStyle w:val="Hyperlink"/>
            <w:noProof/>
          </w:rPr>
          <w:t xml:space="preserve">Figura 70. Interface 1 – </w:t>
        </w:r>
        <w:r w:rsidR="00B50C45" w:rsidRPr="009A00CA">
          <w:rPr>
            <w:rStyle w:val="Hyperlink"/>
            <w:i/>
            <w:noProof/>
            <w:lang w:val="en-US"/>
          </w:rPr>
          <w:t>success</w:t>
        </w:r>
        <w:r w:rsidR="00B50C45">
          <w:rPr>
            <w:noProof/>
            <w:webHidden/>
          </w:rPr>
          <w:tab/>
        </w:r>
        <w:r w:rsidR="00B50C45">
          <w:rPr>
            <w:noProof/>
            <w:webHidden/>
          </w:rPr>
          <w:fldChar w:fldCharType="begin"/>
        </w:r>
        <w:r w:rsidR="00B50C45">
          <w:rPr>
            <w:noProof/>
            <w:webHidden/>
          </w:rPr>
          <w:instrText xml:space="preserve"> PAGEREF _Toc479868129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3A74DF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0" w:history="1">
        <w:r w:rsidR="00B50C45" w:rsidRPr="009A00CA">
          <w:rPr>
            <w:rStyle w:val="Hyperlink"/>
            <w:noProof/>
            <w:lang w:val="en-US"/>
          </w:rPr>
          <w:t xml:space="preserve">Figura 71. Interface 1 - </w:t>
        </w:r>
        <w:r w:rsidR="00B50C45" w:rsidRPr="009A00CA">
          <w:rPr>
            <w:rStyle w:val="Hyperlink"/>
            <w:i/>
            <w:noProof/>
            <w:lang w:val="en-US"/>
          </w:rPr>
          <w:t>add hidden layer</w:t>
        </w:r>
        <w:r w:rsidR="00B50C45">
          <w:rPr>
            <w:noProof/>
            <w:webHidden/>
          </w:rPr>
          <w:tab/>
        </w:r>
        <w:r w:rsidR="00B50C45">
          <w:rPr>
            <w:noProof/>
            <w:webHidden/>
          </w:rPr>
          <w:fldChar w:fldCharType="begin"/>
        </w:r>
        <w:r w:rsidR="00B50C45">
          <w:rPr>
            <w:noProof/>
            <w:webHidden/>
          </w:rPr>
          <w:instrText xml:space="preserve"> PAGEREF _Toc479868130 \h </w:instrText>
        </w:r>
        <w:r w:rsidR="00B50C45">
          <w:rPr>
            <w:noProof/>
            <w:webHidden/>
          </w:rPr>
        </w:r>
        <w:r w:rsidR="00B50C45">
          <w:rPr>
            <w:noProof/>
            <w:webHidden/>
          </w:rPr>
          <w:fldChar w:fldCharType="separate"/>
        </w:r>
        <w:r w:rsidR="00B50C45">
          <w:rPr>
            <w:noProof/>
            <w:webHidden/>
          </w:rPr>
          <w:t>94</w:t>
        </w:r>
        <w:r w:rsidR="00B50C45">
          <w:rPr>
            <w:noProof/>
            <w:webHidden/>
          </w:rPr>
          <w:fldChar w:fldCharType="end"/>
        </w:r>
      </w:hyperlink>
    </w:p>
    <w:p w14:paraId="1465F81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1" w:history="1">
        <w:r w:rsidR="00B50C45" w:rsidRPr="009A00CA">
          <w:rPr>
            <w:rStyle w:val="Hyperlink"/>
            <w:noProof/>
            <w:lang w:val="en-US"/>
          </w:rPr>
          <w:t xml:space="preserve">Figura 72. Interface 1 - </w:t>
        </w:r>
        <w:r w:rsidR="00B50C45" w:rsidRPr="009A00CA">
          <w:rPr>
            <w:rStyle w:val="Hyperlink"/>
            <w:i/>
            <w:noProof/>
            <w:lang w:val="en-US"/>
          </w:rPr>
          <w:t>activation functions</w:t>
        </w:r>
        <w:r w:rsidR="00B50C45">
          <w:rPr>
            <w:noProof/>
            <w:webHidden/>
          </w:rPr>
          <w:tab/>
        </w:r>
        <w:r w:rsidR="00B50C45">
          <w:rPr>
            <w:noProof/>
            <w:webHidden/>
          </w:rPr>
          <w:fldChar w:fldCharType="begin"/>
        </w:r>
        <w:r w:rsidR="00B50C45">
          <w:rPr>
            <w:noProof/>
            <w:webHidden/>
          </w:rPr>
          <w:instrText xml:space="preserve"> PAGEREF _Toc479868131 \h </w:instrText>
        </w:r>
        <w:r w:rsidR="00B50C45">
          <w:rPr>
            <w:noProof/>
            <w:webHidden/>
          </w:rPr>
        </w:r>
        <w:r w:rsidR="00B50C45">
          <w:rPr>
            <w:noProof/>
            <w:webHidden/>
          </w:rPr>
          <w:fldChar w:fldCharType="separate"/>
        </w:r>
        <w:r w:rsidR="00B50C45">
          <w:rPr>
            <w:noProof/>
            <w:webHidden/>
          </w:rPr>
          <w:t>95</w:t>
        </w:r>
        <w:r w:rsidR="00B50C45">
          <w:rPr>
            <w:noProof/>
            <w:webHidden/>
          </w:rPr>
          <w:fldChar w:fldCharType="end"/>
        </w:r>
      </w:hyperlink>
    </w:p>
    <w:p w14:paraId="26EC10AE"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2" w:history="1">
        <w:r w:rsidR="00B50C45" w:rsidRPr="009A00CA">
          <w:rPr>
            <w:rStyle w:val="Hyperlink"/>
            <w:noProof/>
            <w:lang w:val="en-US"/>
          </w:rPr>
          <w:t xml:space="preserve">Figura 73. </w:t>
        </w:r>
        <w:r w:rsidR="00B50C45" w:rsidRPr="009A00CA">
          <w:rPr>
            <w:rStyle w:val="Hyperlink"/>
            <w:noProof/>
          </w:rPr>
          <w:t xml:space="preserve">Interface 1 – </w:t>
        </w:r>
        <w:r w:rsidR="00B50C45" w:rsidRPr="009A00CA">
          <w:rPr>
            <w:rStyle w:val="Hyperlink"/>
            <w:i/>
            <w:noProof/>
          </w:rPr>
          <w:t>overwrite</w:t>
        </w:r>
        <w:r w:rsidR="00B50C45">
          <w:rPr>
            <w:noProof/>
            <w:webHidden/>
          </w:rPr>
          <w:tab/>
        </w:r>
        <w:r w:rsidR="00B50C45">
          <w:rPr>
            <w:noProof/>
            <w:webHidden/>
          </w:rPr>
          <w:fldChar w:fldCharType="begin"/>
        </w:r>
        <w:r w:rsidR="00B50C45">
          <w:rPr>
            <w:noProof/>
            <w:webHidden/>
          </w:rPr>
          <w:instrText xml:space="preserve"> PAGEREF _Toc479868132 \h </w:instrText>
        </w:r>
        <w:r w:rsidR="00B50C45">
          <w:rPr>
            <w:noProof/>
            <w:webHidden/>
          </w:rPr>
        </w:r>
        <w:r w:rsidR="00B50C45">
          <w:rPr>
            <w:noProof/>
            <w:webHidden/>
          </w:rPr>
          <w:fldChar w:fldCharType="separate"/>
        </w:r>
        <w:r w:rsidR="00B50C45">
          <w:rPr>
            <w:noProof/>
            <w:webHidden/>
          </w:rPr>
          <w:t>96</w:t>
        </w:r>
        <w:r w:rsidR="00B50C45">
          <w:rPr>
            <w:noProof/>
            <w:webHidden/>
          </w:rPr>
          <w:fldChar w:fldCharType="end"/>
        </w:r>
      </w:hyperlink>
    </w:p>
    <w:p w14:paraId="4948BA2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3" w:history="1">
        <w:r w:rsidR="00B50C45" w:rsidRPr="009A00CA">
          <w:rPr>
            <w:rStyle w:val="Hyperlink"/>
            <w:noProof/>
          </w:rPr>
          <w:t xml:space="preserve">Figura 74. Interface 1 – </w:t>
        </w:r>
        <w:r w:rsidR="00B50C45" w:rsidRPr="009A00CA">
          <w:rPr>
            <w:rStyle w:val="Hyperlink"/>
            <w:i/>
            <w:noProof/>
          </w:rPr>
          <w:t>don’t overwrite</w:t>
        </w:r>
        <w:r w:rsidR="00B50C45">
          <w:rPr>
            <w:noProof/>
            <w:webHidden/>
          </w:rPr>
          <w:tab/>
        </w:r>
        <w:r w:rsidR="00B50C45">
          <w:rPr>
            <w:noProof/>
            <w:webHidden/>
          </w:rPr>
          <w:fldChar w:fldCharType="begin"/>
        </w:r>
        <w:r w:rsidR="00B50C45">
          <w:rPr>
            <w:noProof/>
            <w:webHidden/>
          </w:rPr>
          <w:instrText xml:space="preserve"> PAGEREF _Toc479868133 \h </w:instrText>
        </w:r>
        <w:r w:rsidR="00B50C45">
          <w:rPr>
            <w:noProof/>
            <w:webHidden/>
          </w:rPr>
        </w:r>
        <w:r w:rsidR="00B50C45">
          <w:rPr>
            <w:noProof/>
            <w:webHidden/>
          </w:rPr>
          <w:fldChar w:fldCharType="separate"/>
        </w:r>
        <w:r w:rsidR="00B50C45">
          <w:rPr>
            <w:noProof/>
            <w:webHidden/>
          </w:rPr>
          <w:t>97</w:t>
        </w:r>
        <w:r w:rsidR="00B50C45">
          <w:rPr>
            <w:noProof/>
            <w:webHidden/>
          </w:rPr>
          <w:fldChar w:fldCharType="end"/>
        </w:r>
      </w:hyperlink>
    </w:p>
    <w:p w14:paraId="06195271"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4" w:history="1">
        <w:r w:rsidR="00B50C45" w:rsidRPr="009A00CA">
          <w:rPr>
            <w:rStyle w:val="Hyperlink"/>
            <w:noProof/>
          </w:rPr>
          <w:t xml:space="preserve">Figura 75. Interface 1 </w:t>
        </w:r>
        <w:r w:rsidR="00B50C45" w:rsidRPr="009A00CA">
          <w:rPr>
            <w:rStyle w:val="Hyperlink"/>
            <w:i/>
            <w:noProof/>
          </w:rPr>
          <w:t xml:space="preserve">- NN </w:t>
        </w:r>
        <w:r w:rsidR="00B50C45" w:rsidRPr="009A00CA">
          <w:rPr>
            <w:rStyle w:val="Hyperlink"/>
            <w:i/>
            <w:noProof/>
            <w:lang w:val="en-US"/>
          </w:rPr>
          <w:t>don't exists</w:t>
        </w:r>
        <w:r w:rsidR="00B50C45">
          <w:rPr>
            <w:noProof/>
            <w:webHidden/>
          </w:rPr>
          <w:tab/>
        </w:r>
        <w:r w:rsidR="00B50C45">
          <w:rPr>
            <w:noProof/>
            <w:webHidden/>
          </w:rPr>
          <w:fldChar w:fldCharType="begin"/>
        </w:r>
        <w:r w:rsidR="00B50C45">
          <w:rPr>
            <w:noProof/>
            <w:webHidden/>
          </w:rPr>
          <w:instrText xml:space="preserve"> PAGEREF _Toc479868134 \h </w:instrText>
        </w:r>
        <w:r w:rsidR="00B50C45">
          <w:rPr>
            <w:noProof/>
            <w:webHidden/>
          </w:rPr>
        </w:r>
        <w:r w:rsidR="00B50C45">
          <w:rPr>
            <w:noProof/>
            <w:webHidden/>
          </w:rPr>
          <w:fldChar w:fldCharType="separate"/>
        </w:r>
        <w:r w:rsidR="00B50C45">
          <w:rPr>
            <w:noProof/>
            <w:webHidden/>
          </w:rPr>
          <w:t>99</w:t>
        </w:r>
        <w:r w:rsidR="00B50C45">
          <w:rPr>
            <w:noProof/>
            <w:webHidden/>
          </w:rPr>
          <w:fldChar w:fldCharType="end"/>
        </w:r>
      </w:hyperlink>
    </w:p>
    <w:p w14:paraId="147C7359"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5" w:history="1">
        <w:r w:rsidR="00B50C45" w:rsidRPr="009A00CA">
          <w:rPr>
            <w:rStyle w:val="Hyperlink"/>
            <w:noProof/>
          </w:rPr>
          <w:t xml:space="preserve">Figura 76. Interface 1 - </w:t>
        </w:r>
        <w:r w:rsidR="00B50C45" w:rsidRPr="009A00CA">
          <w:rPr>
            <w:rStyle w:val="Hyperlink"/>
            <w:i/>
            <w:noProof/>
          </w:rPr>
          <w:t>NN loaded</w:t>
        </w:r>
        <w:r w:rsidR="00B50C45">
          <w:rPr>
            <w:noProof/>
            <w:webHidden/>
          </w:rPr>
          <w:tab/>
        </w:r>
        <w:r w:rsidR="00B50C45">
          <w:rPr>
            <w:noProof/>
            <w:webHidden/>
          </w:rPr>
          <w:fldChar w:fldCharType="begin"/>
        </w:r>
        <w:r w:rsidR="00B50C45">
          <w:rPr>
            <w:noProof/>
            <w:webHidden/>
          </w:rPr>
          <w:instrText xml:space="preserve"> PAGEREF _Toc479868135 \h </w:instrText>
        </w:r>
        <w:r w:rsidR="00B50C45">
          <w:rPr>
            <w:noProof/>
            <w:webHidden/>
          </w:rPr>
        </w:r>
        <w:r w:rsidR="00B50C45">
          <w:rPr>
            <w:noProof/>
            <w:webHidden/>
          </w:rPr>
          <w:fldChar w:fldCharType="separate"/>
        </w:r>
        <w:r w:rsidR="00B50C45">
          <w:rPr>
            <w:noProof/>
            <w:webHidden/>
          </w:rPr>
          <w:t>100</w:t>
        </w:r>
        <w:r w:rsidR="00B50C45">
          <w:rPr>
            <w:noProof/>
            <w:webHidden/>
          </w:rPr>
          <w:fldChar w:fldCharType="end"/>
        </w:r>
      </w:hyperlink>
    </w:p>
    <w:p w14:paraId="0561DCF3"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6" w:history="1">
        <w:r w:rsidR="00B50C45" w:rsidRPr="009A00CA">
          <w:rPr>
            <w:rStyle w:val="Hyperlink"/>
            <w:noProof/>
          </w:rPr>
          <w:t>Figura 77. Interface 2 – initial</w:t>
        </w:r>
        <w:r w:rsidR="00B50C45">
          <w:rPr>
            <w:noProof/>
            <w:webHidden/>
          </w:rPr>
          <w:tab/>
        </w:r>
        <w:r w:rsidR="00B50C45">
          <w:rPr>
            <w:noProof/>
            <w:webHidden/>
          </w:rPr>
          <w:fldChar w:fldCharType="begin"/>
        </w:r>
        <w:r w:rsidR="00B50C45">
          <w:rPr>
            <w:noProof/>
            <w:webHidden/>
          </w:rPr>
          <w:instrText xml:space="preserve"> PAGEREF _Toc479868136 \h </w:instrText>
        </w:r>
        <w:r w:rsidR="00B50C45">
          <w:rPr>
            <w:noProof/>
            <w:webHidden/>
          </w:rPr>
        </w:r>
        <w:r w:rsidR="00B50C45">
          <w:rPr>
            <w:noProof/>
            <w:webHidden/>
          </w:rPr>
          <w:fldChar w:fldCharType="separate"/>
        </w:r>
        <w:r w:rsidR="00B50C45">
          <w:rPr>
            <w:noProof/>
            <w:webHidden/>
          </w:rPr>
          <w:t>101</w:t>
        </w:r>
        <w:r w:rsidR="00B50C45">
          <w:rPr>
            <w:noProof/>
            <w:webHidden/>
          </w:rPr>
          <w:fldChar w:fldCharType="end"/>
        </w:r>
      </w:hyperlink>
    </w:p>
    <w:p w14:paraId="166611EC"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7" w:history="1">
        <w:r w:rsidR="00B50C45" w:rsidRPr="009A00CA">
          <w:rPr>
            <w:rStyle w:val="Hyperlink"/>
            <w:noProof/>
          </w:rPr>
          <w:t xml:space="preserve">Figura 78. Interface 2 - </w:t>
        </w:r>
        <w:r w:rsidR="00B50C45" w:rsidRPr="009A00CA">
          <w:rPr>
            <w:rStyle w:val="Hyperlink"/>
            <w:i/>
            <w:noProof/>
          </w:rPr>
          <w:t>null dates</w:t>
        </w:r>
        <w:r w:rsidR="00B50C45">
          <w:rPr>
            <w:noProof/>
            <w:webHidden/>
          </w:rPr>
          <w:tab/>
        </w:r>
        <w:r w:rsidR="00B50C45">
          <w:rPr>
            <w:noProof/>
            <w:webHidden/>
          </w:rPr>
          <w:fldChar w:fldCharType="begin"/>
        </w:r>
        <w:r w:rsidR="00B50C45">
          <w:rPr>
            <w:noProof/>
            <w:webHidden/>
          </w:rPr>
          <w:instrText xml:space="preserve"> PAGEREF _Toc479868137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64CA54B0"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8" w:history="1">
        <w:r w:rsidR="00B50C45" w:rsidRPr="009A00CA">
          <w:rPr>
            <w:rStyle w:val="Hyperlink"/>
            <w:noProof/>
          </w:rPr>
          <w:t xml:space="preserve">Figura 79. Interface 2 -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_Toc479868138 \h </w:instrText>
        </w:r>
        <w:r w:rsidR="00B50C45">
          <w:rPr>
            <w:noProof/>
            <w:webHidden/>
          </w:rPr>
        </w:r>
        <w:r w:rsidR="00B50C45">
          <w:rPr>
            <w:noProof/>
            <w:webHidden/>
          </w:rPr>
          <w:fldChar w:fldCharType="separate"/>
        </w:r>
        <w:r w:rsidR="00B50C45">
          <w:rPr>
            <w:noProof/>
            <w:webHidden/>
          </w:rPr>
          <w:t>102</w:t>
        </w:r>
        <w:r w:rsidR="00B50C45">
          <w:rPr>
            <w:noProof/>
            <w:webHidden/>
          </w:rPr>
          <w:fldChar w:fldCharType="end"/>
        </w:r>
      </w:hyperlink>
    </w:p>
    <w:p w14:paraId="411FC87E"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39" w:history="1">
        <w:r w:rsidR="00B50C45" w:rsidRPr="009A00CA">
          <w:rPr>
            <w:rStyle w:val="Hyperlink"/>
            <w:noProof/>
          </w:rPr>
          <w:t xml:space="preserve">Figura 80. Interface 2 - </w:t>
        </w:r>
        <w:r w:rsidR="00B50C45" w:rsidRPr="009A00CA">
          <w:rPr>
            <w:rStyle w:val="Hyperlink"/>
            <w:i/>
            <w:noProof/>
          </w:rPr>
          <w:t>Learning Rules</w:t>
        </w:r>
        <w:r w:rsidR="00B50C45">
          <w:rPr>
            <w:noProof/>
            <w:webHidden/>
          </w:rPr>
          <w:tab/>
        </w:r>
        <w:r w:rsidR="00B50C45">
          <w:rPr>
            <w:noProof/>
            <w:webHidden/>
          </w:rPr>
          <w:fldChar w:fldCharType="begin"/>
        </w:r>
        <w:r w:rsidR="00B50C45">
          <w:rPr>
            <w:noProof/>
            <w:webHidden/>
          </w:rPr>
          <w:instrText xml:space="preserve"> PAGEREF _Toc479868139 \h </w:instrText>
        </w:r>
        <w:r w:rsidR="00B50C45">
          <w:rPr>
            <w:noProof/>
            <w:webHidden/>
          </w:rPr>
        </w:r>
        <w:r w:rsidR="00B50C45">
          <w:rPr>
            <w:noProof/>
            <w:webHidden/>
          </w:rPr>
          <w:fldChar w:fldCharType="separate"/>
        </w:r>
        <w:r w:rsidR="00B50C45">
          <w:rPr>
            <w:noProof/>
            <w:webHidden/>
          </w:rPr>
          <w:t>103</w:t>
        </w:r>
        <w:r w:rsidR="00B50C45">
          <w:rPr>
            <w:noProof/>
            <w:webHidden/>
          </w:rPr>
          <w:fldChar w:fldCharType="end"/>
        </w:r>
      </w:hyperlink>
    </w:p>
    <w:p w14:paraId="7B5B5A78"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0" w:history="1">
        <w:r w:rsidR="00B50C45" w:rsidRPr="009A00CA">
          <w:rPr>
            <w:rStyle w:val="Hyperlink"/>
            <w:noProof/>
          </w:rPr>
          <w:t xml:space="preserve">Figura 81. Interface 2 – </w:t>
        </w:r>
        <w:r w:rsidR="00B50C45" w:rsidRPr="009A00CA">
          <w:rPr>
            <w:rStyle w:val="Hyperlink"/>
            <w:i/>
            <w:noProof/>
          </w:rPr>
          <w:t>dates</w:t>
        </w:r>
        <w:r w:rsidR="00B50C45">
          <w:rPr>
            <w:noProof/>
            <w:webHidden/>
          </w:rPr>
          <w:tab/>
        </w:r>
        <w:r w:rsidR="00B50C45">
          <w:rPr>
            <w:noProof/>
            <w:webHidden/>
          </w:rPr>
          <w:fldChar w:fldCharType="begin"/>
        </w:r>
        <w:r w:rsidR="00B50C45">
          <w:rPr>
            <w:noProof/>
            <w:webHidden/>
          </w:rPr>
          <w:instrText xml:space="preserve"> PAGEREF _Toc479868140 \h </w:instrText>
        </w:r>
        <w:r w:rsidR="00B50C45">
          <w:rPr>
            <w:noProof/>
            <w:webHidden/>
          </w:rPr>
        </w:r>
        <w:r w:rsidR="00B50C45">
          <w:rPr>
            <w:noProof/>
            <w:webHidden/>
          </w:rPr>
          <w:fldChar w:fldCharType="separate"/>
        </w:r>
        <w:r w:rsidR="00B50C45">
          <w:rPr>
            <w:noProof/>
            <w:webHidden/>
          </w:rPr>
          <w:t>104</w:t>
        </w:r>
        <w:r w:rsidR="00B50C45">
          <w:rPr>
            <w:noProof/>
            <w:webHidden/>
          </w:rPr>
          <w:fldChar w:fldCharType="end"/>
        </w:r>
      </w:hyperlink>
    </w:p>
    <w:p w14:paraId="7AAA9F7B"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1" w:history="1">
        <w:r w:rsidR="00B50C45" w:rsidRPr="009A00CA">
          <w:rPr>
            <w:rStyle w:val="Hyperlink"/>
            <w:noProof/>
          </w:rPr>
          <w:t xml:space="preserve">Figura 82. Interface 2 - </w:t>
        </w:r>
        <w:r w:rsidR="00B50C45" w:rsidRPr="009A00CA">
          <w:rPr>
            <w:rStyle w:val="Hyperlink"/>
            <w:i/>
            <w:noProof/>
          </w:rPr>
          <w:t>from after to</w:t>
        </w:r>
        <w:r w:rsidR="00B50C45">
          <w:rPr>
            <w:noProof/>
            <w:webHidden/>
          </w:rPr>
          <w:tab/>
        </w:r>
        <w:r w:rsidR="00B50C45">
          <w:rPr>
            <w:noProof/>
            <w:webHidden/>
          </w:rPr>
          <w:fldChar w:fldCharType="begin"/>
        </w:r>
        <w:r w:rsidR="00B50C45">
          <w:rPr>
            <w:noProof/>
            <w:webHidden/>
          </w:rPr>
          <w:instrText xml:space="preserve"> PAGEREF _Toc479868141 \h </w:instrText>
        </w:r>
        <w:r w:rsidR="00B50C45">
          <w:rPr>
            <w:noProof/>
            <w:webHidden/>
          </w:rPr>
        </w:r>
        <w:r w:rsidR="00B50C45">
          <w:rPr>
            <w:noProof/>
            <w:webHidden/>
          </w:rPr>
          <w:fldChar w:fldCharType="separate"/>
        </w:r>
        <w:r w:rsidR="00B50C45">
          <w:rPr>
            <w:noProof/>
            <w:webHidden/>
          </w:rPr>
          <w:t>105</w:t>
        </w:r>
        <w:r w:rsidR="00B50C45">
          <w:rPr>
            <w:noProof/>
            <w:webHidden/>
          </w:rPr>
          <w:fldChar w:fldCharType="end"/>
        </w:r>
      </w:hyperlink>
    </w:p>
    <w:p w14:paraId="7EB5357B"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2" w:history="1">
        <w:r w:rsidR="00B50C45" w:rsidRPr="009A00CA">
          <w:rPr>
            <w:rStyle w:val="Hyperlink"/>
            <w:noProof/>
            <w:lang w:val="en-US"/>
          </w:rPr>
          <w:t xml:space="preserve">Figura 83. Interface 2 - </w:t>
        </w:r>
        <w:r w:rsidR="00B50C45" w:rsidRPr="009A00CA">
          <w:rPr>
            <w:rStyle w:val="Hyperlink"/>
            <w:i/>
            <w:noProof/>
            <w:lang w:val="en-US"/>
          </w:rPr>
          <w:t>don't have data form selected date</w:t>
        </w:r>
        <w:r w:rsidR="00B50C45">
          <w:rPr>
            <w:noProof/>
            <w:webHidden/>
          </w:rPr>
          <w:tab/>
        </w:r>
        <w:r w:rsidR="00B50C45">
          <w:rPr>
            <w:noProof/>
            <w:webHidden/>
          </w:rPr>
          <w:fldChar w:fldCharType="begin"/>
        </w:r>
        <w:r w:rsidR="00B50C45">
          <w:rPr>
            <w:noProof/>
            <w:webHidden/>
          </w:rPr>
          <w:instrText xml:space="preserve"> PAGEREF _Toc479868142 \h </w:instrText>
        </w:r>
        <w:r w:rsidR="00B50C45">
          <w:rPr>
            <w:noProof/>
            <w:webHidden/>
          </w:rPr>
        </w:r>
        <w:r w:rsidR="00B50C45">
          <w:rPr>
            <w:noProof/>
            <w:webHidden/>
          </w:rPr>
          <w:fldChar w:fldCharType="separate"/>
        </w:r>
        <w:r w:rsidR="00B50C45">
          <w:rPr>
            <w:noProof/>
            <w:webHidden/>
          </w:rPr>
          <w:t>106</w:t>
        </w:r>
        <w:r w:rsidR="00B50C45">
          <w:rPr>
            <w:noProof/>
            <w:webHidden/>
          </w:rPr>
          <w:fldChar w:fldCharType="end"/>
        </w:r>
      </w:hyperlink>
    </w:p>
    <w:p w14:paraId="08D19D02"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3" w:history="1">
        <w:r w:rsidR="00B50C45" w:rsidRPr="009A00CA">
          <w:rPr>
            <w:rStyle w:val="Hyperlink"/>
            <w:noProof/>
          </w:rPr>
          <w:t xml:space="preserve">Figura 84. Interface 2 – </w:t>
        </w:r>
        <w:r w:rsidR="00B50C45" w:rsidRPr="009A00CA">
          <w:rPr>
            <w:rStyle w:val="Hyperlink"/>
            <w:i/>
            <w:noProof/>
          </w:rPr>
          <w:t>trained</w:t>
        </w:r>
        <w:r w:rsidR="00B50C45">
          <w:rPr>
            <w:noProof/>
            <w:webHidden/>
          </w:rPr>
          <w:tab/>
        </w:r>
        <w:r w:rsidR="00B50C45">
          <w:rPr>
            <w:noProof/>
            <w:webHidden/>
          </w:rPr>
          <w:fldChar w:fldCharType="begin"/>
        </w:r>
        <w:r w:rsidR="00B50C45">
          <w:rPr>
            <w:noProof/>
            <w:webHidden/>
          </w:rPr>
          <w:instrText xml:space="preserve"> PAGEREF _Toc479868143 \h </w:instrText>
        </w:r>
        <w:r w:rsidR="00B50C45">
          <w:rPr>
            <w:noProof/>
            <w:webHidden/>
          </w:rPr>
        </w:r>
        <w:r w:rsidR="00B50C45">
          <w:rPr>
            <w:noProof/>
            <w:webHidden/>
          </w:rPr>
          <w:fldChar w:fldCharType="separate"/>
        </w:r>
        <w:r w:rsidR="00B50C45">
          <w:rPr>
            <w:noProof/>
            <w:webHidden/>
          </w:rPr>
          <w:t>107</w:t>
        </w:r>
        <w:r w:rsidR="00B50C45">
          <w:rPr>
            <w:noProof/>
            <w:webHidden/>
          </w:rPr>
          <w:fldChar w:fldCharType="end"/>
        </w:r>
      </w:hyperlink>
    </w:p>
    <w:p w14:paraId="6C8109CD"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4" w:history="1">
        <w:r w:rsidR="00B50C45" w:rsidRPr="009A00CA">
          <w:rPr>
            <w:rStyle w:val="Hyperlink"/>
            <w:noProof/>
          </w:rPr>
          <w:t xml:space="preserve">Figura 85. Interface 3 – </w:t>
        </w:r>
        <w:r w:rsidR="00B50C45" w:rsidRPr="009A00CA">
          <w:rPr>
            <w:rStyle w:val="Hyperlink"/>
            <w:i/>
            <w:noProof/>
          </w:rPr>
          <w:t>initial</w:t>
        </w:r>
        <w:r w:rsidR="00B50C45">
          <w:rPr>
            <w:noProof/>
            <w:webHidden/>
          </w:rPr>
          <w:tab/>
        </w:r>
        <w:r w:rsidR="00B50C45">
          <w:rPr>
            <w:noProof/>
            <w:webHidden/>
          </w:rPr>
          <w:fldChar w:fldCharType="begin"/>
        </w:r>
        <w:r w:rsidR="00B50C45">
          <w:rPr>
            <w:noProof/>
            <w:webHidden/>
          </w:rPr>
          <w:instrText xml:space="preserve"> PAGEREF _Toc479868144 \h </w:instrText>
        </w:r>
        <w:r w:rsidR="00B50C45">
          <w:rPr>
            <w:noProof/>
            <w:webHidden/>
          </w:rPr>
        </w:r>
        <w:r w:rsidR="00B50C45">
          <w:rPr>
            <w:noProof/>
            <w:webHidden/>
          </w:rPr>
          <w:fldChar w:fldCharType="separate"/>
        </w:r>
        <w:r w:rsidR="00B50C45">
          <w:rPr>
            <w:noProof/>
            <w:webHidden/>
          </w:rPr>
          <w:t>109</w:t>
        </w:r>
        <w:r w:rsidR="00B50C45">
          <w:rPr>
            <w:noProof/>
            <w:webHidden/>
          </w:rPr>
          <w:fldChar w:fldCharType="end"/>
        </w:r>
      </w:hyperlink>
    </w:p>
    <w:p w14:paraId="2D61E088"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5" w:history="1">
        <w:r w:rsidR="00B50C45" w:rsidRPr="009A00CA">
          <w:rPr>
            <w:rStyle w:val="Hyperlink"/>
            <w:noProof/>
          </w:rPr>
          <w:t xml:space="preserve">Figura 86. Interface 3 - </w:t>
        </w:r>
        <w:r w:rsidR="00B50C45" w:rsidRPr="009A00CA">
          <w:rPr>
            <w:rStyle w:val="Hyperlink"/>
            <w:i/>
            <w:noProof/>
          </w:rPr>
          <w:t>null NN</w:t>
        </w:r>
        <w:r w:rsidR="00B50C45">
          <w:rPr>
            <w:noProof/>
            <w:webHidden/>
          </w:rPr>
          <w:tab/>
        </w:r>
        <w:r w:rsidR="00B50C45">
          <w:rPr>
            <w:noProof/>
            <w:webHidden/>
          </w:rPr>
          <w:fldChar w:fldCharType="begin"/>
        </w:r>
        <w:r w:rsidR="00B50C45">
          <w:rPr>
            <w:noProof/>
            <w:webHidden/>
          </w:rPr>
          <w:instrText xml:space="preserve"> PAGEREF _Toc479868145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1EEF79FB"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6" w:history="1">
        <w:r w:rsidR="00B50C45" w:rsidRPr="009A00CA">
          <w:rPr>
            <w:rStyle w:val="Hyperlink"/>
            <w:noProof/>
          </w:rPr>
          <w:t xml:space="preserve">Figura 87. Interface 3 - </w:t>
        </w:r>
        <w:r w:rsidR="00B50C45" w:rsidRPr="009A00CA">
          <w:rPr>
            <w:rStyle w:val="Hyperlink"/>
            <w:i/>
            <w:noProof/>
          </w:rPr>
          <w:t>report created</w:t>
        </w:r>
        <w:r w:rsidR="00B50C45">
          <w:rPr>
            <w:noProof/>
            <w:webHidden/>
          </w:rPr>
          <w:tab/>
        </w:r>
        <w:r w:rsidR="00B50C45">
          <w:rPr>
            <w:noProof/>
            <w:webHidden/>
          </w:rPr>
          <w:fldChar w:fldCharType="begin"/>
        </w:r>
        <w:r w:rsidR="00B50C45">
          <w:rPr>
            <w:noProof/>
            <w:webHidden/>
          </w:rPr>
          <w:instrText xml:space="preserve"> PAGEREF _Toc479868146 \h </w:instrText>
        </w:r>
        <w:r w:rsidR="00B50C45">
          <w:rPr>
            <w:noProof/>
            <w:webHidden/>
          </w:rPr>
        </w:r>
        <w:r w:rsidR="00B50C45">
          <w:rPr>
            <w:noProof/>
            <w:webHidden/>
          </w:rPr>
          <w:fldChar w:fldCharType="separate"/>
        </w:r>
        <w:r w:rsidR="00B50C45">
          <w:rPr>
            <w:noProof/>
            <w:webHidden/>
          </w:rPr>
          <w:t>110</w:t>
        </w:r>
        <w:r w:rsidR="00B50C45">
          <w:rPr>
            <w:noProof/>
            <w:webHidden/>
          </w:rPr>
          <w:fldChar w:fldCharType="end"/>
        </w:r>
      </w:hyperlink>
    </w:p>
    <w:p w14:paraId="64274AFA" w14:textId="77777777" w:rsidR="00B50C45"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68147" w:history="1">
        <w:r w:rsidR="00B50C45" w:rsidRPr="009A00CA">
          <w:rPr>
            <w:rStyle w:val="Hyperlink"/>
            <w:noProof/>
          </w:rPr>
          <w:t xml:space="preserve">Figura 88. Interface 3 - </w:t>
        </w:r>
        <w:r w:rsidR="00B50C45" w:rsidRPr="009A00CA">
          <w:rPr>
            <w:rStyle w:val="Hyperlink"/>
            <w:i/>
            <w:noProof/>
          </w:rPr>
          <w:t>report with 2 attributes</w:t>
        </w:r>
        <w:r w:rsidR="00B50C45">
          <w:rPr>
            <w:noProof/>
            <w:webHidden/>
          </w:rPr>
          <w:tab/>
        </w:r>
        <w:r w:rsidR="00B50C45">
          <w:rPr>
            <w:noProof/>
            <w:webHidden/>
          </w:rPr>
          <w:fldChar w:fldCharType="begin"/>
        </w:r>
        <w:r w:rsidR="00B50C45">
          <w:rPr>
            <w:noProof/>
            <w:webHidden/>
          </w:rPr>
          <w:instrText xml:space="preserve"> PAGEREF _Toc479868147 \h </w:instrText>
        </w:r>
        <w:r w:rsidR="00B50C45">
          <w:rPr>
            <w:noProof/>
            <w:webHidden/>
          </w:rPr>
        </w:r>
        <w:r w:rsidR="00B50C45">
          <w:rPr>
            <w:noProof/>
            <w:webHidden/>
          </w:rPr>
          <w:fldChar w:fldCharType="separate"/>
        </w:r>
        <w:r w:rsidR="00B50C45">
          <w:rPr>
            <w:noProof/>
            <w:webHidden/>
          </w:rPr>
          <w:t>111</w:t>
        </w:r>
        <w:r w:rsidR="00B50C45">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10" w:name="_Toc336248062"/>
      <w:bookmarkStart w:id="11" w:name="_Toc336248261"/>
      <w:bookmarkStart w:id="12" w:name="_Toc336248550"/>
      <w:bookmarkStart w:id="13"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7C6260EA" w14:textId="77777777" w:rsidR="00C517EF"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855073" w:history="1">
        <w:r w:rsidR="00C517EF" w:rsidRPr="00B53D83">
          <w:rPr>
            <w:rStyle w:val="Hyperlink"/>
            <w:noProof/>
          </w:rPr>
          <w:t>Tabela 1. Comparativo Elliott</w:t>
        </w:r>
        <w:r w:rsidR="00C517EF">
          <w:rPr>
            <w:noProof/>
            <w:webHidden/>
          </w:rPr>
          <w:tab/>
        </w:r>
        <w:r w:rsidR="00C517EF">
          <w:rPr>
            <w:noProof/>
            <w:webHidden/>
          </w:rPr>
          <w:fldChar w:fldCharType="begin"/>
        </w:r>
        <w:r w:rsidR="00C517EF">
          <w:rPr>
            <w:noProof/>
            <w:webHidden/>
          </w:rPr>
          <w:instrText xml:space="preserve"> PAGEREF _Toc479855073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652CE42C"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74" w:history="1">
        <w:r w:rsidR="00C517EF" w:rsidRPr="00B53D83">
          <w:rPr>
            <w:rStyle w:val="Hyperlink"/>
            <w:noProof/>
          </w:rPr>
          <w:t>Tabela 2. Preços PRIO3 “puros”</w:t>
        </w:r>
        <w:r w:rsidR="00C517EF">
          <w:rPr>
            <w:noProof/>
            <w:webHidden/>
          </w:rPr>
          <w:tab/>
        </w:r>
        <w:r w:rsidR="00C517EF">
          <w:rPr>
            <w:noProof/>
            <w:webHidden/>
          </w:rPr>
          <w:fldChar w:fldCharType="begin"/>
        </w:r>
        <w:r w:rsidR="00C517EF">
          <w:rPr>
            <w:noProof/>
            <w:webHidden/>
          </w:rPr>
          <w:instrText xml:space="preserve"> PAGEREF _Toc479855074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63A4CDF"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75" w:history="1">
        <w:r w:rsidR="00C517EF" w:rsidRPr="00B53D83">
          <w:rPr>
            <w:rStyle w:val="Hyperlink"/>
            <w:noProof/>
          </w:rPr>
          <w:t>Tabela 3. PRIO3 normalizado</w:t>
        </w:r>
        <w:r w:rsidR="00C517EF">
          <w:rPr>
            <w:noProof/>
            <w:webHidden/>
          </w:rPr>
          <w:tab/>
        </w:r>
        <w:r w:rsidR="00C517EF">
          <w:rPr>
            <w:noProof/>
            <w:webHidden/>
          </w:rPr>
          <w:fldChar w:fldCharType="begin"/>
        </w:r>
        <w:r w:rsidR="00C517EF">
          <w:rPr>
            <w:noProof/>
            <w:webHidden/>
          </w:rPr>
          <w:instrText xml:space="preserve"> PAGEREF _Toc479855075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05A3B52C"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76" w:history="1">
        <w:r w:rsidR="00C517EF" w:rsidRPr="00B53D83">
          <w:rPr>
            <w:rStyle w:val="Hyperlink"/>
            <w:noProof/>
          </w:rPr>
          <w:t>Tabela 4. Comparativo software</w:t>
        </w:r>
        <w:r w:rsidR="00C517EF">
          <w:rPr>
            <w:noProof/>
            <w:webHidden/>
          </w:rPr>
          <w:tab/>
        </w:r>
        <w:r w:rsidR="00C517EF">
          <w:rPr>
            <w:noProof/>
            <w:webHidden/>
          </w:rPr>
          <w:fldChar w:fldCharType="begin"/>
        </w:r>
        <w:r w:rsidR="00C517EF">
          <w:rPr>
            <w:noProof/>
            <w:webHidden/>
          </w:rPr>
          <w:instrText xml:space="preserve"> PAGEREF _Toc479855076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46A0843"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77" w:history="1">
        <w:r w:rsidR="00C517EF" w:rsidRPr="00B53D83">
          <w:rPr>
            <w:rStyle w:val="Hyperlink"/>
            <w:noProof/>
          </w:rPr>
          <w:t>Tabela 5. Notas softwares</w:t>
        </w:r>
        <w:r w:rsidR="00C517EF">
          <w:rPr>
            <w:noProof/>
            <w:webHidden/>
          </w:rPr>
          <w:tab/>
        </w:r>
        <w:r w:rsidR="00C517EF">
          <w:rPr>
            <w:noProof/>
            <w:webHidden/>
          </w:rPr>
          <w:fldChar w:fldCharType="begin"/>
        </w:r>
        <w:r w:rsidR="00C517EF">
          <w:rPr>
            <w:noProof/>
            <w:webHidden/>
          </w:rPr>
          <w:instrText xml:space="preserve"> PAGEREF _Toc479855077 \h </w:instrText>
        </w:r>
        <w:r w:rsidR="00C517EF">
          <w:rPr>
            <w:noProof/>
            <w:webHidden/>
          </w:rPr>
        </w:r>
        <w:r w:rsidR="00C517EF">
          <w:rPr>
            <w:noProof/>
            <w:webHidden/>
          </w:rPr>
          <w:fldChar w:fldCharType="separate"/>
        </w:r>
        <w:r w:rsidR="00C517EF">
          <w:rPr>
            <w:noProof/>
            <w:webHidden/>
          </w:rPr>
          <w:t>39</w:t>
        </w:r>
        <w:r w:rsidR="00C517EF">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4"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477D1205" w14:textId="77777777" w:rsidR="00C517EF"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855078" w:history="1">
        <w:r w:rsidR="00C517EF" w:rsidRPr="00911909">
          <w:rPr>
            <w:rStyle w:val="Hyperlink"/>
            <w:noProof/>
          </w:rPr>
          <w:t>Equação 1. Neurônio Artificial</w:t>
        </w:r>
        <w:r w:rsidR="00C517EF">
          <w:rPr>
            <w:noProof/>
            <w:webHidden/>
          </w:rPr>
          <w:tab/>
        </w:r>
        <w:r w:rsidR="00C517EF">
          <w:rPr>
            <w:noProof/>
            <w:webHidden/>
          </w:rPr>
          <w:fldChar w:fldCharType="begin"/>
        </w:r>
        <w:r w:rsidR="00C517EF">
          <w:rPr>
            <w:noProof/>
            <w:webHidden/>
          </w:rPr>
          <w:instrText xml:space="preserve"> PAGEREF _Toc479855078 \h </w:instrText>
        </w:r>
        <w:r w:rsidR="00C517EF">
          <w:rPr>
            <w:noProof/>
            <w:webHidden/>
          </w:rPr>
        </w:r>
        <w:r w:rsidR="00C517EF">
          <w:rPr>
            <w:noProof/>
            <w:webHidden/>
          </w:rPr>
          <w:fldChar w:fldCharType="separate"/>
        </w:r>
        <w:r w:rsidR="00C517EF">
          <w:rPr>
            <w:noProof/>
            <w:webHidden/>
          </w:rPr>
          <w:t>23</w:t>
        </w:r>
        <w:r w:rsidR="00C517EF">
          <w:rPr>
            <w:noProof/>
            <w:webHidden/>
          </w:rPr>
          <w:fldChar w:fldCharType="end"/>
        </w:r>
      </w:hyperlink>
    </w:p>
    <w:p w14:paraId="24291FE9"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79" w:history="1">
        <w:r w:rsidR="00C517EF" w:rsidRPr="00911909">
          <w:rPr>
            <w:rStyle w:val="Hyperlink"/>
            <w:noProof/>
          </w:rPr>
          <w:t>Equação 2. ActivationLOG</w:t>
        </w:r>
        <w:r w:rsidR="00C517EF">
          <w:rPr>
            <w:noProof/>
            <w:webHidden/>
          </w:rPr>
          <w:tab/>
        </w:r>
        <w:r w:rsidR="00C517EF">
          <w:rPr>
            <w:noProof/>
            <w:webHidden/>
          </w:rPr>
          <w:fldChar w:fldCharType="begin"/>
        </w:r>
        <w:r w:rsidR="00C517EF">
          <w:rPr>
            <w:noProof/>
            <w:webHidden/>
          </w:rPr>
          <w:instrText xml:space="preserve"> PAGEREF _Toc479855079 \h </w:instrText>
        </w:r>
        <w:r w:rsidR="00C517EF">
          <w:rPr>
            <w:noProof/>
            <w:webHidden/>
          </w:rPr>
        </w:r>
        <w:r w:rsidR="00C517EF">
          <w:rPr>
            <w:noProof/>
            <w:webHidden/>
          </w:rPr>
          <w:fldChar w:fldCharType="separate"/>
        </w:r>
        <w:r w:rsidR="00C517EF">
          <w:rPr>
            <w:noProof/>
            <w:webHidden/>
          </w:rPr>
          <w:t>24</w:t>
        </w:r>
        <w:r w:rsidR="00C517EF">
          <w:rPr>
            <w:noProof/>
            <w:webHidden/>
          </w:rPr>
          <w:fldChar w:fldCharType="end"/>
        </w:r>
      </w:hyperlink>
    </w:p>
    <w:p w14:paraId="58B9FC2B"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0" w:history="1">
        <w:r w:rsidR="00C517EF" w:rsidRPr="00911909">
          <w:rPr>
            <w:rStyle w:val="Hyperlink"/>
            <w:noProof/>
          </w:rPr>
          <w:t>Equação 3. ActivationSigmoid</w:t>
        </w:r>
        <w:r w:rsidR="00C517EF">
          <w:rPr>
            <w:noProof/>
            <w:webHidden/>
          </w:rPr>
          <w:tab/>
        </w:r>
        <w:r w:rsidR="00C517EF">
          <w:rPr>
            <w:noProof/>
            <w:webHidden/>
          </w:rPr>
          <w:fldChar w:fldCharType="begin"/>
        </w:r>
        <w:r w:rsidR="00C517EF">
          <w:rPr>
            <w:noProof/>
            <w:webHidden/>
          </w:rPr>
          <w:instrText xml:space="preserve"> PAGEREF _Toc479855080 \h </w:instrText>
        </w:r>
        <w:r w:rsidR="00C517EF">
          <w:rPr>
            <w:noProof/>
            <w:webHidden/>
          </w:rPr>
        </w:r>
        <w:r w:rsidR="00C517EF">
          <w:rPr>
            <w:noProof/>
            <w:webHidden/>
          </w:rPr>
          <w:fldChar w:fldCharType="separate"/>
        </w:r>
        <w:r w:rsidR="00C517EF">
          <w:rPr>
            <w:noProof/>
            <w:webHidden/>
          </w:rPr>
          <w:t>25</w:t>
        </w:r>
        <w:r w:rsidR="00C517EF">
          <w:rPr>
            <w:noProof/>
            <w:webHidden/>
          </w:rPr>
          <w:fldChar w:fldCharType="end"/>
        </w:r>
      </w:hyperlink>
    </w:p>
    <w:p w14:paraId="720BE53F"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1" w:history="1">
        <w:r w:rsidR="00C517EF" w:rsidRPr="00911909">
          <w:rPr>
            <w:rStyle w:val="Hyperlink"/>
            <w:noProof/>
          </w:rPr>
          <w:t>Equação 4. ActivationTANH</w:t>
        </w:r>
        <w:r w:rsidR="00C517EF">
          <w:rPr>
            <w:noProof/>
            <w:webHidden/>
          </w:rPr>
          <w:tab/>
        </w:r>
        <w:r w:rsidR="00C517EF">
          <w:rPr>
            <w:noProof/>
            <w:webHidden/>
          </w:rPr>
          <w:fldChar w:fldCharType="begin"/>
        </w:r>
        <w:r w:rsidR="00C517EF">
          <w:rPr>
            <w:noProof/>
            <w:webHidden/>
          </w:rPr>
          <w:instrText xml:space="preserve"> PAGEREF _Toc479855081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4D6683BE"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2" w:history="1">
        <w:r w:rsidR="00C517EF" w:rsidRPr="00911909">
          <w:rPr>
            <w:rStyle w:val="Hyperlink"/>
            <w:noProof/>
          </w:rPr>
          <w:t>Equação 5. Elliott</w:t>
        </w:r>
        <w:r w:rsidR="00C517EF">
          <w:rPr>
            <w:noProof/>
            <w:webHidden/>
          </w:rPr>
          <w:tab/>
        </w:r>
        <w:r w:rsidR="00C517EF">
          <w:rPr>
            <w:noProof/>
            <w:webHidden/>
          </w:rPr>
          <w:fldChar w:fldCharType="begin"/>
        </w:r>
        <w:r w:rsidR="00C517EF">
          <w:rPr>
            <w:noProof/>
            <w:webHidden/>
          </w:rPr>
          <w:instrText xml:space="preserve"> PAGEREF _Toc479855082 \h </w:instrText>
        </w:r>
        <w:r w:rsidR="00C517EF">
          <w:rPr>
            <w:noProof/>
            <w:webHidden/>
          </w:rPr>
        </w:r>
        <w:r w:rsidR="00C517EF">
          <w:rPr>
            <w:noProof/>
            <w:webHidden/>
          </w:rPr>
          <w:fldChar w:fldCharType="separate"/>
        </w:r>
        <w:r w:rsidR="00C517EF">
          <w:rPr>
            <w:noProof/>
            <w:webHidden/>
          </w:rPr>
          <w:t>26</w:t>
        </w:r>
        <w:r w:rsidR="00C517EF">
          <w:rPr>
            <w:noProof/>
            <w:webHidden/>
          </w:rPr>
          <w:fldChar w:fldCharType="end"/>
        </w:r>
      </w:hyperlink>
    </w:p>
    <w:p w14:paraId="70D8F28D"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3" w:history="1">
        <w:r w:rsidR="00C517EF" w:rsidRPr="00911909">
          <w:rPr>
            <w:rStyle w:val="Hyperlink"/>
            <w:noProof/>
          </w:rPr>
          <w:t>Equação 6. Symmetric Elliott</w:t>
        </w:r>
        <w:r w:rsidR="00C517EF">
          <w:rPr>
            <w:noProof/>
            <w:webHidden/>
          </w:rPr>
          <w:tab/>
        </w:r>
        <w:r w:rsidR="00C517EF">
          <w:rPr>
            <w:noProof/>
            <w:webHidden/>
          </w:rPr>
          <w:fldChar w:fldCharType="begin"/>
        </w:r>
        <w:r w:rsidR="00C517EF">
          <w:rPr>
            <w:noProof/>
            <w:webHidden/>
          </w:rPr>
          <w:instrText xml:space="preserve"> PAGEREF _Toc479855083 \h </w:instrText>
        </w:r>
        <w:r w:rsidR="00C517EF">
          <w:rPr>
            <w:noProof/>
            <w:webHidden/>
          </w:rPr>
        </w:r>
        <w:r w:rsidR="00C517EF">
          <w:rPr>
            <w:noProof/>
            <w:webHidden/>
          </w:rPr>
          <w:fldChar w:fldCharType="separate"/>
        </w:r>
        <w:r w:rsidR="00C517EF">
          <w:rPr>
            <w:noProof/>
            <w:webHidden/>
          </w:rPr>
          <w:t>27</w:t>
        </w:r>
        <w:r w:rsidR="00C517EF">
          <w:rPr>
            <w:noProof/>
            <w:webHidden/>
          </w:rPr>
          <w:fldChar w:fldCharType="end"/>
        </w:r>
      </w:hyperlink>
    </w:p>
    <w:p w14:paraId="4DDE05F4"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4" w:history="1">
        <w:r w:rsidR="00C517EF" w:rsidRPr="00911909">
          <w:rPr>
            <w:rStyle w:val="Hyperlink"/>
            <w:noProof/>
          </w:rPr>
          <w:t>Equação 7. Normalização</w:t>
        </w:r>
        <w:r w:rsidR="00C517EF">
          <w:rPr>
            <w:noProof/>
            <w:webHidden/>
          </w:rPr>
          <w:tab/>
        </w:r>
        <w:r w:rsidR="00C517EF">
          <w:rPr>
            <w:noProof/>
            <w:webHidden/>
          </w:rPr>
          <w:fldChar w:fldCharType="begin"/>
        </w:r>
        <w:r w:rsidR="00C517EF">
          <w:rPr>
            <w:noProof/>
            <w:webHidden/>
          </w:rPr>
          <w:instrText xml:space="preserve"> PAGEREF _Toc479855084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59974FDC"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5" w:history="1">
        <w:r w:rsidR="00C517EF" w:rsidRPr="00911909">
          <w:rPr>
            <w:rStyle w:val="Hyperlink"/>
            <w:noProof/>
          </w:rPr>
          <w:t>Equação 8. Normalização com margem</w:t>
        </w:r>
        <w:r w:rsidR="00C517EF">
          <w:rPr>
            <w:noProof/>
            <w:webHidden/>
          </w:rPr>
          <w:tab/>
        </w:r>
        <w:r w:rsidR="00C517EF">
          <w:rPr>
            <w:noProof/>
            <w:webHidden/>
          </w:rPr>
          <w:fldChar w:fldCharType="begin"/>
        </w:r>
        <w:r w:rsidR="00C517EF">
          <w:rPr>
            <w:noProof/>
            <w:webHidden/>
          </w:rPr>
          <w:instrText xml:space="preserve"> PAGEREF _Toc479855085 \h </w:instrText>
        </w:r>
        <w:r w:rsidR="00C517EF">
          <w:rPr>
            <w:noProof/>
            <w:webHidden/>
          </w:rPr>
        </w:r>
        <w:r w:rsidR="00C517EF">
          <w:rPr>
            <w:noProof/>
            <w:webHidden/>
          </w:rPr>
          <w:fldChar w:fldCharType="separate"/>
        </w:r>
        <w:r w:rsidR="00C517EF">
          <w:rPr>
            <w:noProof/>
            <w:webHidden/>
          </w:rPr>
          <w:t>34</w:t>
        </w:r>
        <w:r w:rsidR="00C517EF">
          <w:rPr>
            <w:noProof/>
            <w:webHidden/>
          </w:rPr>
          <w:fldChar w:fldCharType="end"/>
        </w:r>
      </w:hyperlink>
    </w:p>
    <w:p w14:paraId="1CDF8C2E" w14:textId="77777777" w:rsidR="00C517EF" w:rsidRDefault="005856B2">
      <w:pPr>
        <w:pStyle w:val="TableofFigures"/>
        <w:tabs>
          <w:tab w:val="right" w:leader="dot" w:pos="9060"/>
        </w:tabs>
        <w:rPr>
          <w:rFonts w:asciiTheme="minorHAnsi" w:eastAsiaTheme="minorEastAsia" w:hAnsiTheme="minorHAnsi" w:cstheme="minorBidi"/>
          <w:noProof/>
          <w:sz w:val="22"/>
          <w:szCs w:val="22"/>
          <w:lang w:eastAsia="pt-BR"/>
        </w:rPr>
      </w:pPr>
      <w:hyperlink w:anchor="_Toc479855086" w:history="1">
        <w:r w:rsidR="00C517EF" w:rsidRPr="00911909">
          <w:rPr>
            <w:rStyle w:val="Hyperlink"/>
            <w:noProof/>
          </w:rPr>
          <w:t>Equação 9. Normalização exemplo</w:t>
        </w:r>
        <w:r w:rsidR="00C517EF">
          <w:rPr>
            <w:noProof/>
            <w:webHidden/>
          </w:rPr>
          <w:tab/>
        </w:r>
        <w:r w:rsidR="00C517EF">
          <w:rPr>
            <w:noProof/>
            <w:webHidden/>
          </w:rPr>
          <w:fldChar w:fldCharType="begin"/>
        </w:r>
        <w:r w:rsidR="00C517EF">
          <w:rPr>
            <w:noProof/>
            <w:webHidden/>
          </w:rPr>
          <w:instrText xml:space="preserve"> PAGEREF _Toc479855086 \h </w:instrText>
        </w:r>
        <w:r w:rsidR="00C517EF">
          <w:rPr>
            <w:noProof/>
            <w:webHidden/>
          </w:rPr>
        </w:r>
        <w:r w:rsidR="00C517EF">
          <w:rPr>
            <w:noProof/>
            <w:webHidden/>
          </w:rPr>
          <w:fldChar w:fldCharType="separate"/>
        </w:r>
        <w:r w:rsidR="00C517EF">
          <w:rPr>
            <w:noProof/>
            <w:webHidden/>
          </w:rPr>
          <w:t>35</w:t>
        </w:r>
        <w:r w:rsidR="00C517EF">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5"/>
      <w:bookmarkEnd w:id="10"/>
      <w:bookmarkEnd w:id="11"/>
      <w:bookmarkEnd w:id="12"/>
      <w:bookmarkEnd w:id="13"/>
      <w:bookmarkEnd w:id="14"/>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04C8B65" w:rsidR="00805E6B" w:rsidRPr="00933E83" w:rsidRDefault="6103A698" w:rsidP="00805E6B">
      <w:r w:rsidRPr="00933E83">
        <w:t xml:space="preserve">MLP - </w:t>
      </w:r>
      <w:r w:rsidRPr="00933E83">
        <w:rPr>
          <w:i/>
          <w:iCs/>
        </w:rPr>
        <w:t>Multlayer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5"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5B0D213C" w14:textId="77777777" w:rsidR="00B50C45"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868148" w:history="1">
            <w:r w:rsidR="00B50C45" w:rsidRPr="00D269A6">
              <w:rPr>
                <w:rStyle w:val="Hyperlink"/>
              </w:rPr>
              <w:t>1.</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INTRODUÇÃO</w:t>
            </w:r>
            <w:r w:rsidR="00B50C45">
              <w:rPr>
                <w:webHidden/>
              </w:rPr>
              <w:tab/>
            </w:r>
            <w:r w:rsidR="00B50C45">
              <w:rPr>
                <w:webHidden/>
              </w:rPr>
              <w:fldChar w:fldCharType="begin"/>
            </w:r>
            <w:r w:rsidR="00B50C45">
              <w:rPr>
                <w:webHidden/>
              </w:rPr>
              <w:instrText xml:space="preserve"> PAGEREF _Toc479868148 \h </w:instrText>
            </w:r>
            <w:r w:rsidR="00B50C45">
              <w:rPr>
                <w:webHidden/>
              </w:rPr>
            </w:r>
            <w:r w:rsidR="00B50C45">
              <w:rPr>
                <w:webHidden/>
              </w:rPr>
              <w:fldChar w:fldCharType="separate"/>
            </w:r>
            <w:r w:rsidR="00B50C45">
              <w:rPr>
                <w:webHidden/>
              </w:rPr>
              <w:t>19</w:t>
            </w:r>
            <w:r w:rsidR="00B50C45">
              <w:rPr>
                <w:webHidden/>
              </w:rPr>
              <w:fldChar w:fldCharType="end"/>
            </w:r>
          </w:hyperlink>
        </w:p>
        <w:p w14:paraId="21C0EFB0"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49" w:history="1">
            <w:r w:rsidR="00B50C45" w:rsidRPr="00D269A6">
              <w:rPr>
                <w:rStyle w:val="Hyperlink"/>
              </w:rPr>
              <w:t>1.1</w:t>
            </w:r>
            <w:r w:rsidR="00B50C45">
              <w:rPr>
                <w:rFonts w:asciiTheme="minorHAnsi" w:eastAsiaTheme="minorEastAsia" w:hAnsiTheme="minorHAnsi" w:cstheme="minorBidi"/>
                <w:smallCaps w:val="0"/>
                <w:lang w:eastAsia="pt-BR"/>
              </w:rPr>
              <w:tab/>
            </w:r>
            <w:r w:rsidR="00B50C45" w:rsidRPr="00D269A6">
              <w:rPr>
                <w:rStyle w:val="Hyperlink"/>
              </w:rPr>
              <w:t>Objetivos</w:t>
            </w:r>
            <w:r w:rsidR="00B50C45">
              <w:rPr>
                <w:webHidden/>
              </w:rPr>
              <w:tab/>
            </w:r>
            <w:r w:rsidR="00B50C45">
              <w:rPr>
                <w:webHidden/>
              </w:rPr>
              <w:fldChar w:fldCharType="begin"/>
            </w:r>
            <w:r w:rsidR="00B50C45">
              <w:rPr>
                <w:webHidden/>
              </w:rPr>
              <w:instrText xml:space="preserve"> PAGEREF _Toc479868149 \h </w:instrText>
            </w:r>
            <w:r w:rsidR="00B50C45">
              <w:rPr>
                <w:webHidden/>
              </w:rPr>
            </w:r>
            <w:r w:rsidR="00B50C45">
              <w:rPr>
                <w:webHidden/>
              </w:rPr>
              <w:fldChar w:fldCharType="separate"/>
            </w:r>
            <w:r w:rsidR="00B50C45">
              <w:rPr>
                <w:webHidden/>
              </w:rPr>
              <w:t>20</w:t>
            </w:r>
            <w:r w:rsidR="00B50C45">
              <w:rPr>
                <w:webHidden/>
              </w:rPr>
              <w:fldChar w:fldCharType="end"/>
            </w:r>
          </w:hyperlink>
        </w:p>
        <w:p w14:paraId="01B7F43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50" w:history="1">
            <w:r w:rsidR="00B50C45" w:rsidRPr="00D269A6">
              <w:rPr>
                <w:rStyle w:val="Hyperlink"/>
              </w:rPr>
              <w:t>1.2</w:t>
            </w:r>
            <w:r w:rsidR="00B50C45">
              <w:rPr>
                <w:rFonts w:asciiTheme="minorHAnsi" w:eastAsiaTheme="minorEastAsia" w:hAnsiTheme="minorHAnsi" w:cstheme="minorBidi"/>
                <w:smallCaps w:val="0"/>
                <w:lang w:eastAsia="pt-BR"/>
              </w:rPr>
              <w:tab/>
            </w:r>
            <w:r w:rsidR="00B50C45" w:rsidRPr="00D269A6">
              <w:rPr>
                <w:rStyle w:val="Hyperlink"/>
              </w:rPr>
              <w:t>Justificativa</w:t>
            </w:r>
            <w:r w:rsidR="00B50C45">
              <w:rPr>
                <w:webHidden/>
              </w:rPr>
              <w:tab/>
            </w:r>
            <w:r w:rsidR="00B50C45">
              <w:rPr>
                <w:webHidden/>
              </w:rPr>
              <w:fldChar w:fldCharType="begin"/>
            </w:r>
            <w:r w:rsidR="00B50C45">
              <w:rPr>
                <w:webHidden/>
              </w:rPr>
              <w:instrText xml:space="preserve"> PAGEREF _Toc479868150 \h </w:instrText>
            </w:r>
            <w:r w:rsidR="00B50C45">
              <w:rPr>
                <w:webHidden/>
              </w:rPr>
            </w:r>
            <w:r w:rsidR="00B50C45">
              <w:rPr>
                <w:webHidden/>
              </w:rPr>
              <w:fldChar w:fldCharType="separate"/>
            </w:r>
            <w:r w:rsidR="00B50C45">
              <w:rPr>
                <w:webHidden/>
              </w:rPr>
              <w:t>20</w:t>
            </w:r>
            <w:r w:rsidR="00B50C45">
              <w:rPr>
                <w:webHidden/>
              </w:rPr>
              <w:fldChar w:fldCharType="end"/>
            </w:r>
          </w:hyperlink>
        </w:p>
        <w:p w14:paraId="09202A63"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51" w:history="1">
            <w:r w:rsidR="00B50C45" w:rsidRPr="00D269A6">
              <w:rPr>
                <w:rStyle w:val="Hyperlink"/>
              </w:rPr>
              <w:t>1.3</w:t>
            </w:r>
            <w:r w:rsidR="00B50C45">
              <w:rPr>
                <w:rFonts w:asciiTheme="minorHAnsi" w:eastAsiaTheme="minorEastAsia" w:hAnsiTheme="minorHAnsi" w:cstheme="minorBidi"/>
                <w:smallCaps w:val="0"/>
                <w:lang w:eastAsia="pt-BR"/>
              </w:rPr>
              <w:tab/>
            </w:r>
            <w:r w:rsidR="00B50C45" w:rsidRPr="00D269A6">
              <w:rPr>
                <w:rStyle w:val="Hyperlink"/>
              </w:rPr>
              <w:t>Métodos e Tecnologias</w:t>
            </w:r>
            <w:r w:rsidR="00B50C45">
              <w:rPr>
                <w:webHidden/>
              </w:rPr>
              <w:tab/>
            </w:r>
            <w:r w:rsidR="00B50C45">
              <w:rPr>
                <w:webHidden/>
              </w:rPr>
              <w:fldChar w:fldCharType="begin"/>
            </w:r>
            <w:r w:rsidR="00B50C45">
              <w:rPr>
                <w:webHidden/>
              </w:rPr>
              <w:instrText xml:space="preserve"> PAGEREF _Toc479868151 \h </w:instrText>
            </w:r>
            <w:r w:rsidR="00B50C45">
              <w:rPr>
                <w:webHidden/>
              </w:rPr>
            </w:r>
            <w:r w:rsidR="00B50C45">
              <w:rPr>
                <w:webHidden/>
              </w:rPr>
              <w:fldChar w:fldCharType="separate"/>
            </w:r>
            <w:r w:rsidR="00B50C45">
              <w:rPr>
                <w:webHidden/>
              </w:rPr>
              <w:t>20</w:t>
            </w:r>
            <w:r w:rsidR="00B50C45">
              <w:rPr>
                <w:webHidden/>
              </w:rPr>
              <w:fldChar w:fldCharType="end"/>
            </w:r>
          </w:hyperlink>
        </w:p>
        <w:p w14:paraId="3206D3FC"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52" w:history="1">
            <w:r w:rsidR="00B50C45" w:rsidRPr="00D269A6">
              <w:rPr>
                <w:rStyle w:val="Hyperlink"/>
              </w:rPr>
              <w:t>1.4</w:t>
            </w:r>
            <w:r w:rsidR="00B50C45">
              <w:rPr>
                <w:rFonts w:asciiTheme="minorHAnsi" w:eastAsiaTheme="minorEastAsia" w:hAnsiTheme="minorHAnsi" w:cstheme="minorBidi"/>
                <w:smallCaps w:val="0"/>
                <w:lang w:eastAsia="pt-BR"/>
              </w:rPr>
              <w:tab/>
            </w:r>
            <w:r w:rsidR="00B50C45" w:rsidRPr="00D269A6">
              <w:rPr>
                <w:rStyle w:val="Hyperlink"/>
              </w:rPr>
              <w:t>Organização do Trabalho</w:t>
            </w:r>
            <w:r w:rsidR="00B50C45">
              <w:rPr>
                <w:webHidden/>
              </w:rPr>
              <w:tab/>
            </w:r>
            <w:r w:rsidR="00B50C45">
              <w:rPr>
                <w:webHidden/>
              </w:rPr>
              <w:fldChar w:fldCharType="begin"/>
            </w:r>
            <w:r w:rsidR="00B50C45">
              <w:rPr>
                <w:webHidden/>
              </w:rPr>
              <w:instrText xml:space="preserve"> PAGEREF _Toc479868152 \h </w:instrText>
            </w:r>
            <w:r w:rsidR="00B50C45">
              <w:rPr>
                <w:webHidden/>
              </w:rPr>
            </w:r>
            <w:r w:rsidR="00B50C45">
              <w:rPr>
                <w:webHidden/>
              </w:rPr>
              <w:fldChar w:fldCharType="separate"/>
            </w:r>
            <w:r w:rsidR="00B50C45">
              <w:rPr>
                <w:webHidden/>
              </w:rPr>
              <w:t>21</w:t>
            </w:r>
            <w:r w:rsidR="00B50C45">
              <w:rPr>
                <w:webHidden/>
              </w:rPr>
              <w:fldChar w:fldCharType="end"/>
            </w:r>
          </w:hyperlink>
        </w:p>
        <w:p w14:paraId="4AFF47F9"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153" w:history="1">
            <w:r w:rsidR="00B50C45" w:rsidRPr="00D269A6">
              <w:rPr>
                <w:rStyle w:val="Hyperlink"/>
              </w:rPr>
              <w:t>2.</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REDES NEURAIS ARTIFICIAIS</w:t>
            </w:r>
            <w:r w:rsidR="00B50C45">
              <w:rPr>
                <w:webHidden/>
              </w:rPr>
              <w:tab/>
            </w:r>
            <w:r w:rsidR="00B50C45">
              <w:rPr>
                <w:webHidden/>
              </w:rPr>
              <w:fldChar w:fldCharType="begin"/>
            </w:r>
            <w:r w:rsidR="00B50C45">
              <w:rPr>
                <w:webHidden/>
              </w:rPr>
              <w:instrText xml:space="preserve"> PAGEREF _Toc479868153 \h </w:instrText>
            </w:r>
            <w:r w:rsidR="00B50C45">
              <w:rPr>
                <w:webHidden/>
              </w:rPr>
            </w:r>
            <w:r w:rsidR="00B50C45">
              <w:rPr>
                <w:webHidden/>
              </w:rPr>
              <w:fldChar w:fldCharType="separate"/>
            </w:r>
            <w:r w:rsidR="00B50C45">
              <w:rPr>
                <w:webHidden/>
              </w:rPr>
              <w:t>22</w:t>
            </w:r>
            <w:r w:rsidR="00B50C45">
              <w:rPr>
                <w:webHidden/>
              </w:rPr>
              <w:fldChar w:fldCharType="end"/>
            </w:r>
          </w:hyperlink>
        </w:p>
        <w:p w14:paraId="3E78F97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54" w:history="1">
            <w:r w:rsidR="00B50C45" w:rsidRPr="00D269A6">
              <w:rPr>
                <w:rStyle w:val="Hyperlink"/>
              </w:rPr>
              <w:t>2.1</w:t>
            </w:r>
            <w:r w:rsidR="00B50C45">
              <w:rPr>
                <w:rFonts w:asciiTheme="minorHAnsi" w:eastAsiaTheme="minorEastAsia" w:hAnsiTheme="minorHAnsi" w:cstheme="minorBidi"/>
                <w:smallCaps w:val="0"/>
                <w:lang w:eastAsia="pt-BR"/>
              </w:rPr>
              <w:tab/>
            </w:r>
            <w:r w:rsidR="00B50C45" w:rsidRPr="00D269A6">
              <w:rPr>
                <w:rStyle w:val="Hyperlink"/>
              </w:rPr>
              <w:t>Motivação para utilizar Redes Neurais na Predição.</w:t>
            </w:r>
            <w:r w:rsidR="00B50C45">
              <w:rPr>
                <w:webHidden/>
              </w:rPr>
              <w:tab/>
            </w:r>
            <w:r w:rsidR="00B50C45">
              <w:rPr>
                <w:webHidden/>
              </w:rPr>
              <w:fldChar w:fldCharType="begin"/>
            </w:r>
            <w:r w:rsidR="00B50C45">
              <w:rPr>
                <w:webHidden/>
              </w:rPr>
              <w:instrText xml:space="preserve"> PAGEREF _Toc479868154 \h </w:instrText>
            </w:r>
            <w:r w:rsidR="00B50C45">
              <w:rPr>
                <w:webHidden/>
              </w:rPr>
            </w:r>
            <w:r w:rsidR="00B50C45">
              <w:rPr>
                <w:webHidden/>
              </w:rPr>
              <w:fldChar w:fldCharType="separate"/>
            </w:r>
            <w:r w:rsidR="00B50C45">
              <w:rPr>
                <w:webHidden/>
              </w:rPr>
              <w:t>23</w:t>
            </w:r>
            <w:r w:rsidR="00B50C45">
              <w:rPr>
                <w:webHidden/>
              </w:rPr>
              <w:fldChar w:fldCharType="end"/>
            </w:r>
          </w:hyperlink>
        </w:p>
        <w:p w14:paraId="4206BF2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55" w:history="1">
            <w:r w:rsidR="00B50C45" w:rsidRPr="00D269A6">
              <w:rPr>
                <w:rStyle w:val="Hyperlink"/>
              </w:rPr>
              <w:t>2.2</w:t>
            </w:r>
            <w:r w:rsidR="00B50C45">
              <w:rPr>
                <w:rFonts w:asciiTheme="minorHAnsi" w:eastAsiaTheme="minorEastAsia" w:hAnsiTheme="minorHAnsi" w:cstheme="minorBidi"/>
                <w:smallCaps w:val="0"/>
                <w:lang w:eastAsia="pt-BR"/>
              </w:rPr>
              <w:tab/>
            </w:r>
            <w:r w:rsidR="00B50C45" w:rsidRPr="00D269A6">
              <w:rPr>
                <w:rStyle w:val="Hyperlink"/>
              </w:rPr>
              <w:t>Funções de Ativação</w:t>
            </w:r>
            <w:r w:rsidR="00B50C45">
              <w:rPr>
                <w:webHidden/>
              </w:rPr>
              <w:tab/>
            </w:r>
            <w:r w:rsidR="00B50C45">
              <w:rPr>
                <w:webHidden/>
              </w:rPr>
              <w:fldChar w:fldCharType="begin"/>
            </w:r>
            <w:r w:rsidR="00B50C45">
              <w:rPr>
                <w:webHidden/>
              </w:rPr>
              <w:instrText xml:space="preserve"> PAGEREF _Toc479868155 \h </w:instrText>
            </w:r>
            <w:r w:rsidR="00B50C45">
              <w:rPr>
                <w:webHidden/>
              </w:rPr>
            </w:r>
            <w:r w:rsidR="00B50C45">
              <w:rPr>
                <w:webHidden/>
              </w:rPr>
              <w:fldChar w:fldCharType="separate"/>
            </w:r>
            <w:r w:rsidR="00B50C45">
              <w:rPr>
                <w:webHidden/>
              </w:rPr>
              <w:t>23</w:t>
            </w:r>
            <w:r w:rsidR="00B50C45">
              <w:rPr>
                <w:webHidden/>
              </w:rPr>
              <w:fldChar w:fldCharType="end"/>
            </w:r>
          </w:hyperlink>
        </w:p>
        <w:p w14:paraId="17DFA66A"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56" w:history="1">
            <w:r w:rsidR="00B50C45" w:rsidRPr="00D269A6">
              <w:rPr>
                <w:rStyle w:val="Hyperlink"/>
              </w:rPr>
              <w:t>2.2.1</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ActivationBiPolar</w:t>
            </w:r>
            <w:r w:rsidR="00B50C45">
              <w:rPr>
                <w:webHidden/>
              </w:rPr>
              <w:tab/>
            </w:r>
            <w:r w:rsidR="00B50C45">
              <w:rPr>
                <w:webHidden/>
              </w:rPr>
              <w:fldChar w:fldCharType="begin"/>
            </w:r>
            <w:r w:rsidR="00B50C45">
              <w:rPr>
                <w:webHidden/>
              </w:rPr>
              <w:instrText xml:space="preserve"> PAGEREF _Toc479868156 \h </w:instrText>
            </w:r>
            <w:r w:rsidR="00B50C45">
              <w:rPr>
                <w:webHidden/>
              </w:rPr>
            </w:r>
            <w:r w:rsidR="00B50C45">
              <w:rPr>
                <w:webHidden/>
              </w:rPr>
              <w:fldChar w:fldCharType="separate"/>
            </w:r>
            <w:r w:rsidR="00B50C45">
              <w:rPr>
                <w:webHidden/>
              </w:rPr>
              <w:t>24</w:t>
            </w:r>
            <w:r w:rsidR="00B50C45">
              <w:rPr>
                <w:webHidden/>
              </w:rPr>
              <w:fldChar w:fldCharType="end"/>
            </w:r>
          </w:hyperlink>
        </w:p>
        <w:p w14:paraId="79FFFE48"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57" w:history="1">
            <w:r w:rsidR="00B50C45" w:rsidRPr="00D269A6">
              <w:rPr>
                <w:rStyle w:val="Hyperlink"/>
              </w:rPr>
              <w:t>2.2.2</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 Competitive</w:t>
            </w:r>
            <w:r w:rsidR="00B50C45">
              <w:rPr>
                <w:webHidden/>
              </w:rPr>
              <w:tab/>
            </w:r>
            <w:r w:rsidR="00B50C45">
              <w:rPr>
                <w:webHidden/>
              </w:rPr>
              <w:fldChar w:fldCharType="begin"/>
            </w:r>
            <w:r w:rsidR="00B50C45">
              <w:rPr>
                <w:webHidden/>
              </w:rPr>
              <w:instrText xml:space="preserve"> PAGEREF _Toc479868157 \h </w:instrText>
            </w:r>
            <w:r w:rsidR="00B50C45">
              <w:rPr>
                <w:webHidden/>
              </w:rPr>
            </w:r>
            <w:r w:rsidR="00B50C45">
              <w:rPr>
                <w:webHidden/>
              </w:rPr>
              <w:fldChar w:fldCharType="separate"/>
            </w:r>
            <w:r w:rsidR="00B50C45">
              <w:rPr>
                <w:webHidden/>
              </w:rPr>
              <w:t>24</w:t>
            </w:r>
            <w:r w:rsidR="00B50C45">
              <w:rPr>
                <w:webHidden/>
              </w:rPr>
              <w:fldChar w:fldCharType="end"/>
            </w:r>
          </w:hyperlink>
        </w:p>
        <w:p w14:paraId="6CCAFED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58" w:history="1">
            <w:r w:rsidR="00B50C45" w:rsidRPr="00D269A6">
              <w:rPr>
                <w:rStyle w:val="Hyperlink"/>
              </w:rPr>
              <w:t>2.2.3</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ActivationLinear</w:t>
            </w:r>
            <w:r w:rsidR="00B50C45">
              <w:rPr>
                <w:webHidden/>
              </w:rPr>
              <w:tab/>
            </w:r>
            <w:r w:rsidR="00B50C45">
              <w:rPr>
                <w:webHidden/>
              </w:rPr>
              <w:fldChar w:fldCharType="begin"/>
            </w:r>
            <w:r w:rsidR="00B50C45">
              <w:rPr>
                <w:webHidden/>
              </w:rPr>
              <w:instrText xml:space="preserve"> PAGEREF _Toc479868158 \h </w:instrText>
            </w:r>
            <w:r w:rsidR="00B50C45">
              <w:rPr>
                <w:webHidden/>
              </w:rPr>
            </w:r>
            <w:r w:rsidR="00B50C45">
              <w:rPr>
                <w:webHidden/>
              </w:rPr>
              <w:fldChar w:fldCharType="separate"/>
            </w:r>
            <w:r w:rsidR="00B50C45">
              <w:rPr>
                <w:webHidden/>
              </w:rPr>
              <w:t>24</w:t>
            </w:r>
            <w:r w:rsidR="00B50C45">
              <w:rPr>
                <w:webHidden/>
              </w:rPr>
              <w:fldChar w:fldCharType="end"/>
            </w:r>
          </w:hyperlink>
        </w:p>
        <w:p w14:paraId="429EC96E"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59" w:history="1">
            <w:r w:rsidR="00B50C45" w:rsidRPr="00D269A6">
              <w:rPr>
                <w:rStyle w:val="Hyperlink"/>
              </w:rPr>
              <w:t>2.2.4</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ActivationLOG</w:t>
            </w:r>
            <w:r w:rsidR="00B50C45">
              <w:rPr>
                <w:webHidden/>
              </w:rPr>
              <w:tab/>
            </w:r>
            <w:r w:rsidR="00B50C45">
              <w:rPr>
                <w:webHidden/>
              </w:rPr>
              <w:fldChar w:fldCharType="begin"/>
            </w:r>
            <w:r w:rsidR="00B50C45">
              <w:rPr>
                <w:webHidden/>
              </w:rPr>
              <w:instrText xml:space="preserve"> PAGEREF _Toc479868159 \h </w:instrText>
            </w:r>
            <w:r w:rsidR="00B50C45">
              <w:rPr>
                <w:webHidden/>
              </w:rPr>
            </w:r>
            <w:r w:rsidR="00B50C45">
              <w:rPr>
                <w:webHidden/>
              </w:rPr>
              <w:fldChar w:fldCharType="separate"/>
            </w:r>
            <w:r w:rsidR="00B50C45">
              <w:rPr>
                <w:webHidden/>
              </w:rPr>
              <w:t>24</w:t>
            </w:r>
            <w:r w:rsidR="00B50C45">
              <w:rPr>
                <w:webHidden/>
              </w:rPr>
              <w:fldChar w:fldCharType="end"/>
            </w:r>
          </w:hyperlink>
        </w:p>
        <w:p w14:paraId="60A266A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0" w:history="1">
            <w:r w:rsidR="00B50C45" w:rsidRPr="00D269A6">
              <w:rPr>
                <w:rStyle w:val="Hyperlink"/>
                <w:lang w:val="en-US"/>
              </w:rPr>
              <w:t>2.2.5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ActivationSigmoid</w:t>
            </w:r>
            <w:r w:rsidR="00B50C45">
              <w:rPr>
                <w:webHidden/>
              </w:rPr>
              <w:tab/>
            </w:r>
            <w:r w:rsidR="00B50C45">
              <w:rPr>
                <w:webHidden/>
              </w:rPr>
              <w:fldChar w:fldCharType="begin"/>
            </w:r>
            <w:r w:rsidR="00B50C45">
              <w:rPr>
                <w:webHidden/>
              </w:rPr>
              <w:instrText xml:space="preserve"> PAGEREF _Toc479868160 \h </w:instrText>
            </w:r>
            <w:r w:rsidR="00B50C45">
              <w:rPr>
                <w:webHidden/>
              </w:rPr>
            </w:r>
            <w:r w:rsidR="00B50C45">
              <w:rPr>
                <w:webHidden/>
              </w:rPr>
              <w:fldChar w:fldCharType="separate"/>
            </w:r>
            <w:r w:rsidR="00B50C45">
              <w:rPr>
                <w:webHidden/>
              </w:rPr>
              <w:t>25</w:t>
            </w:r>
            <w:r w:rsidR="00B50C45">
              <w:rPr>
                <w:webHidden/>
              </w:rPr>
              <w:fldChar w:fldCharType="end"/>
            </w:r>
          </w:hyperlink>
        </w:p>
        <w:p w14:paraId="514867B6"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1" w:history="1">
            <w:r w:rsidR="00B50C45" w:rsidRPr="00D269A6">
              <w:rPr>
                <w:rStyle w:val="Hyperlink"/>
              </w:rPr>
              <w:t>2.2.6</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ActivationSoftMax</w:t>
            </w:r>
            <w:r w:rsidR="00B50C45">
              <w:rPr>
                <w:webHidden/>
              </w:rPr>
              <w:tab/>
            </w:r>
            <w:r w:rsidR="00B50C45">
              <w:rPr>
                <w:webHidden/>
              </w:rPr>
              <w:fldChar w:fldCharType="begin"/>
            </w:r>
            <w:r w:rsidR="00B50C45">
              <w:rPr>
                <w:webHidden/>
              </w:rPr>
              <w:instrText xml:space="preserve"> PAGEREF _Toc479868161 \h </w:instrText>
            </w:r>
            <w:r w:rsidR="00B50C45">
              <w:rPr>
                <w:webHidden/>
              </w:rPr>
            </w:r>
            <w:r w:rsidR="00B50C45">
              <w:rPr>
                <w:webHidden/>
              </w:rPr>
              <w:fldChar w:fldCharType="separate"/>
            </w:r>
            <w:r w:rsidR="00B50C45">
              <w:rPr>
                <w:webHidden/>
              </w:rPr>
              <w:t>25</w:t>
            </w:r>
            <w:r w:rsidR="00B50C45">
              <w:rPr>
                <w:webHidden/>
              </w:rPr>
              <w:fldChar w:fldCharType="end"/>
            </w:r>
          </w:hyperlink>
        </w:p>
        <w:p w14:paraId="61BF8B8E"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2" w:history="1">
            <w:r w:rsidR="00B50C45" w:rsidRPr="00D269A6">
              <w:rPr>
                <w:rStyle w:val="Hyperlink"/>
              </w:rPr>
              <w:t>2.2.7</w:t>
            </w:r>
            <w:r w:rsidR="00B50C45">
              <w:rPr>
                <w:rFonts w:asciiTheme="minorHAnsi" w:eastAsiaTheme="minorEastAsia" w:hAnsiTheme="minorHAnsi" w:cstheme="minorBidi"/>
                <w:i w:val="0"/>
                <w:iCs w:val="0"/>
                <w:sz w:val="22"/>
                <w:szCs w:val="22"/>
                <w:lang w:eastAsia="pt-BR"/>
              </w:rPr>
              <w:tab/>
            </w:r>
            <w:r w:rsidR="00B50C45" w:rsidRPr="00D269A6">
              <w:rPr>
                <w:rStyle w:val="Hyperlink"/>
              </w:rPr>
              <w:t>ActivationTANH</w:t>
            </w:r>
            <w:r w:rsidR="00B50C45">
              <w:rPr>
                <w:webHidden/>
              </w:rPr>
              <w:tab/>
            </w:r>
            <w:r w:rsidR="00B50C45">
              <w:rPr>
                <w:webHidden/>
              </w:rPr>
              <w:fldChar w:fldCharType="begin"/>
            </w:r>
            <w:r w:rsidR="00B50C45">
              <w:rPr>
                <w:webHidden/>
              </w:rPr>
              <w:instrText xml:space="preserve"> PAGEREF _Toc479868162 \h </w:instrText>
            </w:r>
            <w:r w:rsidR="00B50C45">
              <w:rPr>
                <w:webHidden/>
              </w:rPr>
            </w:r>
            <w:r w:rsidR="00B50C45">
              <w:rPr>
                <w:webHidden/>
              </w:rPr>
              <w:fldChar w:fldCharType="separate"/>
            </w:r>
            <w:r w:rsidR="00B50C45">
              <w:rPr>
                <w:webHidden/>
              </w:rPr>
              <w:t>26</w:t>
            </w:r>
            <w:r w:rsidR="00B50C45">
              <w:rPr>
                <w:webHidden/>
              </w:rPr>
              <w:fldChar w:fldCharType="end"/>
            </w:r>
          </w:hyperlink>
        </w:p>
        <w:p w14:paraId="0C59A9A5"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3" w:history="1">
            <w:r w:rsidR="00B50C45" w:rsidRPr="00D269A6">
              <w:rPr>
                <w:rStyle w:val="Hyperlink"/>
              </w:rPr>
              <w:t>2.2.8</w:t>
            </w:r>
            <w:r w:rsidR="00B50C45">
              <w:rPr>
                <w:rFonts w:asciiTheme="minorHAnsi" w:eastAsiaTheme="minorEastAsia" w:hAnsiTheme="minorHAnsi" w:cstheme="minorBidi"/>
                <w:i w:val="0"/>
                <w:iCs w:val="0"/>
                <w:sz w:val="22"/>
                <w:szCs w:val="22"/>
                <w:lang w:eastAsia="pt-BR"/>
              </w:rPr>
              <w:tab/>
            </w:r>
            <w:r w:rsidR="00B50C45" w:rsidRPr="00D269A6">
              <w:rPr>
                <w:rStyle w:val="Hyperlink"/>
              </w:rPr>
              <w:t>Elliott</w:t>
            </w:r>
            <w:r w:rsidR="00B50C45">
              <w:rPr>
                <w:webHidden/>
              </w:rPr>
              <w:tab/>
            </w:r>
            <w:r w:rsidR="00B50C45">
              <w:rPr>
                <w:webHidden/>
              </w:rPr>
              <w:fldChar w:fldCharType="begin"/>
            </w:r>
            <w:r w:rsidR="00B50C45">
              <w:rPr>
                <w:webHidden/>
              </w:rPr>
              <w:instrText xml:space="preserve"> PAGEREF _Toc479868163 \h </w:instrText>
            </w:r>
            <w:r w:rsidR="00B50C45">
              <w:rPr>
                <w:webHidden/>
              </w:rPr>
            </w:r>
            <w:r w:rsidR="00B50C45">
              <w:rPr>
                <w:webHidden/>
              </w:rPr>
              <w:fldChar w:fldCharType="separate"/>
            </w:r>
            <w:r w:rsidR="00B50C45">
              <w:rPr>
                <w:webHidden/>
              </w:rPr>
              <w:t>26</w:t>
            </w:r>
            <w:r w:rsidR="00B50C45">
              <w:rPr>
                <w:webHidden/>
              </w:rPr>
              <w:fldChar w:fldCharType="end"/>
            </w:r>
          </w:hyperlink>
        </w:p>
        <w:p w14:paraId="66CDD75C"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4" w:history="1">
            <w:r w:rsidR="00B50C45" w:rsidRPr="00D269A6">
              <w:rPr>
                <w:rStyle w:val="Hyperlink"/>
              </w:rPr>
              <w:t>2.2.9</w:t>
            </w:r>
            <w:r w:rsidR="00B50C45">
              <w:rPr>
                <w:rFonts w:asciiTheme="minorHAnsi" w:eastAsiaTheme="minorEastAsia" w:hAnsiTheme="minorHAnsi" w:cstheme="minorBidi"/>
                <w:i w:val="0"/>
                <w:iCs w:val="0"/>
                <w:sz w:val="22"/>
                <w:szCs w:val="22"/>
                <w:lang w:eastAsia="pt-BR"/>
              </w:rPr>
              <w:tab/>
            </w:r>
            <w:r w:rsidR="00B50C45" w:rsidRPr="00D269A6">
              <w:rPr>
                <w:rStyle w:val="Hyperlink"/>
              </w:rPr>
              <w:t>Symmetric Elliott</w:t>
            </w:r>
            <w:r w:rsidR="00B50C45">
              <w:rPr>
                <w:webHidden/>
              </w:rPr>
              <w:tab/>
            </w:r>
            <w:r w:rsidR="00B50C45">
              <w:rPr>
                <w:webHidden/>
              </w:rPr>
              <w:fldChar w:fldCharType="begin"/>
            </w:r>
            <w:r w:rsidR="00B50C45">
              <w:rPr>
                <w:webHidden/>
              </w:rPr>
              <w:instrText xml:space="preserve"> PAGEREF _Toc479868164 \h </w:instrText>
            </w:r>
            <w:r w:rsidR="00B50C45">
              <w:rPr>
                <w:webHidden/>
              </w:rPr>
            </w:r>
            <w:r w:rsidR="00B50C45">
              <w:rPr>
                <w:webHidden/>
              </w:rPr>
              <w:fldChar w:fldCharType="separate"/>
            </w:r>
            <w:r w:rsidR="00B50C45">
              <w:rPr>
                <w:webHidden/>
              </w:rPr>
              <w:t>27</w:t>
            </w:r>
            <w:r w:rsidR="00B50C45">
              <w:rPr>
                <w:webHidden/>
              </w:rPr>
              <w:fldChar w:fldCharType="end"/>
            </w:r>
          </w:hyperlink>
        </w:p>
        <w:p w14:paraId="01CBDC03"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65" w:history="1">
            <w:r w:rsidR="00B50C45" w:rsidRPr="00D269A6">
              <w:rPr>
                <w:rStyle w:val="Hyperlink"/>
              </w:rPr>
              <w:t>2.3</w:t>
            </w:r>
            <w:r w:rsidR="00B50C45">
              <w:rPr>
                <w:rFonts w:asciiTheme="minorHAnsi" w:eastAsiaTheme="minorEastAsia" w:hAnsiTheme="minorHAnsi" w:cstheme="minorBidi"/>
                <w:smallCaps w:val="0"/>
                <w:lang w:eastAsia="pt-BR"/>
              </w:rPr>
              <w:tab/>
            </w:r>
            <w:r w:rsidR="00B50C45" w:rsidRPr="00D269A6">
              <w:rPr>
                <w:rStyle w:val="Hyperlink"/>
              </w:rPr>
              <w:t>Topologias da Rede Neural</w:t>
            </w:r>
            <w:r w:rsidR="00B50C45">
              <w:rPr>
                <w:webHidden/>
              </w:rPr>
              <w:tab/>
            </w:r>
            <w:r w:rsidR="00B50C45">
              <w:rPr>
                <w:webHidden/>
              </w:rPr>
              <w:fldChar w:fldCharType="begin"/>
            </w:r>
            <w:r w:rsidR="00B50C45">
              <w:rPr>
                <w:webHidden/>
              </w:rPr>
              <w:instrText xml:space="preserve"> PAGEREF _Toc479868165 \h </w:instrText>
            </w:r>
            <w:r w:rsidR="00B50C45">
              <w:rPr>
                <w:webHidden/>
              </w:rPr>
            </w:r>
            <w:r w:rsidR="00B50C45">
              <w:rPr>
                <w:webHidden/>
              </w:rPr>
              <w:fldChar w:fldCharType="separate"/>
            </w:r>
            <w:r w:rsidR="00B50C45">
              <w:rPr>
                <w:webHidden/>
              </w:rPr>
              <w:t>27</w:t>
            </w:r>
            <w:r w:rsidR="00B50C45">
              <w:rPr>
                <w:webHidden/>
              </w:rPr>
              <w:fldChar w:fldCharType="end"/>
            </w:r>
          </w:hyperlink>
        </w:p>
        <w:p w14:paraId="04C40EAC"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6" w:history="1">
            <w:r w:rsidR="00B50C45" w:rsidRPr="00D269A6">
              <w:rPr>
                <w:rStyle w:val="Hyperlink"/>
              </w:rPr>
              <w:t>2.3.1</w:t>
            </w:r>
            <w:r w:rsidR="00B50C45">
              <w:rPr>
                <w:rFonts w:asciiTheme="minorHAnsi" w:eastAsiaTheme="minorEastAsia" w:hAnsiTheme="minorHAnsi" w:cstheme="minorBidi"/>
                <w:i w:val="0"/>
                <w:iCs w:val="0"/>
                <w:sz w:val="22"/>
                <w:szCs w:val="22"/>
                <w:lang w:eastAsia="pt-BR"/>
              </w:rPr>
              <w:tab/>
            </w:r>
            <w:r w:rsidR="00B50C45" w:rsidRPr="00D269A6">
              <w:rPr>
                <w:rStyle w:val="Hyperlink"/>
              </w:rPr>
              <w:t>Feed-Forward</w:t>
            </w:r>
            <w:r w:rsidR="00B50C45">
              <w:rPr>
                <w:webHidden/>
              </w:rPr>
              <w:tab/>
            </w:r>
            <w:r w:rsidR="00B50C45">
              <w:rPr>
                <w:webHidden/>
              </w:rPr>
              <w:fldChar w:fldCharType="begin"/>
            </w:r>
            <w:r w:rsidR="00B50C45">
              <w:rPr>
                <w:webHidden/>
              </w:rPr>
              <w:instrText xml:space="preserve"> PAGEREF _Toc479868166 \h </w:instrText>
            </w:r>
            <w:r w:rsidR="00B50C45">
              <w:rPr>
                <w:webHidden/>
              </w:rPr>
            </w:r>
            <w:r w:rsidR="00B50C45">
              <w:rPr>
                <w:webHidden/>
              </w:rPr>
              <w:fldChar w:fldCharType="separate"/>
            </w:r>
            <w:r w:rsidR="00B50C45">
              <w:rPr>
                <w:webHidden/>
              </w:rPr>
              <w:t>28</w:t>
            </w:r>
            <w:r w:rsidR="00B50C45">
              <w:rPr>
                <w:webHidden/>
              </w:rPr>
              <w:fldChar w:fldCharType="end"/>
            </w:r>
          </w:hyperlink>
        </w:p>
        <w:p w14:paraId="70739D1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7" w:history="1">
            <w:r w:rsidR="00B50C45" w:rsidRPr="00D269A6">
              <w:rPr>
                <w:rStyle w:val="Hyperlink"/>
              </w:rPr>
              <w:t>2.3.2</w:t>
            </w:r>
            <w:r w:rsidR="00B50C45">
              <w:rPr>
                <w:rFonts w:asciiTheme="minorHAnsi" w:eastAsiaTheme="minorEastAsia" w:hAnsiTheme="minorHAnsi" w:cstheme="minorBidi"/>
                <w:i w:val="0"/>
                <w:iCs w:val="0"/>
                <w:sz w:val="22"/>
                <w:szCs w:val="22"/>
                <w:lang w:eastAsia="pt-BR"/>
              </w:rPr>
              <w:tab/>
            </w:r>
            <w:r w:rsidR="00B50C45" w:rsidRPr="00D269A6">
              <w:rPr>
                <w:rStyle w:val="Hyperlink"/>
              </w:rPr>
              <w:t>Recurrent Network</w:t>
            </w:r>
            <w:r w:rsidR="00B50C45">
              <w:rPr>
                <w:webHidden/>
              </w:rPr>
              <w:tab/>
            </w:r>
            <w:r w:rsidR="00B50C45">
              <w:rPr>
                <w:webHidden/>
              </w:rPr>
              <w:fldChar w:fldCharType="begin"/>
            </w:r>
            <w:r w:rsidR="00B50C45">
              <w:rPr>
                <w:webHidden/>
              </w:rPr>
              <w:instrText xml:space="preserve"> PAGEREF _Toc479868167 \h </w:instrText>
            </w:r>
            <w:r w:rsidR="00B50C45">
              <w:rPr>
                <w:webHidden/>
              </w:rPr>
            </w:r>
            <w:r w:rsidR="00B50C45">
              <w:rPr>
                <w:webHidden/>
              </w:rPr>
              <w:fldChar w:fldCharType="separate"/>
            </w:r>
            <w:r w:rsidR="00B50C45">
              <w:rPr>
                <w:webHidden/>
              </w:rPr>
              <w:t>29</w:t>
            </w:r>
            <w:r w:rsidR="00B50C45">
              <w:rPr>
                <w:webHidden/>
              </w:rPr>
              <w:fldChar w:fldCharType="end"/>
            </w:r>
          </w:hyperlink>
        </w:p>
        <w:p w14:paraId="1E5DC267"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68" w:history="1">
            <w:r w:rsidR="00B50C45" w:rsidRPr="00D269A6">
              <w:rPr>
                <w:rStyle w:val="Hyperlink"/>
              </w:rPr>
              <w:t>2.4</w:t>
            </w:r>
            <w:r w:rsidR="00B50C45">
              <w:rPr>
                <w:rFonts w:asciiTheme="minorHAnsi" w:eastAsiaTheme="minorEastAsia" w:hAnsiTheme="minorHAnsi" w:cstheme="minorBidi"/>
                <w:smallCaps w:val="0"/>
                <w:lang w:eastAsia="pt-BR"/>
              </w:rPr>
              <w:tab/>
            </w:r>
            <w:r w:rsidR="00B50C45" w:rsidRPr="00D269A6">
              <w:rPr>
                <w:rStyle w:val="Hyperlink"/>
              </w:rPr>
              <w:t>Aprendizagem</w:t>
            </w:r>
            <w:r w:rsidR="00B50C45">
              <w:rPr>
                <w:webHidden/>
              </w:rPr>
              <w:tab/>
            </w:r>
            <w:r w:rsidR="00B50C45">
              <w:rPr>
                <w:webHidden/>
              </w:rPr>
              <w:fldChar w:fldCharType="begin"/>
            </w:r>
            <w:r w:rsidR="00B50C45">
              <w:rPr>
                <w:webHidden/>
              </w:rPr>
              <w:instrText xml:space="preserve"> PAGEREF _Toc479868168 \h </w:instrText>
            </w:r>
            <w:r w:rsidR="00B50C45">
              <w:rPr>
                <w:webHidden/>
              </w:rPr>
            </w:r>
            <w:r w:rsidR="00B50C45">
              <w:rPr>
                <w:webHidden/>
              </w:rPr>
              <w:fldChar w:fldCharType="separate"/>
            </w:r>
            <w:r w:rsidR="00B50C45">
              <w:rPr>
                <w:webHidden/>
              </w:rPr>
              <w:t>30</w:t>
            </w:r>
            <w:r w:rsidR="00B50C45">
              <w:rPr>
                <w:webHidden/>
              </w:rPr>
              <w:fldChar w:fldCharType="end"/>
            </w:r>
          </w:hyperlink>
        </w:p>
        <w:p w14:paraId="0DF7B254"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69" w:history="1">
            <w:r w:rsidR="00B50C45" w:rsidRPr="00D269A6">
              <w:rPr>
                <w:rStyle w:val="Hyperlink"/>
              </w:rPr>
              <w:t>2.4.1</w:t>
            </w:r>
            <w:r w:rsidR="00B50C45">
              <w:rPr>
                <w:rFonts w:asciiTheme="minorHAnsi" w:eastAsiaTheme="minorEastAsia" w:hAnsiTheme="minorHAnsi" w:cstheme="minorBidi"/>
                <w:i w:val="0"/>
                <w:iCs w:val="0"/>
                <w:sz w:val="22"/>
                <w:szCs w:val="22"/>
                <w:lang w:eastAsia="pt-BR"/>
              </w:rPr>
              <w:tab/>
            </w:r>
            <w:r w:rsidR="00B50C45" w:rsidRPr="00D269A6">
              <w:rPr>
                <w:rStyle w:val="Hyperlink"/>
              </w:rPr>
              <w:t>Backpropagation</w:t>
            </w:r>
            <w:r w:rsidR="00B50C45">
              <w:rPr>
                <w:webHidden/>
              </w:rPr>
              <w:tab/>
            </w:r>
            <w:r w:rsidR="00B50C45">
              <w:rPr>
                <w:webHidden/>
              </w:rPr>
              <w:fldChar w:fldCharType="begin"/>
            </w:r>
            <w:r w:rsidR="00B50C45">
              <w:rPr>
                <w:webHidden/>
              </w:rPr>
              <w:instrText xml:space="preserve"> PAGEREF _Toc479868169 \h </w:instrText>
            </w:r>
            <w:r w:rsidR="00B50C45">
              <w:rPr>
                <w:webHidden/>
              </w:rPr>
            </w:r>
            <w:r w:rsidR="00B50C45">
              <w:rPr>
                <w:webHidden/>
              </w:rPr>
              <w:fldChar w:fldCharType="separate"/>
            </w:r>
            <w:r w:rsidR="00B50C45">
              <w:rPr>
                <w:webHidden/>
              </w:rPr>
              <w:t>33</w:t>
            </w:r>
            <w:r w:rsidR="00B50C45">
              <w:rPr>
                <w:webHidden/>
              </w:rPr>
              <w:fldChar w:fldCharType="end"/>
            </w:r>
          </w:hyperlink>
        </w:p>
        <w:p w14:paraId="7280E9E0"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70" w:history="1">
            <w:r w:rsidR="00B50C45" w:rsidRPr="00D269A6">
              <w:rPr>
                <w:rStyle w:val="Hyperlink"/>
              </w:rPr>
              <w:t>2.4.2</w:t>
            </w:r>
            <w:r w:rsidR="00B50C45">
              <w:rPr>
                <w:rFonts w:asciiTheme="minorHAnsi" w:eastAsiaTheme="minorEastAsia" w:hAnsiTheme="minorHAnsi" w:cstheme="minorBidi"/>
                <w:i w:val="0"/>
                <w:iCs w:val="0"/>
                <w:sz w:val="22"/>
                <w:szCs w:val="22"/>
                <w:lang w:eastAsia="pt-BR"/>
              </w:rPr>
              <w:tab/>
            </w:r>
            <w:r w:rsidR="00B50C45" w:rsidRPr="00D269A6">
              <w:rPr>
                <w:rStyle w:val="Hyperlink"/>
              </w:rPr>
              <w:t>ResilientPropagation</w:t>
            </w:r>
            <w:r w:rsidR="00B50C45">
              <w:rPr>
                <w:webHidden/>
              </w:rPr>
              <w:tab/>
            </w:r>
            <w:r w:rsidR="00B50C45">
              <w:rPr>
                <w:webHidden/>
              </w:rPr>
              <w:fldChar w:fldCharType="begin"/>
            </w:r>
            <w:r w:rsidR="00B50C45">
              <w:rPr>
                <w:webHidden/>
              </w:rPr>
              <w:instrText xml:space="preserve"> PAGEREF _Toc479868170 \h </w:instrText>
            </w:r>
            <w:r w:rsidR="00B50C45">
              <w:rPr>
                <w:webHidden/>
              </w:rPr>
            </w:r>
            <w:r w:rsidR="00B50C45">
              <w:rPr>
                <w:webHidden/>
              </w:rPr>
              <w:fldChar w:fldCharType="separate"/>
            </w:r>
            <w:r w:rsidR="00B50C45">
              <w:rPr>
                <w:webHidden/>
              </w:rPr>
              <w:t>33</w:t>
            </w:r>
            <w:r w:rsidR="00B50C45">
              <w:rPr>
                <w:webHidden/>
              </w:rPr>
              <w:fldChar w:fldCharType="end"/>
            </w:r>
          </w:hyperlink>
        </w:p>
        <w:p w14:paraId="56991A67"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71" w:history="1">
            <w:r w:rsidR="00B50C45" w:rsidRPr="00D269A6">
              <w:rPr>
                <w:rStyle w:val="Hyperlink"/>
              </w:rPr>
              <w:t>2.4.3</w:t>
            </w:r>
            <w:r w:rsidR="00B50C45">
              <w:rPr>
                <w:rFonts w:asciiTheme="minorHAnsi" w:eastAsiaTheme="minorEastAsia" w:hAnsiTheme="minorHAnsi" w:cstheme="minorBidi"/>
                <w:i w:val="0"/>
                <w:iCs w:val="0"/>
                <w:sz w:val="22"/>
                <w:szCs w:val="22"/>
                <w:lang w:eastAsia="pt-BR"/>
              </w:rPr>
              <w:tab/>
            </w:r>
            <w:r w:rsidR="00B50C45" w:rsidRPr="00D269A6">
              <w:rPr>
                <w:rStyle w:val="Hyperlink"/>
              </w:rPr>
              <w:t>ManhattanPropagation</w:t>
            </w:r>
            <w:r w:rsidR="00B50C45">
              <w:rPr>
                <w:webHidden/>
              </w:rPr>
              <w:tab/>
            </w:r>
            <w:r w:rsidR="00B50C45">
              <w:rPr>
                <w:webHidden/>
              </w:rPr>
              <w:fldChar w:fldCharType="begin"/>
            </w:r>
            <w:r w:rsidR="00B50C45">
              <w:rPr>
                <w:webHidden/>
              </w:rPr>
              <w:instrText xml:space="preserve"> PAGEREF _Toc479868171 \h </w:instrText>
            </w:r>
            <w:r w:rsidR="00B50C45">
              <w:rPr>
                <w:webHidden/>
              </w:rPr>
            </w:r>
            <w:r w:rsidR="00B50C45">
              <w:rPr>
                <w:webHidden/>
              </w:rPr>
              <w:fldChar w:fldCharType="separate"/>
            </w:r>
            <w:r w:rsidR="00B50C45">
              <w:rPr>
                <w:webHidden/>
              </w:rPr>
              <w:t>33</w:t>
            </w:r>
            <w:r w:rsidR="00B50C45">
              <w:rPr>
                <w:webHidden/>
              </w:rPr>
              <w:fldChar w:fldCharType="end"/>
            </w:r>
          </w:hyperlink>
        </w:p>
        <w:p w14:paraId="4A96CE2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72" w:history="1">
            <w:r w:rsidR="00B50C45" w:rsidRPr="00D269A6">
              <w:rPr>
                <w:rStyle w:val="Hyperlink"/>
              </w:rPr>
              <w:t>2.4.4</w:t>
            </w:r>
            <w:r w:rsidR="00B50C45">
              <w:rPr>
                <w:rFonts w:asciiTheme="minorHAnsi" w:eastAsiaTheme="minorEastAsia" w:hAnsiTheme="minorHAnsi" w:cstheme="minorBidi"/>
                <w:i w:val="0"/>
                <w:iCs w:val="0"/>
                <w:sz w:val="22"/>
                <w:szCs w:val="22"/>
                <w:lang w:eastAsia="pt-BR"/>
              </w:rPr>
              <w:tab/>
            </w:r>
            <w:r w:rsidR="00B50C45" w:rsidRPr="00D269A6">
              <w:rPr>
                <w:rStyle w:val="Hyperlink"/>
              </w:rPr>
              <w:t>QuickPropagation</w:t>
            </w:r>
            <w:r w:rsidR="00B50C45">
              <w:rPr>
                <w:webHidden/>
              </w:rPr>
              <w:tab/>
            </w:r>
            <w:r w:rsidR="00B50C45">
              <w:rPr>
                <w:webHidden/>
              </w:rPr>
              <w:fldChar w:fldCharType="begin"/>
            </w:r>
            <w:r w:rsidR="00B50C45">
              <w:rPr>
                <w:webHidden/>
              </w:rPr>
              <w:instrText xml:space="preserve"> PAGEREF _Toc479868172 \h </w:instrText>
            </w:r>
            <w:r w:rsidR="00B50C45">
              <w:rPr>
                <w:webHidden/>
              </w:rPr>
            </w:r>
            <w:r w:rsidR="00B50C45">
              <w:rPr>
                <w:webHidden/>
              </w:rPr>
              <w:fldChar w:fldCharType="separate"/>
            </w:r>
            <w:r w:rsidR="00B50C45">
              <w:rPr>
                <w:webHidden/>
              </w:rPr>
              <w:t>33</w:t>
            </w:r>
            <w:r w:rsidR="00B50C45">
              <w:rPr>
                <w:webHidden/>
              </w:rPr>
              <w:fldChar w:fldCharType="end"/>
            </w:r>
          </w:hyperlink>
        </w:p>
        <w:p w14:paraId="166F0410"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73" w:history="1">
            <w:r w:rsidR="00B50C45" w:rsidRPr="00D269A6">
              <w:rPr>
                <w:rStyle w:val="Hyperlink"/>
              </w:rPr>
              <w:t>2.4.5</w:t>
            </w:r>
            <w:r w:rsidR="00B50C45">
              <w:rPr>
                <w:rFonts w:asciiTheme="minorHAnsi" w:eastAsiaTheme="minorEastAsia" w:hAnsiTheme="minorHAnsi" w:cstheme="minorBidi"/>
                <w:i w:val="0"/>
                <w:iCs w:val="0"/>
                <w:sz w:val="22"/>
                <w:szCs w:val="22"/>
                <w:lang w:eastAsia="pt-BR"/>
              </w:rPr>
              <w:tab/>
            </w:r>
            <w:r w:rsidR="00B50C45" w:rsidRPr="00D269A6">
              <w:rPr>
                <w:rStyle w:val="Hyperlink"/>
              </w:rPr>
              <w:t>ScaledConjugateGradient</w:t>
            </w:r>
            <w:r w:rsidR="00B50C45">
              <w:rPr>
                <w:webHidden/>
              </w:rPr>
              <w:tab/>
            </w:r>
            <w:r w:rsidR="00B50C45">
              <w:rPr>
                <w:webHidden/>
              </w:rPr>
              <w:fldChar w:fldCharType="begin"/>
            </w:r>
            <w:r w:rsidR="00B50C45">
              <w:rPr>
                <w:webHidden/>
              </w:rPr>
              <w:instrText xml:space="preserve"> PAGEREF _Toc479868173 \h </w:instrText>
            </w:r>
            <w:r w:rsidR="00B50C45">
              <w:rPr>
                <w:webHidden/>
              </w:rPr>
            </w:r>
            <w:r w:rsidR="00B50C45">
              <w:rPr>
                <w:webHidden/>
              </w:rPr>
              <w:fldChar w:fldCharType="separate"/>
            </w:r>
            <w:r w:rsidR="00B50C45">
              <w:rPr>
                <w:webHidden/>
              </w:rPr>
              <w:t>34</w:t>
            </w:r>
            <w:r w:rsidR="00B50C45">
              <w:rPr>
                <w:webHidden/>
              </w:rPr>
              <w:fldChar w:fldCharType="end"/>
            </w:r>
          </w:hyperlink>
        </w:p>
        <w:p w14:paraId="3BFB8A2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74" w:history="1">
            <w:r w:rsidR="00B50C45" w:rsidRPr="00D269A6">
              <w:rPr>
                <w:rStyle w:val="Hyperlink"/>
              </w:rPr>
              <w:t>2.5</w:t>
            </w:r>
            <w:r w:rsidR="00B50C45">
              <w:rPr>
                <w:rFonts w:asciiTheme="minorHAnsi" w:eastAsiaTheme="minorEastAsia" w:hAnsiTheme="minorHAnsi" w:cstheme="minorBidi"/>
                <w:smallCaps w:val="0"/>
                <w:lang w:eastAsia="pt-BR"/>
              </w:rPr>
              <w:tab/>
            </w:r>
            <w:r w:rsidR="00B50C45" w:rsidRPr="00D269A6">
              <w:rPr>
                <w:rStyle w:val="Hyperlink"/>
              </w:rPr>
              <w:t>Normalização</w:t>
            </w:r>
            <w:r w:rsidR="00B50C45">
              <w:rPr>
                <w:webHidden/>
              </w:rPr>
              <w:tab/>
            </w:r>
            <w:r w:rsidR="00B50C45">
              <w:rPr>
                <w:webHidden/>
              </w:rPr>
              <w:fldChar w:fldCharType="begin"/>
            </w:r>
            <w:r w:rsidR="00B50C45">
              <w:rPr>
                <w:webHidden/>
              </w:rPr>
              <w:instrText xml:space="preserve"> PAGEREF _Toc479868174 \h </w:instrText>
            </w:r>
            <w:r w:rsidR="00B50C45">
              <w:rPr>
                <w:webHidden/>
              </w:rPr>
            </w:r>
            <w:r w:rsidR="00B50C45">
              <w:rPr>
                <w:webHidden/>
              </w:rPr>
              <w:fldChar w:fldCharType="separate"/>
            </w:r>
            <w:r w:rsidR="00B50C45">
              <w:rPr>
                <w:webHidden/>
              </w:rPr>
              <w:t>34</w:t>
            </w:r>
            <w:r w:rsidR="00B50C45">
              <w:rPr>
                <w:webHidden/>
              </w:rPr>
              <w:fldChar w:fldCharType="end"/>
            </w:r>
          </w:hyperlink>
        </w:p>
        <w:p w14:paraId="3BEF66FD"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175" w:history="1">
            <w:r w:rsidR="00B50C45" w:rsidRPr="00D269A6">
              <w:rPr>
                <w:rStyle w:val="Hyperlink"/>
              </w:rPr>
              <w:t>3.</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Benchmark</w:t>
            </w:r>
            <w:r w:rsidR="00B50C45">
              <w:rPr>
                <w:webHidden/>
              </w:rPr>
              <w:tab/>
            </w:r>
            <w:r w:rsidR="00B50C45">
              <w:rPr>
                <w:webHidden/>
              </w:rPr>
              <w:fldChar w:fldCharType="begin"/>
            </w:r>
            <w:r w:rsidR="00B50C45">
              <w:rPr>
                <w:webHidden/>
              </w:rPr>
              <w:instrText xml:space="preserve"> PAGEREF _Toc479868175 \h </w:instrText>
            </w:r>
            <w:r w:rsidR="00B50C45">
              <w:rPr>
                <w:webHidden/>
              </w:rPr>
            </w:r>
            <w:r w:rsidR="00B50C45">
              <w:rPr>
                <w:webHidden/>
              </w:rPr>
              <w:fldChar w:fldCharType="separate"/>
            </w:r>
            <w:r w:rsidR="00B50C45">
              <w:rPr>
                <w:webHidden/>
              </w:rPr>
              <w:t>37</w:t>
            </w:r>
            <w:r w:rsidR="00B50C45">
              <w:rPr>
                <w:webHidden/>
              </w:rPr>
              <w:fldChar w:fldCharType="end"/>
            </w:r>
          </w:hyperlink>
        </w:p>
        <w:p w14:paraId="6A4EBE91"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76" w:history="1">
            <w:r w:rsidR="00B50C45" w:rsidRPr="00D269A6">
              <w:rPr>
                <w:rStyle w:val="Hyperlink"/>
              </w:rPr>
              <w:t>3.1</w:t>
            </w:r>
            <w:r w:rsidR="00B50C45">
              <w:rPr>
                <w:rFonts w:asciiTheme="minorHAnsi" w:eastAsiaTheme="minorEastAsia" w:hAnsiTheme="minorHAnsi" w:cstheme="minorBidi"/>
                <w:smallCaps w:val="0"/>
                <w:lang w:eastAsia="pt-BR"/>
              </w:rPr>
              <w:tab/>
            </w:r>
            <w:r w:rsidR="00B50C45" w:rsidRPr="00D269A6">
              <w:rPr>
                <w:rStyle w:val="Hyperlink"/>
              </w:rPr>
              <w:t>Excel + VBA</w:t>
            </w:r>
            <w:r w:rsidR="00B50C45">
              <w:rPr>
                <w:webHidden/>
              </w:rPr>
              <w:tab/>
            </w:r>
            <w:r w:rsidR="00B50C45">
              <w:rPr>
                <w:webHidden/>
              </w:rPr>
              <w:fldChar w:fldCharType="begin"/>
            </w:r>
            <w:r w:rsidR="00B50C45">
              <w:rPr>
                <w:webHidden/>
              </w:rPr>
              <w:instrText xml:space="preserve"> PAGEREF _Toc479868176 \h </w:instrText>
            </w:r>
            <w:r w:rsidR="00B50C45">
              <w:rPr>
                <w:webHidden/>
              </w:rPr>
            </w:r>
            <w:r w:rsidR="00B50C45">
              <w:rPr>
                <w:webHidden/>
              </w:rPr>
              <w:fldChar w:fldCharType="separate"/>
            </w:r>
            <w:r w:rsidR="00B50C45">
              <w:rPr>
                <w:webHidden/>
              </w:rPr>
              <w:t>37</w:t>
            </w:r>
            <w:r w:rsidR="00B50C45">
              <w:rPr>
                <w:webHidden/>
              </w:rPr>
              <w:fldChar w:fldCharType="end"/>
            </w:r>
          </w:hyperlink>
        </w:p>
        <w:p w14:paraId="69F1A587"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77" w:history="1">
            <w:r w:rsidR="00B50C45" w:rsidRPr="00D269A6">
              <w:rPr>
                <w:rStyle w:val="Hyperlink"/>
              </w:rPr>
              <w:t>3.2</w:t>
            </w:r>
            <w:r w:rsidR="00B50C45">
              <w:rPr>
                <w:rFonts w:asciiTheme="minorHAnsi" w:eastAsiaTheme="minorEastAsia" w:hAnsiTheme="minorHAnsi" w:cstheme="minorBidi"/>
                <w:smallCaps w:val="0"/>
                <w:lang w:eastAsia="pt-BR"/>
              </w:rPr>
              <w:tab/>
            </w:r>
            <w:r w:rsidR="00B50C45" w:rsidRPr="00D269A6">
              <w:rPr>
                <w:rStyle w:val="Hyperlink"/>
              </w:rPr>
              <w:t>Weka</w:t>
            </w:r>
            <w:r w:rsidR="00B50C45">
              <w:rPr>
                <w:webHidden/>
              </w:rPr>
              <w:tab/>
            </w:r>
            <w:r w:rsidR="00B50C45">
              <w:rPr>
                <w:webHidden/>
              </w:rPr>
              <w:fldChar w:fldCharType="begin"/>
            </w:r>
            <w:r w:rsidR="00B50C45">
              <w:rPr>
                <w:webHidden/>
              </w:rPr>
              <w:instrText xml:space="preserve"> PAGEREF _Toc479868177 \h </w:instrText>
            </w:r>
            <w:r w:rsidR="00B50C45">
              <w:rPr>
                <w:webHidden/>
              </w:rPr>
            </w:r>
            <w:r w:rsidR="00B50C45">
              <w:rPr>
                <w:webHidden/>
              </w:rPr>
              <w:fldChar w:fldCharType="separate"/>
            </w:r>
            <w:r w:rsidR="00B50C45">
              <w:rPr>
                <w:webHidden/>
              </w:rPr>
              <w:t>37</w:t>
            </w:r>
            <w:r w:rsidR="00B50C45">
              <w:rPr>
                <w:webHidden/>
              </w:rPr>
              <w:fldChar w:fldCharType="end"/>
            </w:r>
          </w:hyperlink>
        </w:p>
        <w:p w14:paraId="7668189C"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78" w:history="1">
            <w:r w:rsidR="00B50C45" w:rsidRPr="00D269A6">
              <w:rPr>
                <w:rStyle w:val="Hyperlink"/>
              </w:rPr>
              <w:t>3.3</w:t>
            </w:r>
            <w:r w:rsidR="00B50C45">
              <w:rPr>
                <w:rFonts w:asciiTheme="minorHAnsi" w:eastAsiaTheme="minorEastAsia" w:hAnsiTheme="minorHAnsi" w:cstheme="minorBidi"/>
                <w:smallCaps w:val="0"/>
                <w:lang w:eastAsia="pt-BR"/>
              </w:rPr>
              <w:tab/>
            </w:r>
            <w:r w:rsidR="00B50C45" w:rsidRPr="00D269A6">
              <w:rPr>
                <w:rStyle w:val="Hyperlink"/>
              </w:rPr>
              <w:t>Neuroph Studio</w:t>
            </w:r>
            <w:r w:rsidR="00B50C45">
              <w:rPr>
                <w:webHidden/>
              </w:rPr>
              <w:tab/>
            </w:r>
            <w:r w:rsidR="00B50C45">
              <w:rPr>
                <w:webHidden/>
              </w:rPr>
              <w:fldChar w:fldCharType="begin"/>
            </w:r>
            <w:r w:rsidR="00B50C45">
              <w:rPr>
                <w:webHidden/>
              </w:rPr>
              <w:instrText xml:space="preserve"> PAGEREF _Toc479868178 \h </w:instrText>
            </w:r>
            <w:r w:rsidR="00B50C45">
              <w:rPr>
                <w:webHidden/>
              </w:rPr>
            </w:r>
            <w:r w:rsidR="00B50C45">
              <w:rPr>
                <w:webHidden/>
              </w:rPr>
              <w:fldChar w:fldCharType="separate"/>
            </w:r>
            <w:r w:rsidR="00B50C45">
              <w:rPr>
                <w:webHidden/>
              </w:rPr>
              <w:t>38</w:t>
            </w:r>
            <w:r w:rsidR="00B50C45">
              <w:rPr>
                <w:webHidden/>
              </w:rPr>
              <w:fldChar w:fldCharType="end"/>
            </w:r>
          </w:hyperlink>
        </w:p>
        <w:p w14:paraId="12852072"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79" w:history="1">
            <w:r w:rsidR="00B50C45" w:rsidRPr="00D269A6">
              <w:rPr>
                <w:rStyle w:val="Hyperlink"/>
              </w:rPr>
              <w:t>3.4</w:t>
            </w:r>
            <w:r w:rsidR="00B50C45">
              <w:rPr>
                <w:rFonts w:asciiTheme="minorHAnsi" w:eastAsiaTheme="minorEastAsia" w:hAnsiTheme="minorHAnsi" w:cstheme="minorBidi"/>
                <w:smallCaps w:val="0"/>
                <w:lang w:eastAsia="pt-BR"/>
              </w:rPr>
              <w:tab/>
            </w:r>
            <w:r w:rsidR="00B50C45" w:rsidRPr="00D269A6">
              <w:rPr>
                <w:rStyle w:val="Hyperlink"/>
              </w:rPr>
              <w:t>Matlab</w:t>
            </w:r>
            <w:r w:rsidR="00B50C45">
              <w:rPr>
                <w:webHidden/>
              </w:rPr>
              <w:tab/>
            </w:r>
            <w:r w:rsidR="00B50C45">
              <w:rPr>
                <w:webHidden/>
              </w:rPr>
              <w:fldChar w:fldCharType="begin"/>
            </w:r>
            <w:r w:rsidR="00B50C45">
              <w:rPr>
                <w:webHidden/>
              </w:rPr>
              <w:instrText xml:space="preserve"> PAGEREF _Toc479868179 \h </w:instrText>
            </w:r>
            <w:r w:rsidR="00B50C45">
              <w:rPr>
                <w:webHidden/>
              </w:rPr>
            </w:r>
            <w:r w:rsidR="00B50C45">
              <w:rPr>
                <w:webHidden/>
              </w:rPr>
              <w:fldChar w:fldCharType="separate"/>
            </w:r>
            <w:r w:rsidR="00B50C45">
              <w:rPr>
                <w:webHidden/>
              </w:rPr>
              <w:t>38</w:t>
            </w:r>
            <w:r w:rsidR="00B50C45">
              <w:rPr>
                <w:webHidden/>
              </w:rPr>
              <w:fldChar w:fldCharType="end"/>
            </w:r>
          </w:hyperlink>
        </w:p>
        <w:p w14:paraId="183A6DFD"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80" w:history="1">
            <w:r w:rsidR="00B50C45" w:rsidRPr="00D269A6">
              <w:rPr>
                <w:rStyle w:val="Hyperlink"/>
              </w:rPr>
              <w:t>3.5</w:t>
            </w:r>
            <w:r w:rsidR="00B50C45">
              <w:rPr>
                <w:rFonts w:asciiTheme="minorHAnsi" w:eastAsiaTheme="minorEastAsia" w:hAnsiTheme="minorHAnsi" w:cstheme="minorBidi"/>
                <w:smallCaps w:val="0"/>
                <w:lang w:eastAsia="pt-BR"/>
              </w:rPr>
              <w:tab/>
            </w:r>
            <w:r w:rsidR="00B50C45" w:rsidRPr="00D269A6">
              <w:rPr>
                <w:rStyle w:val="Hyperlink"/>
              </w:rPr>
              <w:t>NeuroFURG</w:t>
            </w:r>
            <w:r w:rsidR="00B50C45">
              <w:rPr>
                <w:webHidden/>
              </w:rPr>
              <w:tab/>
            </w:r>
            <w:r w:rsidR="00B50C45">
              <w:rPr>
                <w:webHidden/>
              </w:rPr>
              <w:fldChar w:fldCharType="begin"/>
            </w:r>
            <w:r w:rsidR="00B50C45">
              <w:rPr>
                <w:webHidden/>
              </w:rPr>
              <w:instrText xml:space="preserve"> PAGEREF _Toc479868180 \h </w:instrText>
            </w:r>
            <w:r w:rsidR="00B50C45">
              <w:rPr>
                <w:webHidden/>
              </w:rPr>
            </w:r>
            <w:r w:rsidR="00B50C45">
              <w:rPr>
                <w:webHidden/>
              </w:rPr>
              <w:fldChar w:fldCharType="separate"/>
            </w:r>
            <w:r w:rsidR="00B50C45">
              <w:rPr>
                <w:webHidden/>
              </w:rPr>
              <w:t>38</w:t>
            </w:r>
            <w:r w:rsidR="00B50C45">
              <w:rPr>
                <w:webHidden/>
              </w:rPr>
              <w:fldChar w:fldCharType="end"/>
            </w:r>
          </w:hyperlink>
        </w:p>
        <w:p w14:paraId="149A3BB5"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81" w:history="1">
            <w:r w:rsidR="00B50C45" w:rsidRPr="00D269A6">
              <w:rPr>
                <w:rStyle w:val="Hyperlink"/>
              </w:rPr>
              <w:t>3.6</w:t>
            </w:r>
            <w:r w:rsidR="00B50C45">
              <w:rPr>
                <w:rFonts w:asciiTheme="minorHAnsi" w:eastAsiaTheme="minorEastAsia" w:hAnsiTheme="minorHAnsi" w:cstheme="minorBidi"/>
                <w:smallCaps w:val="0"/>
                <w:lang w:eastAsia="pt-BR"/>
              </w:rPr>
              <w:tab/>
            </w:r>
            <w:r w:rsidR="00B50C45" w:rsidRPr="00D269A6">
              <w:rPr>
                <w:rStyle w:val="Hyperlink"/>
              </w:rPr>
              <w:t>Comparativo</w:t>
            </w:r>
            <w:r w:rsidR="00B50C45">
              <w:rPr>
                <w:webHidden/>
              </w:rPr>
              <w:tab/>
            </w:r>
            <w:r w:rsidR="00B50C45">
              <w:rPr>
                <w:webHidden/>
              </w:rPr>
              <w:fldChar w:fldCharType="begin"/>
            </w:r>
            <w:r w:rsidR="00B50C45">
              <w:rPr>
                <w:webHidden/>
              </w:rPr>
              <w:instrText xml:space="preserve"> PAGEREF _Toc479868181 \h </w:instrText>
            </w:r>
            <w:r w:rsidR="00B50C45">
              <w:rPr>
                <w:webHidden/>
              </w:rPr>
            </w:r>
            <w:r w:rsidR="00B50C45">
              <w:rPr>
                <w:webHidden/>
              </w:rPr>
              <w:fldChar w:fldCharType="separate"/>
            </w:r>
            <w:r w:rsidR="00B50C45">
              <w:rPr>
                <w:webHidden/>
              </w:rPr>
              <w:t>39</w:t>
            </w:r>
            <w:r w:rsidR="00B50C45">
              <w:rPr>
                <w:webHidden/>
              </w:rPr>
              <w:fldChar w:fldCharType="end"/>
            </w:r>
          </w:hyperlink>
        </w:p>
        <w:p w14:paraId="7BF15C74"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182" w:history="1">
            <w:r w:rsidR="00B50C45" w:rsidRPr="00D269A6">
              <w:rPr>
                <w:rStyle w:val="Hyperlink"/>
              </w:rPr>
              <w:t>4.</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REQUISITOS DO SISTEMA DE SOFTWARE</w:t>
            </w:r>
            <w:r w:rsidR="00B50C45">
              <w:rPr>
                <w:webHidden/>
              </w:rPr>
              <w:tab/>
            </w:r>
            <w:r w:rsidR="00B50C45">
              <w:rPr>
                <w:webHidden/>
              </w:rPr>
              <w:fldChar w:fldCharType="begin"/>
            </w:r>
            <w:r w:rsidR="00B50C45">
              <w:rPr>
                <w:webHidden/>
              </w:rPr>
              <w:instrText xml:space="preserve"> PAGEREF _Toc479868182 \h </w:instrText>
            </w:r>
            <w:r w:rsidR="00B50C45">
              <w:rPr>
                <w:webHidden/>
              </w:rPr>
            </w:r>
            <w:r w:rsidR="00B50C45">
              <w:rPr>
                <w:webHidden/>
              </w:rPr>
              <w:fldChar w:fldCharType="separate"/>
            </w:r>
            <w:r w:rsidR="00B50C45">
              <w:rPr>
                <w:webHidden/>
              </w:rPr>
              <w:t>41</w:t>
            </w:r>
            <w:r w:rsidR="00B50C45">
              <w:rPr>
                <w:webHidden/>
              </w:rPr>
              <w:fldChar w:fldCharType="end"/>
            </w:r>
          </w:hyperlink>
        </w:p>
        <w:p w14:paraId="7574B5D7"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83" w:history="1">
            <w:r w:rsidR="00B50C45" w:rsidRPr="00D269A6">
              <w:rPr>
                <w:rStyle w:val="Hyperlink"/>
              </w:rPr>
              <w:t>4.1</w:t>
            </w:r>
            <w:r w:rsidR="00B50C45">
              <w:rPr>
                <w:rFonts w:asciiTheme="minorHAnsi" w:eastAsiaTheme="minorEastAsia" w:hAnsiTheme="minorHAnsi" w:cstheme="minorBidi"/>
                <w:smallCaps w:val="0"/>
                <w:lang w:eastAsia="pt-BR"/>
              </w:rPr>
              <w:tab/>
            </w:r>
            <w:r w:rsidR="00B50C45" w:rsidRPr="00D269A6">
              <w:rPr>
                <w:rStyle w:val="Hyperlink"/>
              </w:rPr>
              <w:t>Identificação dos requisitos</w:t>
            </w:r>
            <w:r w:rsidR="00B50C45">
              <w:rPr>
                <w:webHidden/>
              </w:rPr>
              <w:tab/>
            </w:r>
            <w:r w:rsidR="00B50C45">
              <w:rPr>
                <w:webHidden/>
              </w:rPr>
              <w:fldChar w:fldCharType="begin"/>
            </w:r>
            <w:r w:rsidR="00B50C45">
              <w:rPr>
                <w:webHidden/>
              </w:rPr>
              <w:instrText xml:space="preserve"> PAGEREF _Toc479868183 \h </w:instrText>
            </w:r>
            <w:r w:rsidR="00B50C45">
              <w:rPr>
                <w:webHidden/>
              </w:rPr>
            </w:r>
            <w:r w:rsidR="00B50C45">
              <w:rPr>
                <w:webHidden/>
              </w:rPr>
              <w:fldChar w:fldCharType="separate"/>
            </w:r>
            <w:r w:rsidR="00B50C45">
              <w:rPr>
                <w:webHidden/>
              </w:rPr>
              <w:t>41</w:t>
            </w:r>
            <w:r w:rsidR="00B50C45">
              <w:rPr>
                <w:webHidden/>
              </w:rPr>
              <w:fldChar w:fldCharType="end"/>
            </w:r>
          </w:hyperlink>
        </w:p>
        <w:p w14:paraId="1970E1EF"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84" w:history="1">
            <w:r w:rsidR="00B50C45" w:rsidRPr="00D269A6">
              <w:rPr>
                <w:rStyle w:val="Hyperlink"/>
              </w:rPr>
              <w:t>4.1.1</w:t>
            </w:r>
            <w:r w:rsidR="00B50C45">
              <w:rPr>
                <w:rFonts w:asciiTheme="minorHAnsi" w:eastAsiaTheme="minorEastAsia" w:hAnsiTheme="minorHAnsi" w:cstheme="minorBidi"/>
                <w:i w:val="0"/>
                <w:iCs w:val="0"/>
                <w:sz w:val="22"/>
                <w:szCs w:val="22"/>
                <w:lang w:eastAsia="pt-BR"/>
              </w:rPr>
              <w:tab/>
            </w:r>
            <w:r w:rsidR="00B50C45" w:rsidRPr="00D269A6">
              <w:rPr>
                <w:rStyle w:val="Hyperlink"/>
              </w:rPr>
              <w:t>Prioridades dos requisitos</w:t>
            </w:r>
            <w:r w:rsidR="00B50C45">
              <w:rPr>
                <w:webHidden/>
              </w:rPr>
              <w:tab/>
            </w:r>
            <w:r w:rsidR="00B50C45">
              <w:rPr>
                <w:webHidden/>
              </w:rPr>
              <w:fldChar w:fldCharType="begin"/>
            </w:r>
            <w:r w:rsidR="00B50C45">
              <w:rPr>
                <w:webHidden/>
              </w:rPr>
              <w:instrText xml:space="preserve"> PAGEREF _Toc479868184 \h </w:instrText>
            </w:r>
            <w:r w:rsidR="00B50C45">
              <w:rPr>
                <w:webHidden/>
              </w:rPr>
            </w:r>
            <w:r w:rsidR="00B50C45">
              <w:rPr>
                <w:webHidden/>
              </w:rPr>
              <w:fldChar w:fldCharType="separate"/>
            </w:r>
            <w:r w:rsidR="00B50C45">
              <w:rPr>
                <w:webHidden/>
              </w:rPr>
              <w:t>41</w:t>
            </w:r>
            <w:r w:rsidR="00B50C45">
              <w:rPr>
                <w:webHidden/>
              </w:rPr>
              <w:fldChar w:fldCharType="end"/>
            </w:r>
          </w:hyperlink>
        </w:p>
        <w:p w14:paraId="1A9845CC"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85" w:history="1">
            <w:r w:rsidR="00B50C45" w:rsidRPr="00D269A6">
              <w:rPr>
                <w:rStyle w:val="Hyperlink"/>
              </w:rPr>
              <w:t>4.1.2</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Funcionais</w:t>
            </w:r>
            <w:r w:rsidR="00B50C45">
              <w:rPr>
                <w:webHidden/>
              </w:rPr>
              <w:tab/>
            </w:r>
            <w:r w:rsidR="00B50C45">
              <w:rPr>
                <w:webHidden/>
              </w:rPr>
              <w:fldChar w:fldCharType="begin"/>
            </w:r>
            <w:r w:rsidR="00B50C45">
              <w:rPr>
                <w:webHidden/>
              </w:rPr>
              <w:instrText xml:space="preserve"> PAGEREF _Toc479868185 \h </w:instrText>
            </w:r>
            <w:r w:rsidR="00B50C45">
              <w:rPr>
                <w:webHidden/>
              </w:rPr>
            </w:r>
            <w:r w:rsidR="00B50C45">
              <w:rPr>
                <w:webHidden/>
              </w:rPr>
              <w:fldChar w:fldCharType="separate"/>
            </w:r>
            <w:r w:rsidR="00B50C45">
              <w:rPr>
                <w:webHidden/>
              </w:rPr>
              <w:t>42</w:t>
            </w:r>
            <w:r w:rsidR="00B50C45">
              <w:rPr>
                <w:webHidden/>
              </w:rPr>
              <w:fldChar w:fldCharType="end"/>
            </w:r>
          </w:hyperlink>
        </w:p>
        <w:p w14:paraId="5EBA70E2"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86" w:history="1">
            <w:r w:rsidR="00B50C45" w:rsidRPr="00D269A6">
              <w:rPr>
                <w:rStyle w:val="Hyperlink"/>
              </w:rPr>
              <w:t>4.1.3</w:t>
            </w:r>
            <w:r w:rsidR="00B50C45">
              <w:rPr>
                <w:rFonts w:asciiTheme="minorHAnsi" w:eastAsiaTheme="minorEastAsia" w:hAnsiTheme="minorHAnsi" w:cstheme="minorBidi"/>
                <w:i w:val="0"/>
                <w:iCs w:val="0"/>
                <w:sz w:val="22"/>
                <w:szCs w:val="22"/>
                <w:lang w:eastAsia="pt-BR"/>
              </w:rPr>
              <w:tab/>
            </w:r>
            <w:r w:rsidR="00B50C45" w:rsidRPr="00D269A6">
              <w:rPr>
                <w:rStyle w:val="Hyperlink"/>
              </w:rPr>
              <w:t>Requisitos Não-Funcionais</w:t>
            </w:r>
            <w:r w:rsidR="00B50C45">
              <w:rPr>
                <w:webHidden/>
              </w:rPr>
              <w:tab/>
            </w:r>
            <w:r w:rsidR="00B50C45">
              <w:rPr>
                <w:webHidden/>
              </w:rPr>
              <w:fldChar w:fldCharType="begin"/>
            </w:r>
            <w:r w:rsidR="00B50C45">
              <w:rPr>
                <w:webHidden/>
              </w:rPr>
              <w:instrText xml:space="preserve"> PAGEREF _Toc479868186 \h </w:instrText>
            </w:r>
            <w:r w:rsidR="00B50C45">
              <w:rPr>
                <w:webHidden/>
              </w:rPr>
            </w:r>
            <w:r w:rsidR="00B50C45">
              <w:rPr>
                <w:webHidden/>
              </w:rPr>
              <w:fldChar w:fldCharType="separate"/>
            </w:r>
            <w:r w:rsidR="00B50C45">
              <w:rPr>
                <w:webHidden/>
              </w:rPr>
              <w:t>43</w:t>
            </w:r>
            <w:r w:rsidR="00B50C45">
              <w:rPr>
                <w:webHidden/>
              </w:rPr>
              <w:fldChar w:fldCharType="end"/>
            </w:r>
          </w:hyperlink>
        </w:p>
        <w:p w14:paraId="31897CC6"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87" w:history="1">
            <w:r w:rsidR="00B50C45" w:rsidRPr="00D269A6">
              <w:rPr>
                <w:rStyle w:val="Hyperlink"/>
              </w:rPr>
              <w:t>4.1.4</w:t>
            </w:r>
            <w:r w:rsidR="00B50C45">
              <w:rPr>
                <w:rFonts w:asciiTheme="minorHAnsi" w:eastAsiaTheme="minorEastAsia" w:hAnsiTheme="minorHAnsi" w:cstheme="minorBidi"/>
                <w:i w:val="0"/>
                <w:iCs w:val="0"/>
                <w:sz w:val="22"/>
                <w:szCs w:val="22"/>
                <w:lang w:eastAsia="pt-BR"/>
              </w:rPr>
              <w:tab/>
            </w:r>
            <w:r w:rsidR="00B50C45" w:rsidRPr="00D269A6">
              <w:rPr>
                <w:rStyle w:val="Hyperlink"/>
              </w:rPr>
              <w:t>Regras de Negócio</w:t>
            </w:r>
            <w:r w:rsidR="00B50C45">
              <w:rPr>
                <w:webHidden/>
              </w:rPr>
              <w:tab/>
            </w:r>
            <w:r w:rsidR="00B50C45">
              <w:rPr>
                <w:webHidden/>
              </w:rPr>
              <w:fldChar w:fldCharType="begin"/>
            </w:r>
            <w:r w:rsidR="00B50C45">
              <w:rPr>
                <w:webHidden/>
              </w:rPr>
              <w:instrText xml:space="preserve"> PAGEREF _Toc479868187 \h </w:instrText>
            </w:r>
            <w:r w:rsidR="00B50C45">
              <w:rPr>
                <w:webHidden/>
              </w:rPr>
            </w:r>
            <w:r w:rsidR="00B50C45">
              <w:rPr>
                <w:webHidden/>
              </w:rPr>
              <w:fldChar w:fldCharType="separate"/>
            </w:r>
            <w:r w:rsidR="00B50C45">
              <w:rPr>
                <w:webHidden/>
              </w:rPr>
              <w:t>44</w:t>
            </w:r>
            <w:r w:rsidR="00B50C45">
              <w:rPr>
                <w:webHidden/>
              </w:rPr>
              <w:fldChar w:fldCharType="end"/>
            </w:r>
          </w:hyperlink>
        </w:p>
        <w:p w14:paraId="02847646"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88" w:history="1">
            <w:r w:rsidR="00B50C45" w:rsidRPr="00D269A6">
              <w:rPr>
                <w:rStyle w:val="Hyperlink"/>
              </w:rPr>
              <w:t>4.1.5</w:t>
            </w:r>
            <w:r w:rsidR="00B50C45">
              <w:rPr>
                <w:rFonts w:asciiTheme="minorHAnsi" w:eastAsiaTheme="minorEastAsia" w:hAnsiTheme="minorHAnsi" w:cstheme="minorBidi"/>
                <w:i w:val="0"/>
                <w:iCs w:val="0"/>
                <w:sz w:val="22"/>
                <w:szCs w:val="22"/>
                <w:lang w:eastAsia="pt-BR"/>
              </w:rPr>
              <w:tab/>
            </w:r>
            <w:r w:rsidR="00B50C45" w:rsidRPr="00D269A6">
              <w:rPr>
                <w:rStyle w:val="Hyperlink"/>
              </w:rPr>
              <w:t>Product e Sprint Backlog</w:t>
            </w:r>
            <w:r w:rsidR="00B50C45">
              <w:rPr>
                <w:webHidden/>
              </w:rPr>
              <w:tab/>
            </w:r>
            <w:r w:rsidR="00B50C45">
              <w:rPr>
                <w:webHidden/>
              </w:rPr>
              <w:fldChar w:fldCharType="begin"/>
            </w:r>
            <w:r w:rsidR="00B50C45">
              <w:rPr>
                <w:webHidden/>
              </w:rPr>
              <w:instrText xml:space="preserve"> PAGEREF _Toc479868188 \h </w:instrText>
            </w:r>
            <w:r w:rsidR="00B50C45">
              <w:rPr>
                <w:webHidden/>
              </w:rPr>
            </w:r>
            <w:r w:rsidR="00B50C45">
              <w:rPr>
                <w:webHidden/>
              </w:rPr>
              <w:fldChar w:fldCharType="separate"/>
            </w:r>
            <w:r w:rsidR="00B50C45">
              <w:rPr>
                <w:webHidden/>
              </w:rPr>
              <w:t>44</w:t>
            </w:r>
            <w:r w:rsidR="00B50C45">
              <w:rPr>
                <w:webHidden/>
              </w:rPr>
              <w:fldChar w:fldCharType="end"/>
            </w:r>
          </w:hyperlink>
        </w:p>
        <w:p w14:paraId="2EBA13B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89" w:history="1">
            <w:r w:rsidR="00B50C45" w:rsidRPr="00D269A6">
              <w:rPr>
                <w:rStyle w:val="Hyperlink"/>
              </w:rPr>
              <w:t>4.2</w:t>
            </w:r>
            <w:r w:rsidR="00B50C45">
              <w:rPr>
                <w:rFonts w:asciiTheme="minorHAnsi" w:eastAsiaTheme="minorEastAsia" w:hAnsiTheme="minorHAnsi" w:cstheme="minorBidi"/>
                <w:smallCaps w:val="0"/>
                <w:lang w:eastAsia="pt-BR"/>
              </w:rPr>
              <w:tab/>
            </w:r>
            <w:r w:rsidR="00B50C45" w:rsidRPr="00D269A6">
              <w:rPr>
                <w:rStyle w:val="Hyperlink"/>
              </w:rPr>
              <w:t>Modelagem dos requisitos funcionais</w:t>
            </w:r>
            <w:r w:rsidR="00B50C45">
              <w:rPr>
                <w:webHidden/>
              </w:rPr>
              <w:tab/>
            </w:r>
            <w:r w:rsidR="00B50C45">
              <w:rPr>
                <w:webHidden/>
              </w:rPr>
              <w:fldChar w:fldCharType="begin"/>
            </w:r>
            <w:r w:rsidR="00B50C45">
              <w:rPr>
                <w:webHidden/>
              </w:rPr>
              <w:instrText xml:space="preserve"> PAGEREF _Toc479868189 \h </w:instrText>
            </w:r>
            <w:r w:rsidR="00B50C45">
              <w:rPr>
                <w:webHidden/>
              </w:rPr>
            </w:r>
            <w:r w:rsidR="00B50C45">
              <w:rPr>
                <w:webHidden/>
              </w:rPr>
              <w:fldChar w:fldCharType="separate"/>
            </w:r>
            <w:r w:rsidR="00B50C45">
              <w:rPr>
                <w:webHidden/>
              </w:rPr>
              <w:t>46</w:t>
            </w:r>
            <w:r w:rsidR="00B50C45">
              <w:rPr>
                <w:webHidden/>
              </w:rPr>
              <w:fldChar w:fldCharType="end"/>
            </w:r>
          </w:hyperlink>
        </w:p>
        <w:p w14:paraId="3392A3AE"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90" w:history="1">
            <w:r w:rsidR="00B50C45" w:rsidRPr="00D269A6">
              <w:rPr>
                <w:rStyle w:val="Hyperlink"/>
              </w:rPr>
              <w:t>4.2.1</w:t>
            </w:r>
            <w:r w:rsidR="00B50C45">
              <w:rPr>
                <w:rFonts w:asciiTheme="minorHAnsi" w:eastAsiaTheme="minorEastAsia" w:hAnsiTheme="minorHAnsi" w:cstheme="minorBidi"/>
                <w:i w:val="0"/>
                <w:iCs w:val="0"/>
                <w:sz w:val="22"/>
                <w:szCs w:val="22"/>
                <w:lang w:eastAsia="pt-BR"/>
              </w:rPr>
              <w:tab/>
            </w:r>
            <w:r w:rsidR="00B50C45" w:rsidRPr="00D269A6">
              <w:rPr>
                <w:rStyle w:val="Hyperlink"/>
              </w:rPr>
              <w:t>Atores</w:t>
            </w:r>
            <w:r w:rsidR="00B50C45">
              <w:rPr>
                <w:webHidden/>
              </w:rPr>
              <w:tab/>
            </w:r>
            <w:r w:rsidR="00B50C45">
              <w:rPr>
                <w:webHidden/>
              </w:rPr>
              <w:fldChar w:fldCharType="begin"/>
            </w:r>
            <w:r w:rsidR="00B50C45">
              <w:rPr>
                <w:webHidden/>
              </w:rPr>
              <w:instrText xml:space="preserve"> PAGEREF _Toc479868190 \h </w:instrText>
            </w:r>
            <w:r w:rsidR="00B50C45">
              <w:rPr>
                <w:webHidden/>
              </w:rPr>
            </w:r>
            <w:r w:rsidR="00B50C45">
              <w:rPr>
                <w:webHidden/>
              </w:rPr>
              <w:fldChar w:fldCharType="separate"/>
            </w:r>
            <w:r w:rsidR="00B50C45">
              <w:rPr>
                <w:webHidden/>
              </w:rPr>
              <w:t>46</w:t>
            </w:r>
            <w:r w:rsidR="00B50C45">
              <w:rPr>
                <w:webHidden/>
              </w:rPr>
              <w:fldChar w:fldCharType="end"/>
            </w:r>
          </w:hyperlink>
        </w:p>
        <w:p w14:paraId="1B9E190A"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91" w:history="1">
            <w:r w:rsidR="00B50C45" w:rsidRPr="00D269A6">
              <w:rPr>
                <w:rStyle w:val="Hyperlink"/>
                <w:rFonts w:eastAsia="Times New Roman,Calibri"/>
              </w:rPr>
              <w:t>4.2.2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Caso de uso</w:t>
            </w:r>
            <w:r w:rsidR="00B50C45">
              <w:rPr>
                <w:webHidden/>
              </w:rPr>
              <w:tab/>
            </w:r>
            <w:r w:rsidR="00B50C45">
              <w:rPr>
                <w:webHidden/>
              </w:rPr>
              <w:fldChar w:fldCharType="begin"/>
            </w:r>
            <w:r w:rsidR="00B50C45">
              <w:rPr>
                <w:webHidden/>
              </w:rPr>
              <w:instrText xml:space="preserve"> PAGEREF _Toc479868191 \h </w:instrText>
            </w:r>
            <w:r w:rsidR="00B50C45">
              <w:rPr>
                <w:webHidden/>
              </w:rPr>
            </w:r>
            <w:r w:rsidR="00B50C45">
              <w:rPr>
                <w:webHidden/>
              </w:rPr>
              <w:fldChar w:fldCharType="separate"/>
            </w:r>
            <w:r w:rsidR="00B50C45">
              <w:rPr>
                <w:webHidden/>
              </w:rPr>
              <w:t>46</w:t>
            </w:r>
            <w:r w:rsidR="00B50C45">
              <w:rPr>
                <w:webHidden/>
              </w:rPr>
              <w:fldChar w:fldCharType="end"/>
            </w:r>
          </w:hyperlink>
        </w:p>
        <w:p w14:paraId="1B334B68"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92" w:history="1">
            <w:r w:rsidR="00B50C45" w:rsidRPr="00D269A6">
              <w:rPr>
                <w:rStyle w:val="Hyperlink"/>
              </w:rPr>
              <w:t>4.2.3</w:t>
            </w:r>
            <w:r w:rsidR="00B50C45">
              <w:rPr>
                <w:rFonts w:asciiTheme="minorHAnsi" w:eastAsiaTheme="minorEastAsia" w:hAnsiTheme="minorHAnsi" w:cstheme="minorBidi"/>
                <w:i w:val="0"/>
                <w:iCs w:val="0"/>
                <w:sz w:val="22"/>
                <w:szCs w:val="22"/>
                <w:lang w:eastAsia="pt-BR"/>
              </w:rPr>
              <w:tab/>
            </w:r>
            <w:r w:rsidR="00B50C45" w:rsidRPr="00D269A6">
              <w:rPr>
                <w:rStyle w:val="Hyperlink"/>
              </w:rPr>
              <w:t>Especificação do Caso de Uso</w:t>
            </w:r>
            <w:r w:rsidR="00B50C45">
              <w:rPr>
                <w:webHidden/>
              </w:rPr>
              <w:tab/>
            </w:r>
            <w:r w:rsidR="00B50C45">
              <w:rPr>
                <w:webHidden/>
              </w:rPr>
              <w:fldChar w:fldCharType="begin"/>
            </w:r>
            <w:r w:rsidR="00B50C45">
              <w:rPr>
                <w:webHidden/>
              </w:rPr>
              <w:instrText xml:space="preserve"> PAGEREF _Toc479868192 \h </w:instrText>
            </w:r>
            <w:r w:rsidR="00B50C45">
              <w:rPr>
                <w:webHidden/>
              </w:rPr>
            </w:r>
            <w:r w:rsidR="00B50C45">
              <w:rPr>
                <w:webHidden/>
              </w:rPr>
              <w:fldChar w:fldCharType="separate"/>
            </w:r>
            <w:r w:rsidR="00B50C45">
              <w:rPr>
                <w:webHidden/>
              </w:rPr>
              <w:t>48</w:t>
            </w:r>
            <w:r w:rsidR="00B50C45">
              <w:rPr>
                <w:webHidden/>
              </w:rPr>
              <w:fldChar w:fldCharType="end"/>
            </w:r>
          </w:hyperlink>
        </w:p>
        <w:p w14:paraId="19E0A628"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193" w:history="1">
            <w:r w:rsidR="00B50C45" w:rsidRPr="00D269A6">
              <w:rPr>
                <w:rStyle w:val="Hyperlink"/>
              </w:rPr>
              <w:t>5.</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Desenvolvimento do projeto</w:t>
            </w:r>
            <w:r w:rsidR="00B50C45">
              <w:rPr>
                <w:webHidden/>
              </w:rPr>
              <w:tab/>
            </w:r>
            <w:r w:rsidR="00B50C45">
              <w:rPr>
                <w:webHidden/>
              </w:rPr>
              <w:fldChar w:fldCharType="begin"/>
            </w:r>
            <w:r w:rsidR="00B50C45">
              <w:rPr>
                <w:webHidden/>
              </w:rPr>
              <w:instrText xml:space="preserve"> PAGEREF _Toc479868193 \h </w:instrText>
            </w:r>
            <w:r w:rsidR="00B50C45">
              <w:rPr>
                <w:webHidden/>
              </w:rPr>
            </w:r>
            <w:r w:rsidR="00B50C45">
              <w:rPr>
                <w:webHidden/>
              </w:rPr>
              <w:fldChar w:fldCharType="separate"/>
            </w:r>
            <w:r w:rsidR="00B50C45">
              <w:rPr>
                <w:webHidden/>
              </w:rPr>
              <w:t>58</w:t>
            </w:r>
            <w:r w:rsidR="00B50C45">
              <w:rPr>
                <w:webHidden/>
              </w:rPr>
              <w:fldChar w:fldCharType="end"/>
            </w:r>
          </w:hyperlink>
        </w:p>
        <w:p w14:paraId="5A530A0C"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94" w:history="1">
            <w:r w:rsidR="00B50C45" w:rsidRPr="00D269A6">
              <w:rPr>
                <w:rStyle w:val="Hyperlink"/>
              </w:rPr>
              <w:t>5.1</w:t>
            </w:r>
            <w:r w:rsidR="00B50C45">
              <w:rPr>
                <w:rFonts w:asciiTheme="minorHAnsi" w:eastAsiaTheme="minorEastAsia" w:hAnsiTheme="minorHAnsi" w:cstheme="minorBidi"/>
                <w:smallCaps w:val="0"/>
                <w:lang w:eastAsia="pt-BR"/>
              </w:rPr>
              <w:tab/>
            </w:r>
            <w:r w:rsidR="00B50C45" w:rsidRPr="00D269A6">
              <w:rPr>
                <w:rStyle w:val="Hyperlink"/>
              </w:rPr>
              <w:t>Análise</w:t>
            </w:r>
            <w:r w:rsidR="00B50C45">
              <w:rPr>
                <w:webHidden/>
              </w:rPr>
              <w:tab/>
            </w:r>
            <w:r w:rsidR="00B50C45">
              <w:rPr>
                <w:webHidden/>
              </w:rPr>
              <w:fldChar w:fldCharType="begin"/>
            </w:r>
            <w:r w:rsidR="00B50C45">
              <w:rPr>
                <w:webHidden/>
              </w:rPr>
              <w:instrText xml:space="preserve"> PAGEREF _Toc479868194 \h </w:instrText>
            </w:r>
            <w:r w:rsidR="00B50C45">
              <w:rPr>
                <w:webHidden/>
              </w:rPr>
            </w:r>
            <w:r w:rsidR="00B50C45">
              <w:rPr>
                <w:webHidden/>
              </w:rPr>
              <w:fldChar w:fldCharType="separate"/>
            </w:r>
            <w:r w:rsidR="00B50C45">
              <w:rPr>
                <w:webHidden/>
              </w:rPr>
              <w:t>58</w:t>
            </w:r>
            <w:r w:rsidR="00B50C45">
              <w:rPr>
                <w:webHidden/>
              </w:rPr>
              <w:fldChar w:fldCharType="end"/>
            </w:r>
          </w:hyperlink>
        </w:p>
        <w:p w14:paraId="3EB54D12"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95" w:history="1">
            <w:r w:rsidR="00B50C45" w:rsidRPr="00D269A6">
              <w:rPr>
                <w:rStyle w:val="Hyperlink"/>
              </w:rPr>
              <w:t>5.1.1</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Análise (Visão de Negócio)</w:t>
            </w:r>
            <w:r w:rsidR="00B50C45">
              <w:rPr>
                <w:webHidden/>
              </w:rPr>
              <w:tab/>
            </w:r>
            <w:r w:rsidR="00B50C45">
              <w:rPr>
                <w:webHidden/>
              </w:rPr>
              <w:fldChar w:fldCharType="begin"/>
            </w:r>
            <w:r w:rsidR="00B50C45">
              <w:rPr>
                <w:webHidden/>
              </w:rPr>
              <w:instrText xml:space="preserve"> PAGEREF _Toc479868195 \h </w:instrText>
            </w:r>
            <w:r w:rsidR="00B50C45">
              <w:rPr>
                <w:webHidden/>
              </w:rPr>
            </w:r>
            <w:r w:rsidR="00B50C45">
              <w:rPr>
                <w:webHidden/>
              </w:rPr>
              <w:fldChar w:fldCharType="separate"/>
            </w:r>
            <w:r w:rsidR="00B50C45">
              <w:rPr>
                <w:webHidden/>
              </w:rPr>
              <w:t>58</w:t>
            </w:r>
            <w:r w:rsidR="00B50C45">
              <w:rPr>
                <w:webHidden/>
              </w:rPr>
              <w:fldChar w:fldCharType="end"/>
            </w:r>
          </w:hyperlink>
        </w:p>
        <w:p w14:paraId="4C5A75CB"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196" w:history="1">
            <w:r w:rsidR="00B50C45" w:rsidRPr="00D269A6">
              <w:rPr>
                <w:rStyle w:val="Hyperlink"/>
              </w:rPr>
              <w:t>5.2</w:t>
            </w:r>
            <w:r w:rsidR="00B50C45">
              <w:rPr>
                <w:rFonts w:asciiTheme="minorHAnsi" w:eastAsiaTheme="minorEastAsia" w:hAnsiTheme="minorHAnsi" w:cstheme="minorBidi"/>
                <w:smallCaps w:val="0"/>
                <w:lang w:eastAsia="pt-BR"/>
              </w:rPr>
              <w:tab/>
            </w:r>
            <w:r w:rsidR="00B50C45" w:rsidRPr="00D269A6">
              <w:rPr>
                <w:rStyle w:val="Hyperlink"/>
              </w:rPr>
              <w:t>Projeto</w:t>
            </w:r>
            <w:r w:rsidR="00B50C45">
              <w:rPr>
                <w:webHidden/>
              </w:rPr>
              <w:tab/>
            </w:r>
            <w:r w:rsidR="00B50C45">
              <w:rPr>
                <w:webHidden/>
              </w:rPr>
              <w:fldChar w:fldCharType="begin"/>
            </w:r>
            <w:r w:rsidR="00B50C45">
              <w:rPr>
                <w:webHidden/>
              </w:rPr>
              <w:instrText xml:space="preserve"> PAGEREF _Toc479868196 \h </w:instrText>
            </w:r>
            <w:r w:rsidR="00B50C45">
              <w:rPr>
                <w:webHidden/>
              </w:rPr>
            </w:r>
            <w:r w:rsidR="00B50C45">
              <w:rPr>
                <w:webHidden/>
              </w:rPr>
              <w:fldChar w:fldCharType="separate"/>
            </w:r>
            <w:r w:rsidR="00B50C45">
              <w:rPr>
                <w:webHidden/>
              </w:rPr>
              <w:t>59</w:t>
            </w:r>
            <w:r w:rsidR="00B50C45">
              <w:rPr>
                <w:webHidden/>
              </w:rPr>
              <w:fldChar w:fldCharType="end"/>
            </w:r>
          </w:hyperlink>
        </w:p>
        <w:p w14:paraId="4565C6CF"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97" w:history="1">
            <w:r w:rsidR="00B50C45" w:rsidRPr="00D269A6">
              <w:rPr>
                <w:rStyle w:val="Hyperlink"/>
              </w:rPr>
              <w:t>5.2.1</w:t>
            </w:r>
            <w:r w:rsidR="00B50C45">
              <w:rPr>
                <w:rFonts w:asciiTheme="minorHAnsi" w:eastAsiaTheme="minorEastAsia" w:hAnsiTheme="minorHAnsi" w:cstheme="minorBidi"/>
                <w:i w:val="0"/>
                <w:iCs w:val="0"/>
                <w:sz w:val="22"/>
                <w:szCs w:val="22"/>
                <w:lang w:eastAsia="pt-BR"/>
              </w:rPr>
              <w:tab/>
            </w:r>
            <w:r w:rsidR="00B50C45" w:rsidRPr="00D269A6">
              <w:rPr>
                <w:rStyle w:val="Hyperlink"/>
              </w:rPr>
              <w:t>Arquitetura do Sistema</w:t>
            </w:r>
            <w:r w:rsidR="00B50C45">
              <w:rPr>
                <w:webHidden/>
              </w:rPr>
              <w:tab/>
            </w:r>
            <w:r w:rsidR="00B50C45">
              <w:rPr>
                <w:webHidden/>
              </w:rPr>
              <w:fldChar w:fldCharType="begin"/>
            </w:r>
            <w:r w:rsidR="00B50C45">
              <w:rPr>
                <w:webHidden/>
              </w:rPr>
              <w:instrText xml:space="preserve"> PAGEREF _Toc479868197 \h </w:instrText>
            </w:r>
            <w:r w:rsidR="00B50C45">
              <w:rPr>
                <w:webHidden/>
              </w:rPr>
            </w:r>
            <w:r w:rsidR="00B50C45">
              <w:rPr>
                <w:webHidden/>
              </w:rPr>
              <w:fldChar w:fldCharType="separate"/>
            </w:r>
            <w:r w:rsidR="00B50C45">
              <w:rPr>
                <w:webHidden/>
              </w:rPr>
              <w:t>59</w:t>
            </w:r>
            <w:r w:rsidR="00B50C45">
              <w:rPr>
                <w:webHidden/>
              </w:rPr>
              <w:fldChar w:fldCharType="end"/>
            </w:r>
          </w:hyperlink>
        </w:p>
        <w:p w14:paraId="6C88D9C6"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198" w:history="1">
            <w:r w:rsidR="00B50C45" w:rsidRPr="00D269A6">
              <w:rPr>
                <w:rStyle w:val="Hyperlink"/>
              </w:rPr>
              <w:t>5.2.2</w:t>
            </w:r>
            <w:r w:rsidR="00B50C45">
              <w:rPr>
                <w:rFonts w:asciiTheme="minorHAnsi" w:eastAsiaTheme="minorEastAsia" w:hAnsiTheme="minorHAnsi" w:cstheme="minorBidi"/>
                <w:i w:val="0"/>
                <w:iCs w:val="0"/>
                <w:sz w:val="22"/>
                <w:szCs w:val="22"/>
                <w:lang w:eastAsia="pt-BR"/>
              </w:rPr>
              <w:tab/>
            </w:r>
            <w:r w:rsidR="00B50C45" w:rsidRPr="00D269A6">
              <w:rPr>
                <w:rStyle w:val="Hyperlink"/>
              </w:rPr>
              <w:t>Diagrama de Classes de Projeto por Caso de Uso</w:t>
            </w:r>
            <w:r w:rsidR="00B50C45">
              <w:rPr>
                <w:webHidden/>
              </w:rPr>
              <w:tab/>
            </w:r>
            <w:r w:rsidR="00B50C45">
              <w:rPr>
                <w:webHidden/>
              </w:rPr>
              <w:fldChar w:fldCharType="begin"/>
            </w:r>
            <w:r w:rsidR="00B50C45">
              <w:rPr>
                <w:webHidden/>
              </w:rPr>
              <w:instrText xml:space="preserve"> PAGEREF _Toc479868198 \h </w:instrText>
            </w:r>
            <w:r w:rsidR="00B50C45">
              <w:rPr>
                <w:webHidden/>
              </w:rPr>
            </w:r>
            <w:r w:rsidR="00B50C45">
              <w:rPr>
                <w:webHidden/>
              </w:rPr>
              <w:fldChar w:fldCharType="separate"/>
            </w:r>
            <w:r w:rsidR="00B50C45">
              <w:rPr>
                <w:webHidden/>
              </w:rPr>
              <w:t>60</w:t>
            </w:r>
            <w:r w:rsidR="00B50C45">
              <w:rPr>
                <w:webHidden/>
              </w:rPr>
              <w:fldChar w:fldCharType="end"/>
            </w:r>
          </w:hyperlink>
        </w:p>
        <w:p w14:paraId="59177451"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199" w:history="1">
            <w:r w:rsidR="00B50C45" w:rsidRPr="00D269A6">
              <w:rPr>
                <w:rStyle w:val="Hyperlink"/>
              </w:rPr>
              <w:t>6.</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Detalhes de implementação.</w:t>
            </w:r>
            <w:r w:rsidR="00B50C45">
              <w:rPr>
                <w:webHidden/>
              </w:rPr>
              <w:tab/>
            </w:r>
            <w:r w:rsidR="00B50C45">
              <w:rPr>
                <w:webHidden/>
              </w:rPr>
              <w:fldChar w:fldCharType="begin"/>
            </w:r>
            <w:r w:rsidR="00B50C45">
              <w:rPr>
                <w:webHidden/>
              </w:rPr>
              <w:instrText xml:space="preserve"> PAGEREF _Toc479868199 \h </w:instrText>
            </w:r>
            <w:r w:rsidR="00B50C45">
              <w:rPr>
                <w:webHidden/>
              </w:rPr>
            </w:r>
            <w:r w:rsidR="00B50C45">
              <w:rPr>
                <w:webHidden/>
              </w:rPr>
              <w:fldChar w:fldCharType="separate"/>
            </w:r>
            <w:r w:rsidR="00B50C45">
              <w:rPr>
                <w:webHidden/>
              </w:rPr>
              <w:t>65</w:t>
            </w:r>
            <w:r w:rsidR="00B50C45">
              <w:rPr>
                <w:webHidden/>
              </w:rPr>
              <w:fldChar w:fldCharType="end"/>
            </w:r>
          </w:hyperlink>
        </w:p>
        <w:p w14:paraId="73D63D23"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00" w:history="1">
            <w:r w:rsidR="00B50C45" w:rsidRPr="00D269A6">
              <w:rPr>
                <w:rStyle w:val="Hyperlink"/>
              </w:rPr>
              <w:t>6.1</w:t>
            </w:r>
            <w:r w:rsidR="00B50C45">
              <w:rPr>
                <w:rFonts w:asciiTheme="minorHAnsi" w:eastAsiaTheme="minorEastAsia" w:hAnsiTheme="minorHAnsi" w:cstheme="minorBidi"/>
                <w:smallCaps w:val="0"/>
                <w:lang w:eastAsia="pt-BR"/>
              </w:rPr>
              <w:tab/>
            </w:r>
            <w:r w:rsidR="00B50C45" w:rsidRPr="00D269A6">
              <w:rPr>
                <w:rStyle w:val="Hyperlink"/>
              </w:rPr>
              <w:t>Topologia</w:t>
            </w:r>
            <w:r w:rsidR="00B50C45">
              <w:rPr>
                <w:webHidden/>
              </w:rPr>
              <w:tab/>
            </w:r>
            <w:r w:rsidR="00B50C45">
              <w:rPr>
                <w:webHidden/>
              </w:rPr>
              <w:fldChar w:fldCharType="begin"/>
            </w:r>
            <w:r w:rsidR="00B50C45">
              <w:rPr>
                <w:webHidden/>
              </w:rPr>
              <w:instrText xml:space="preserve"> PAGEREF _Toc479868200 \h </w:instrText>
            </w:r>
            <w:r w:rsidR="00B50C45">
              <w:rPr>
                <w:webHidden/>
              </w:rPr>
            </w:r>
            <w:r w:rsidR="00B50C45">
              <w:rPr>
                <w:webHidden/>
              </w:rPr>
              <w:fldChar w:fldCharType="separate"/>
            </w:r>
            <w:r w:rsidR="00B50C45">
              <w:rPr>
                <w:webHidden/>
              </w:rPr>
              <w:t>65</w:t>
            </w:r>
            <w:r w:rsidR="00B50C45">
              <w:rPr>
                <w:webHidden/>
              </w:rPr>
              <w:fldChar w:fldCharType="end"/>
            </w:r>
          </w:hyperlink>
        </w:p>
        <w:p w14:paraId="7CF44F43"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01" w:history="1">
            <w:r w:rsidR="00B50C45" w:rsidRPr="00D269A6">
              <w:rPr>
                <w:rStyle w:val="Hyperlink"/>
              </w:rPr>
              <w:t>6.2</w:t>
            </w:r>
            <w:r w:rsidR="00B50C45">
              <w:rPr>
                <w:rFonts w:asciiTheme="minorHAnsi" w:eastAsiaTheme="minorEastAsia" w:hAnsiTheme="minorHAnsi" w:cstheme="minorBidi"/>
                <w:smallCaps w:val="0"/>
                <w:lang w:eastAsia="pt-BR"/>
              </w:rPr>
              <w:tab/>
            </w:r>
            <w:r w:rsidR="00B50C45" w:rsidRPr="00D269A6">
              <w:rPr>
                <w:rStyle w:val="Hyperlink"/>
              </w:rPr>
              <w:t>Função de ativação</w:t>
            </w:r>
            <w:r w:rsidR="00B50C45">
              <w:rPr>
                <w:webHidden/>
              </w:rPr>
              <w:tab/>
            </w:r>
            <w:r w:rsidR="00B50C45">
              <w:rPr>
                <w:webHidden/>
              </w:rPr>
              <w:fldChar w:fldCharType="begin"/>
            </w:r>
            <w:r w:rsidR="00B50C45">
              <w:rPr>
                <w:webHidden/>
              </w:rPr>
              <w:instrText xml:space="preserve"> PAGEREF _Toc479868201 \h </w:instrText>
            </w:r>
            <w:r w:rsidR="00B50C45">
              <w:rPr>
                <w:webHidden/>
              </w:rPr>
            </w:r>
            <w:r w:rsidR="00B50C45">
              <w:rPr>
                <w:webHidden/>
              </w:rPr>
              <w:fldChar w:fldCharType="separate"/>
            </w:r>
            <w:r w:rsidR="00B50C45">
              <w:rPr>
                <w:webHidden/>
              </w:rPr>
              <w:t>67</w:t>
            </w:r>
            <w:r w:rsidR="00B50C45">
              <w:rPr>
                <w:webHidden/>
              </w:rPr>
              <w:fldChar w:fldCharType="end"/>
            </w:r>
          </w:hyperlink>
        </w:p>
        <w:p w14:paraId="4391BEBE"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02" w:history="1">
            <w:r w:rsidR="00B50C45" w:rsidRPr="00D269A6">
              <w:rPr>
                <w:rStyle w:val="Hyperlink"/>
                <w:lang w:val="en-US"/>
              </w:rPr>
              <w:t>6.3</w:t>
            </w:r>
            <w:r w:rsidR="00B50C45">
              <w:rPr>
                <w:rFonts w:asciiTheme="minorHAnsi" w:eastAsiaTheme="minorEastAsia" w:hAnsiTheme="minorHAnsi" w:cstheme="minorBidi"/>
                <w:smallCaps w:val="0"/>
                <w:lang w:eastAsia="pt-BR"/>
              </w:rPr>
              <w:tab/>
            </w:r>
            <w:r w:rsidR="00B50C45" w:rsidRPr="00D269A6">
              <w:rPr>
                <w:rStyle w:val="Hyperlink"/>
                <w:lang w:val="en-US"/>
              </w:rPr>
              <w:t>Date Interval</w:t>
            </w:r>
            <w:r w:rsidR="00B50C45">
              <w:rPr>
                <w:webHidden/>
              </w:rPr>
              <w:tab/>
            </w:r>
            <w:r w:rsidR="00B50C45">
              <w:rPr>
                <w:webHidden/>
              </w:rPr>
              <w:fldChar w:fldCharType="begin"/>
            </w:r>
            <w:r w:rsidR="00B50C45">
              <w:rPr>
                <w:webHidden/>
              </w:rPr>
              <w:instrText xml:space="preserve"> PAGEREF _Toc479868202 \h </w:instrText>
            </w:r>
            <w:r w:rsidR="00B50C45">
              <w:rPr>
                <w:webHidden/>
              </w:rPr>
            </w:r>
            <w:r w:rsidR="00B50C45">
              <w:rPr>
                <w:webHidden/>
              </w:rPr>
              <w:fldChar w:fldCharType="separate"/>
            </w:r>
            <w:r w:rsidR="00B50C45">
              <w:rPr>
                <w:webHidden/>
              </w:rPr>
              <w:t>68</w:t>
            </w:r>
            <w:r w:rsidR="00B50C45">
              <w:rPr>
                <w:webHidden/>
              </w:rPr>
              <w:fldChar w:fldCharType="end"/>
            </w:r>
          </w:hyperlink>
        </w:p>
        <w:p w14:paraId="494F4D2C"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03" w:history="1">
            <w:r w:rsidR="00B50C45" w:rsidRPr="00D269A6">
              <w:rPr>
                <w:rStyle w:val="Hyperlink"/>
              </w:rPr>
              <w:t>6.4</w:t>
            </w:r>
            <w:r w:rsidR="00B50C45">
              <w:rPr>
                <w:rFonts w:asciiTheme="minorHAnsi" w:eastAsiaTheme="minorEastAsia" w:hAnsiTheme="minorHAnsi" w:cstheme="minorBidi"/>
                <w:smallCaps w:val="0"/>
                <w:lang w:eastAsia="pt-BR"/>
              </w:rPr>
              <w:tab/>
            </w:r>
            <w:r w:rsidR="00B50C45" w:rsidRPr="00D269A6">
              <w:rPr>
                <w:rStyle w:val="Hyperlink"/>
              </w:rPr>
              <w:t>Normalizador de dados</w:t>
            </w:r>
            <w:r w:rsidR="00B50C45">
              <w:rPr>
                <w:webHidden/>
              </w:rPr>
              <w:tab/>
            </w:r>
            <w:r w:rsidR="00B50C45">
              <w:rPr>
                <w:webHidden/>
              </w:rPr>
              <w:fldChar w:fldCharType="begin"/>
            </w:r>
            <w:r w:rsidR="00B50C45">
              <w:rPr>
                <w:webHidden/>
              </w:rPr>
              <w:instrText xml:space="preserve"> PAGEREF _Toc479868203 \h </w:instrText>
            </w:r>
            <w:r w:rsidR="00B50C45">
              <w:rPr>
                <w:webHidden/>
              </w:rPr>
            </w:r>
            <w:r w:rsidR="00B50C45">
              <w:rPr>
                <w:webHidden/>
              </w:rPr>
              <w:fldChar w:fldCharType="separate"/>
            </w:r>
            <w:r w:rsidR="00B50C45">
              <w:rPr>
                <w:webHidden/>
              </w:rPr>
              <w:t>72</w:t>
            </w:r>
            <w:r w:rsidR="00B50C45">
              <w:rPr>
                <w:webHidden/>
              </w:rPr>
              <w:fldChar w:fldCharType="end"/>
            </w:r>
          </w:hyperlink>
        </w:p>
        <w:p w14:paraId="02507C23"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04" w:history="1">
            <w:r w:rsidR="00B50C45" w:rsidRPr="00D269A6">
              <w:rPr>
                <w:rStyle w:val="Hyperlink"/>
              </w:rPr>
              <w:t>6.5</w:t>
            </w:r>
            <w:r w:rsidR="00B50C45">
              <w:rPr>
                <w:rFonts w:asciiTheme="minorHAnsi" w:eastAsiaTheme="minorEastAsia" w:hAnsiTheme="minorHAnsi" w:cstheme="minorBidi"/>
                <w:smallCaps w:val="0"/>
                <w:lang w:eastAsia="pt-BR"/>
              </w:rPr>
              <w:tab/>
            </w:r>
            <w:r w:rsidR="00B50C45" w:rsidRPr="00D269A6">
              <w:rPr>
                <w:rStyle w:val="Hyperlink"/>
              </w:rPr>
              <w:t>Javadoc</w:t>
            </w:r>
            <w:r w:rsidR="00B50C45">
              <w:rPr>
                <w:webHidden/>
              </w:rPr>
              <w:tab/>
            </w:r>
            <w:r w:rsidR="00B50C45">
              <w:rPr>
                <w:webHidden/>
              </w:rPr>
              <w:fldChar w:fldCharType="begin"/>
            </w:r>
            <w:r w:rsidR="00B50C45">
              <w:rPr>
                <w:webHidden/>
              </w:rPr>
              <w:instrText xml:space="preserve"> PAGEREF _Toc479868204 \h </w:instrText>
            </w:r>
            <w:r w:rsidR="00B50C45">
              <w:rPr>
                <w:webHidden/>
              </w:rPr>
            </w:r>
            <w:r w:rsidR="00B50C45">
              <w:rPr>
                <w:webHidden/>
              </w:rPr>
              <w:fldChar w:fldCharType="separate"/>
            </w:r>
            <w:r w:rsidR="00B50C45">
              <w:rPr>
                <w:webHidden/>
              </w:rPr>
              <w:t>75</w:t>
            </w:r>
            <w:r w:rsidR="00B50C45">
              <w:rPr>
                <w:webHidden/>
              </w:rPr>
              <w:fldChar w:fldCharType="end"/>
            </w:r>
          </w:hyperlink>
        </w:p>
        <w:p w14:paraId="64B6F47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05" w:history="1">
            <w:r w:rsidR="00B50C45" w:rsidRPr="00D269A6">
              <w:rPr>
                <w:rStyle w:val="Hyperlink"/>
              </w:rPr>
              <w:t>6.5.1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@author</w:t>
            </w:r>
            <w:r w:rsidR="00B50C45">
              <w:rPr>
                <w:webHidden/>
              </w:rPr>
              <w:tab/>
            </w:r>
            <w:r w:rsidR="00B50C45">
              <w:rPr>
                <w:webHidden/>
              </w:rPr>
              <w:fldChar w:fldCharType="begin"/>
            </w:r>
            <w:r w:rsidR="00B50C45">
              <w:rPr>
                <w:webHidden/>
              </w:rPr>
              <w:instrText xml:space="preserve"> PAGEREF _Toc479868205 \h </w:instrText>
            </w:r>
            <w:r w:rsidR="00B50C45">
              <w:rPr>
                <w:webHidden/>
              </w:rPr>
            </w:r>
            <w:r w:rsidR="00B50C45">
              <w:rPr>
                <w:webHidden/>
              </w:rPr>
              <w:fldChar w:fldCharType="separate"/>
            </w:r>
            <w:r w:rsidR="00B50C45">
              <w:rPr>
                <w:webHidden/>
              </w:rPr>
              <w:t>77</w:t>
            </w:r>
            <w:r w:rsidR="00B50C45">
              <w:rPr>
                <w:webHidden/>
              </w:rPr>
              <w:fldChar w:fldCharType="end"/>
            </w:r>
          </w:hyperlink>
        </w:p>
        <w:p w14:paraId="59CCC049"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06" w:history="1">
            <w:r w:rsidR="00B50C45" w:rsidRPr="00D269A6">
              <w:rPr>
                <w:rStyle w:val="Hyperlink"/>
                <w:lang w:val="en-US"/>
              </w:rPr>
              <w:t>6.5.2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@version</w:t>
            </w:r>
            <w:r w:rsidR="00B50C45">
              <w:rPr>
                <w:webHidden/>
              </w:rPr>
              <w:tab/>
            </w:r>
            <w:r w:rsidR="00B50C45">
              <w:rPr>
                <w:webHidden/>
              </w:rPr>
              <w:fldChar w:fldCharType="begin"/>
            </w:r>
            <w:r w:rsidR="00B50C45">
              <w:rPr>
                <w:webHidden/>
              </w:rPr>
              <w:instrText xml:space="preserve"> PAGEREF _Toc479868206 \h </w:instrText>
            </w:r>
            <w:r w:rsidR="00B50C45">
              <w:rPr>
                <w:webHidden/>
              </w:rPr>
            </w:r>
            <w:r w:rsidR="00B50C45">
              <w:rPr>
                <w:webHidden/>
              </w:rPr>
              <w:fldChar w:fldCharType="separate"/>
            </w:r>
            <w:r w:rsidR="00B50C45">
              <w:rPr>
                <w:webHidden/>
              </w:rPr>
              <w:t>77</w:t>
            </w:r>
            <w:r w:rsidR="00B50C45">
              <w:rPr>
                <w:webHidden/>
              </w:rPr>
              <w:fldChar w:fldCharType="end"/>
            </w:r>
          </w:hyperlink>
        </w:p>
        <w:p w14:paraId="1EF99F91"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07" w:history="1">
            <w:r w:rsidR="00B50C45" w:rsidRPr="00D269A6">
              <w:rPr>
                <w:rStyle w:val="Hyperlink"/>
                <w:lang w:val="en-US"/>
              </w:rPr>
              <w:t>6.5.3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@param</w:t>
            </w:r>
            <w:r w:rsidR="00B50C45">
              <w:rPr>
                <w:webHidden/>
              </w:rPr>
              <w:tab/>
            </w:r>
            <w:r w:rsidR="00B50C45">
              <w:rPr>
                <w:webHidden/>
              </w:rPr>
              <w:fldChar w:fldCharType="begin"/>
            </w:r>
            <w:r w:rsidR="00B50C45">
              <w:rPr>
                <w:webHidden/>
              </w:rPr>
              <w:instrText xml:space="preserve"> PAGEREF _Toc479868207 \h </w:instrText>
            </w:r>
            <w:r w:rsidR="00B50C45">
              <w:rPr>
                <w:webHidden/>
              </w:rPr>
            </w:r>
            <w:r w:rsidR="00B50C45">
              <w:rPr>
                <w:webHidden/>
              </w:rPr>
              <w:fldChar w:fldCharType="separate"/>
            </w:r>
            <w:r w:rsidR="00B50C45">
              <w:rPr>
                <w:webHidden/>
              </w:rPr>
              <w:t>77</w:t>
            </w:r>
            <w:r w:rsidR="00B50C45">
              <w:rPr>
                <w:webHidden/>
              </w:rPr>
              <w:fldChar w:fldCharType="end"/>
            </w:r>
          </w:hyperlink>
        </w:p>
        <w:p w14:paraId="696B387E"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08" w:history="1">
            <w:r w:rsidR="00B50C45" w:rsidRPr="00D269A6">
              <w:rPr>
                <w:rStyle w:val="Hyperlink"/>
                <w:lang w:val="en-US"/>
              </w:rPr>
              <w:t>6.5.4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@return</w:t>
            </w:r>
            <w:r w:rsidR="00B50C45">
              <w:rPr>
                <w:webHidden/>
              </w:rPr>
              <w:tab/>
            </w:r>
            <w:r w:rsidR="00B50C45">
              <w:rPr>
                <w:webHidden/>
              </w:rPr>
              <w:fldChar w:fldCharType="begin"/>
            </w:r>
            <w:r w:rsidR="00B50C45">
              <w:rPr>
                <w:webHidden/>
              </w:rPr>
              <w:instrText xml:space="preserve"> PAGEREF _Toc479868208 \h </w:instrText>
            </w:r>
            <w:r w:rsidR="00B50C45">
              <w:rPr>
                <w:webHidden/>
              </w:rPr>
            </w:r>
            <w:r w:rsidR="00B50C45">
              <w:rPr>
                <w:webHidden/>
              </w:rPr>
              <w:fldChar w:fldCharType="separate"/>
            </w:r>
            <w:r w:rsidR="00B50C45">
              <w:rPr>
                <w:webHidden/>
              </w:rPr>
              <w:t>78</w:t>
            </w:r>
            <w:r w:rsidR="00B50C45">
              <w:rPr>
                <w:webHidden/>
              </w:rPr>
              <w:fldChar w:fldCharType="end"/>
            </w:r>
          </w:hyperlink>
        </w:p>
        <w:p w14:paraId="51632A2A"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09" w:history="1">
            <w:r w:rsidR="00B50C45" w:rsidRPr="00D269A6">
              <w:rPr>
                <w:rStyle w:val="Hyperlink"/>
                <w:lang w:val="en-US"/>
              </w:rPr>
              <w:t>6.5.5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@exception (@throws)</w:t>
            </w:r>
            <w:r w:rsidR="00B50C45">
              <w:rPr>
                <w:webHidden/>
              </w:rPr>
              <w:tab/>
            </w:r>
            <w:r w:rsidR="00B50C45">
              <w:rPr>
                <w:webHidden/>
              </w:rPr>
              <w:fldChar w:fldCharType="begin"/>
            </w:r>
            <w:r w:rsidR="00B50C45">
              <w:rPr>
                <w:webHidden/>
              </w:rPr>
              <w:instrText xml:space="preserve"> PAGEREF _Toc479868209 \h </w:instrText>
            </w:r>
            <w:r w:rsidR="00B50C45">
              <w:rPr>
                <w:webHidden/>
              </w:rPr>
            </w:r>
            <w:r w:rsidR="00B50C45">
              <w:rPr>
                <w:webHidden/>
              </w:rPr>
              <w:fldChar w:fldCharType="separate"/>
            </w:r>
            <w:r w:rsidR="00B50C45">
              <w:rPr>
                <w:webHidden/>
              </w:rPr>
              <w:t>78</w:t>
            </w:r>
            <w:r w:rsidR="00B50C45">
              <w:rPr>
                <w:webHidden/>
              </w:rPr>
              <w:fldChar w:fldCharType="end"/>
            </w:r>
          </w:hyperlink>
        </w:p>
        <w:p w14:paraId="645578C7"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0" w:history="1">
            <w:r w:rsidR="00B50C45" w:rsidRPr="00D269A6">
              <w:rPr>
                <w:rStyle w:val="Hyperlink"/>
                <w:lang w:val="en-US"/>
              </w:rPr>
              <w:t>6.5.6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@see</w:t>
            </w:r>
            <w:r w:rsidR="00B50C45">
              <w:rPr>
                <w:webHidden/>
              </w:rPr>
              <w:tab/>
            </w:r>
            <w:r w:rsidR="00B50C45">
              <w:rPr>
                <w:webHidden/>
              </w:rPr>
              <w:fldChar w:fldCharType="begin"/>
            </w:r>
            <w:r w:rsidR="00B50C45">
              <w:rPr>
                <w:webHidden/>
              </w:rPr>
              <w:instrText xml:space="preserve"> PAGEREF _Toc479868210 \h </w:instrText>
            </w:r>
            <w:r w:rsidR="00B50C45">
              <w:rPr>
                <w:webHidden/>
              </w:rPr>
            </w:r>
            <w:r w:rsidR="00B50C45">
              <w:rPr>
                <w:webHidden/>
              </w:rPr>
              <w:fldChar w:fldCharType="separate"/>
            </w:r>
            <w:r w:rsidR="00B50C45">
              <w:rPr>
                <w:webHidden/>
              </w:rPr>
              <w:t>78</w:t>
            </w:r>
            <w:r w:rsidR="00B50C45">
              <w:rPr>
                <w:webHidden/>
              </w:rPr>
              <w:fldChar w:fldCharType="end"/>
            </w:r>
          </w:hyperlink>
        </w:p>
        <w:p w14:paraId="3E075D3C"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1" w:history="1">
            <w:r w:rsidR="00B50C45" w:rsidRPr="00D269A6">
              <w:rPr>
                <w:rStyle w:val="Hyperlink"/>
                <w:lang w:val="en-US"/>
              </w:rPr>
              <w:t>6.5.7</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@since</w:t>
            </w:r>
            <w:r w:rsidR="00B50C45">
              <w:rPr>
                <w:webHidden/>
              </w:rPr>
              <w:tab/>
            </w:r>
            <w:r w:rsidR="00B50C45">
              <w:rPr>
                <w:webHidden/>
              </w:rPr>
              <w:fldChar w:fldCharType="begin"/>
            </w:r>
            <w:r w:rsidR="00B50C45">
              <w:rPr>
                <w:webHidden/>
              </w:rPr>
              <w:instrText xml:space="preserve"> PAGEREF _Toc479868211 \h </w:instrText>
            </w:r>
            <w:r w:rsidR="00B50C45">
              <w:rPr>
                <w:webHidden/>
              </w:rPr>
            </w:r>
            <w:r w:rsidR="00B50C45">
              <w:rPr>
                <w:webHidden/>
              </w:rPr>
              <w:fldChar w:fldCharType="separate"/>
            </w:r>
            <w:r w:rsidR="00B50C45">
              <w:rPr>
                <w:webHidden/>
              </w:rPr>
              <w:t>79</w:t>
            </w:r>
            <w:r w:rsidR="00B50C45">
              <w:rPr>
                <w:webHidden/>
              </w:rPr>
              <w:fldChar w:fldCharType="end"/>
            </w:r>
          </w:hyperlink>
        </w:p>
        <w:p w14:paraId="3B9092B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2" w:history="1">
            <w:r w:rsidR="00B50C45" w:rsidRPr="00D269A6">
              <w:rPr>
                <w:rStyle w:val="Hyperlink"/>
                <w:lang w:val="en-US"/>
              </w:rPr>
              <w:t>6.5.8</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Tag @deprecated</w:t>
            </w:r>
            <w:r w:rsidR="00B50C45">
              <w:rPr>
                <w:webHidden/>
              </w:rPr>
              <w:tab/>
            </w:r>
            <w:r w:rsidR="00B50C45">
              <w:rPr>
                <w:webHidden/>
              </w:rPr>
              <w:fldChar w:fldCharType="begin"/>
            </w:r>
            <w:r w:rsidR="00B50C45">
              <w:rPr>
                <w:webHidden/>
              </w:rPr>
              <w:instrText xml:space="preserve"> PAGEREF _Toc479868212 \h </w:instrText>
            </w:r>
            <w:r w:rsidR="00B50C45">
              <w:rPr>
                <w:webHidden/>
              </w:rPr>
            </w:r>
            <w:r w:rsidR="00B50C45">
              <w:rPr>
                <w:webHidden/>
              </w:rPr>
              <w:fldChar w:fldCharType="separate"/>
            </w:r>
            <w:r w:rsidR="00B50C45">
              <w:rPr>
                <w:webHidden/>
              </w:rPr>
              <w:t>79</w:t>
            </w:r>
            <w:r w:rsidR="00B50C45">
              <w:rPr>
                <w:webHidden/>
              </w:rPr>
              <w:fldChar w:fldCharType="end"/>
            </w:r>
          </w:hyperlink>
        </w:p>
        <w:p w14:paraId="3458B6F1"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13" w:history="1">
            <w:r w:rsidR="00B50C45" w:rsidRPr="00D269A6">
              <w:rPr>
                <w:rStyle w:val="Hyperlink"/>
              </w:rPr>
              <w:t>6.6</w:t>
            </w:r>
            <w:r w:rsidR="00B50C45">
              <w:rPr>
                <w:rFonts w:asciiTheme="minorHAnsi" w:eastAsiaTheme="minorEastAsia" w:hAnsiTheme="minorHAnsi" w:cstheme="minorBidi"/>
                <w:smallCaps w:val="0"/>
                <w:lang w:eastAsia="pt-BR"/>
              </w:rPr>
              <w:tab/>
            </w:r>
            <w:r w:rsidR="00B50C45" w:rsidRPr="00D269A6">
              <w:rPr>
                <w:rStyle w:val="Hyperlink"/>
              </w:rPr>
              <w:t>Recursos do Java 8</w:t>
            </w:r>
            <w:r w:rsidR="00B50C45">
              <w:rPr>
                <w:webHidden/>
              </w:rPr>
              <w:tab/>
            </w:r>
            <w:r w:rsidR="00B50C45">
              <w:rPr>
                <w:webHidden/>
              </w:rPr>
              <w:fldChar w:fldCharType="begin"/>
            </w:r>
            <w:r w:rsidR="00B50C45">
              <w:rPr>
                <w:webHidden/>
              </w:rPr>
              <w:instrText xml:space="preserve"> PAGEREF _Toc479868213 \h </w:instrText>
            </w:r>
            <w:r w:rsidR="00B50C45">
              <w:rPr>
                <w:webHidden/>
              </w:rPr>
            </w:r>
            <w:r w:rsidR="00B50C45">
              <w:rPr>
                <w:webHidden/>
              </w:rPr>
              <w:fldChar w:fldCharType="separate"/>
            </w:r>
            <w:r w:rsidR="00B50C45">
              <w:rPr>
                <w:webHidden/>
              </w:rPr>
              <w:t>79</w:t>
            </w:r>
            <w:r w:rsidR="00B50C45">
              <w:rPr>
                <w:webHidden/>
              </w:rPr>
              <w:fldChar w:fldCharType="end"/>
            </w:r>
          </w:hyperlink>
        </w:p>
        <w:p w14:paraId="4A6F1431"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4" w:history="1">
            <w:r w:rsidR="00B50C45" w:rsidRPr="00D269A6">
              <w:rPr>
                <w:rStyle w:val="Hyperlink"/>
                <w:lang w:val="en-US"/>
              </w:rPr>
              <w:t>6.6.1</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Functional Programming</w:t>
            </w:r>
            <w:r w:rsidR="00B50C45">
              <w:rPr>
                <w:webHidden/>
              </w:rPr>
              <w:tab/>
            </w:r>
            <w:r w:rsidR="00B50C45">
              <w:rPr>
                <w:webHidden/>
              </w:rPr>
              <w:fldChar w:fldCharType="begin"/>
            </w:r>
            <w:r w:rsidR="00B50C45">
              <w:rPr>
                <w:webHidden/>
              </w:rPr>
              <w:instrText xml:space="preserve"> PAGEREF _Toc479868214 \h </w:instrText>
            </w:r>
            <w:r w:rsidR="00B50C45">
              <w:rPr>
                <w:webHidden/>
              </w:rPr>
            </w:r>
            <w:r w:rsidR="00B50C45">
              <w:rPr>
                <w:webHidden/>
              </w:rPr>
              <w:fldChar w:fldCharType="separate"/>
            </w:r>
            <w:r w:rsidR="00B50C45">
              <w:rPr>
                <w:webHidden/>
              </w:rPr>
              <w:t>79</w:t>
            </w:r>
            <w:r w:rsidR="00B50C45">
              <w:rPr>
                <w:webHidden/>
              </w:rPr>
              <w:fldChar w:fldCharType="end"/>
            </w:r>
          </w:hyperlink>
        </w:p>
        <w:p w14:paraId="22667112"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5" w:history="1">
            <w:r w:rsidR="00B50C45" w:rsidRPr="00D269A6">
              <w:rPr>
                <w:rStyle w:val="Hyperlink"/>
                <w:lang w:val="en-US"/>
              </w:rPr>
              <w:t>6.6.2</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 xml:space="preserve">Inner Class (Classes </w:t>
            </w:r>
            <w:r w:rsidR="00B50C45" w:rsidRPr="00D269A6">
              <w:rPr>
                <w:rStyle w:val="Hyperlink"/>
              </w:rPr>
              <w:t>anônimas</w:t>
            </w:r>
            <w:r w:rsidR="00B50C45" w:rsidRPr="00D269A6">
              <w:rPr>
                <w:rStyle w:val="Hyperlink"/>
                <w:lang w:val="en-US"/>
              </w:rPr>
              <w:t>)</w:t>
            </w:r>
            <w:r w:rsidR="00B50C45">
              <w:rPr>
                <w:webHidden/>
              </w:rPr>
              <w:tab/>
            </w:r>
            <w:r w:rsidR="00B50C45">
              <w:rPr>
                <w:webHidden/>
              </w:rPr>
              <w:fldChar w:fldCharType="begin"/>
            </w:r>
            <w:r w:rsidR="00B50C45">
              <w:rPr>
                <w:webHidden/>
              </w:rPr>
              <w:instrText xml:space="preserve"> PAGEREF _Toc479868215 \h </w:instrText>
            </w:r>
            <w:r w:rsidR="00B50C45">
              <w:rPr>
                <w:webHidden/>
              </w:rPr>
            </w:r>
            <w:r w:rsidR="00B50C45">
              <w:rPr>
                <w:webHidden/>
              </w:rPr>
              <w:fldChar w:fldCharType="separate"/>
            </w:r>
            <w:r w:rsidR="00B50C45">
              <w:rPr>
                <w:webHidden/>
              </w:rPr>
              <w:t>80</w:t>
            </w:r>
            <w:r w:rsidR="00B50C45">
              <w:rPr>
                <w:webHidden/>
              </w:rPr>
              <w:fldChar w:fldCharType="end"/>
            </w:r>
          </w:hyperlink>
        </w:p>
        <w:p w14:paraId="4F0C8E23"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6" w:history="1">
            <w:r w:rsidR="00B50C45" w:rsidRPr="00D269A6">
              <w:rPr>
                <w:rStyle w:val="Hyperlink"/>
                <w:lang w:val="en-US"/>
              </w:rPr>
              <w:t>6.6.3</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Lambda</w:t>
            </w:r>
            <w:r w:rsidR="00B50C45">
              <w:rPr>
                <w:webHidden/>
              </w:rPr>
              <w:tab/>
            </w:r>
            <w:r w:rsidR="00B50C45">
              <w:rPr>
                <w:webHidden/>
              </w:rPr>
              <w:fldChar w:fldCharType="begin"/>
            </w:r>
            <w:r w:rsidR="00B50C45">
              <w:rPr>
                <w:webHidden/>
              </w:rPr>
              <w:instrText xml:space="preserve"> PAGEREF _Toc479868216 \h </w:instrText>
            </w:r>
            <w:r w:rsidR="00B50C45">
              <w:rPr>
                <w:webHidden/>
              </w:rPr>
            </w:r>
            <w:r w:rsidR="00B50C45">
              <w:rPr>
                <w:webHidden/>
              </w:rPr>
              <w:fldChar w:fldCharType="separate"/>
            </w:r>
            <w:r w:rsidR="00B50C45">
              <w:rPr>
                <w:webHidden/>
              </w:rPr>
              <w:t>80</w:t>
            </w:r>
            <w:r w:rsidR="00B50C45">
              <w:rPr>
                <w:webHidden/>
              </w:rPr>
              <w:fldChar w:fldCharType="end"/>
            </w:r>
          </w:hyperlink>
        </w:p>
        <w:p w14:paraId="2FB5C34F"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7" w:history="1">
            <w:r w:rsidR="00B50C45" w:rsidRPr="00D269A6">
              <w:rPr>
                <w:rStyle w:val="Hyperlink"/>
                <w:lang w:val="en-US"/>
              </w:rPr>
              <w:t>6.6.4</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ForEach</w:t>
            </w:r>
            <w:r w:rsidR="00B50C45">
              <w:rPr>
                <w:webHidden/>
              </w:rPr>
              <w:tab/>
            </w:r>
            <w:r w:rsidR="00B50C45">
              <w:rPr>
                <w:webHidden/>
              </w:rPr>
              <w:fldChar w:fldCharType="begin"/>
            </w:r>
            <w:r w:rsidR="00B50C45">
              <w:rPr>
                <w:webHidden/>
              </w:rPr>
              <w:instrText xml:space="preserve"> PAGEREF _Toc479868217 \h </w:instrText>
            </w:r>
            <w:r w:rsidR="00B50C45">
              <w:rPr>
                <w:webHidden/>
              </w:rPr>
            </w:r>
            <w:r w:rsidR="00B50C45">
              <w:rPr>
                <w:webHidden/>
              </w:rPr>
              <w:fldChar w:fldCharType="separate"/>
            </w:r>
            <w:r w:rsidR="00B50C45">
              <w:rPr>
                <w:webHidden/>
              </w:rPr>
              <w:t>81</w:t>
            </w:r>
            <w:r w:rsidR="00B50C45">
              <w:rPr>
                <w:webHidden/>
              </w:rPr>
              <w:fldChar w:fldCharType="end"/>
            </w:r>
          </w:hyperlink>
        </w:p>
        <w:p w14:paraId="6B128B6F"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8" w:history="1">
            <w:r w:rsidR="00B50C45" w:rsidRPr="00D269A6">
              <w:rPr>
                <w:rStyle w:val="Hyperlink"/>
                <w:lang w:val="en-US"/>
              </w:rPr>
              <w:t>6.6.5</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Method Reference</w:t>
            </w:r>
            <w:r w:rsidR="00B50C45">
              <w:rPr>
                <w:webHidden/>
              </w:rPr>
              <w:tab/>
            </w:r>
            <w:r w:rsidR="00B50C45">
              <w:rPr>
                <w:webHidden/>
              </w:rPr>
              <w:fldChar w:fldCharType="begin"/>
            </w:r>
            <w:r w:rsidR="00B50C45">
              <w:rPr>
                <w:webHidden/>
              </w:rPr>
              <w:instrText xml:space="preserve"> PAGEREF _Toc479868218 \h </w:instrText>
            </w:r>
            <w:r w:rsidR="00B50C45">
              <w:rPr>
                <w:webHidden/>
              </w:rPr>
            </w:r>
            <w:r w:rsidR="00B50C45">
              <w:rPr>
                <w:webHidden/>
              </w:rPr>
              <w:fldChar w:fldCharType="separate"/>
            </w:r>
            <w:r w:rsidR="00B50C45">
              <w:rPr>
                <w:webHidden/>
              </w:rPr>
              <w:t>82</w:t>
            </w:r>
            <w:r w:rsidR="00B50C45">
              <w:rPr>
                <w:webHidden/>
              </w:rPr>
              <w:fldChar w:fldCharType="end"/>
            </w:r>
          </w:hyperlink>
        </w:p>
        <w:p w14:paraId="417C0414"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19" w:history="1">
            <w:r w:rsidR="00B50C45" w:rsidRPr="00D269A6">
              <w:rPr>
                <w:rStyle w:val="Hyperlink"/>
                <w:lang w:val="en-US"/>
              </w:rPr>
              <w:t>6.6.6</w:t>
            </w:r>
            <w:r w:rsidR="00B50C45">
              <w:rPr>
                <w:rFonts w:asciiTheme="minorHAnsi" w:eastAsiaTheme="minorEastAsia" w:hAnsiTheme="minorHAnsi" w:cstheme="minorBidi"/>
                <w:i w:val="0"/>
                <w:iCs w:val="0"/>
                <w:sz w:val="22"/>
                <w:szCs w:val="22"/>
                <w:lang w:eastAsia="pt-BR"/>
              </w:rPr>
              <w:tab/>
            </w:r>
            <w:r w:rsidR="00B50C45" w:rsidRPr="00D269A6">
              <w:rPr>
                <w:rStyle w:val="Hyperlink"/>
                <w:lang w:val="en-US"/>
              </w:rPr>
              <w:t>Stream</w:t>
            </w:r>
            <w:r w:rsidR="00B50C45">
              <w:rPr>
                <w:webHidden/>
              </w:rPr>
              <w:tab/>
            </w:r>
            <w:r w:rsidR="00B50C45">
              <w:rPr>
                <w:webHidden/>
              </w:rPr>
              <w:fldChar w:fldCharType="begin"/>
            </w:r>
            <w:r w:rsidR="00B50C45">
              <w:rPr>
                <w:webHidden/>
              </w:rPr>
              <w:instrText xml:space="preserve"> PAGEREF _Toc479868219 \h </w:instrText>
            </w:r>
            <w:r w:rsidR="00B50C45">
              <w:rPr>
                <w:webHidden/>
              </w:rPr>
            </w:r>
            <w:r w:rsidR="00B50C45">
              <w:rPr>
                <w:webHidden/>
              </w:rPr>
              <w:fldChar w:fldCharType="separate"/>
            </w:r>
            <w:r w:rsidR="00B50C45">
              <w:rPr>
                <w:webHidden/>
              </w:rPr>
              <w:t>83</w:t>
            </w:r>
            <w:r w:rsidR="00B50C45">
              <w:rPr>
                <w:webHidden/>
              </w:rPr>
              <w:fldChar w:fldCharType="end"/>
            </w:r>
          </w:hyperlink>
        </w:p>
        <w:p w14:paraId="4DB55CB0"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220" w:history="1">
            <w:r w:rsidR="00B50C45" w:rsidRPr="00D269A6">
              <w:rPr>
                <w:rStyle w:val="Hyperlink"/>
              </w:rPr>
              <w:t>7.</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Resultados Obtidos</w:t>
            </w:r>
            <w:r w:rsidR="00B50C45">
              <w:rPr>
                <w:webHidden/>
              </w:rPr>
              <w:tab/>
            </w:r>
            <w:r w:rsidR="00B50C45">
              <w:rPr>
                <w:webHidden/>
              </w:rPr>
              <w:fldChar w:fldCharType="begin"/>
            </w:r>
            <w:r w:rsidR="00B50C45">
              <w:rPr>
                <w:webHidden/>
              </w:rPr>
              <w:instrText xml:space="preserve"> PAGEREF _Toc479868220 \h </w:instrText>
            </w:r>
            <w:r w:rsidR="00B50C45">
              <w:rPr>
                <w:webHidden/>
              </w:rPr>
            </w:r>
            <w:r w:rsidR="00B50C45">
              <w:rPr>
                <w:webHidden/>
              </w:rPr>
              <w:fldChar w:fldCharType="separate"/>
            </w:r>
            <w:r w:rsidR="00B50C45">
              <w:rPr>
                <w:webHidden/>
              </w:rPr>
              <w:t>92</w:t>
            </w:r>
            <w:r w:rsidR="00B50C45">
              <w:rPr>
                <w:webHidden/>
              </w:rPr>
              <w:fldChar w:fldCharType="end"/>
            </w:r>
          </w:hyperlink>
        </w:p>
        <w:p w14:paraId="41B1BB95"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21" w:history="1">
            <w:r w:rsidR="00B50C45" w:rsidRPr="00D269A6">
              <w:rPr>
                <w:rStyle w:val="Hyperlink"/>
              </w:rPr>
              <w:t>7.1</w:t>
            </w:r>
            <w:r w:rsidR="00B50C45">
              <w:rPr>
                <w:rFonts w:asciiTheme="minorHAnsi" w:eastAsiaTheme="minorEastAsia" w:hAnsiTheme="minorHAnsi" w:cstheme="minorBidi"/>
                <w:smallCaps w:val="0"/>
                <w:lang w:eastAsia="pt-BR"/>
              </w:rPr>
              <w:tab/>
            </w:r>
            <w:r w:rsidR="00B50C45" w:rsidRPr="00D269A6">
              <w:rPr>
                <w:rStyle w:val="Hyperlink"/>
              </w:rPr>
              <w:t>Criar RNA</w:t>
            </w:r>
            <w:r w:rsidR="00B50C45">
              <w:rPr>
                <w:webHidden/>
              </w:rPr>
              <w:tab/>
            </w:r>
            <w:r w:rsidR="00B50C45">
              <w:rPr>
                <w:webHidden/>
              </w:rPr>
              <w:fldChar w:fldCharType="begin"/>
            </w:r>
            <w:r w:rsidR="00B50C45">
              <w:rPr>
                <w:webHidden/>
              </w:rPr>
              <w:instrText xml:space="preserve"> PAGEREF _Toc479868221 \h </w:instrText>
            </w:r>
            <w:r w:rsidR="00B50C45">
              <w:rPr>
                <w:webHidden/>
              </w:rPr>
            </w:r>
            <w:r w:rsidR="00B50C45">
              <w:rPr>
                <w:webHidden/>
              </w:rPr>
              <w:fldChar w:fldCharType="separate"/>
            </w:r>
            <w:r w:rsidR="00B50C45">
              <w:rPr>
                <w:webHidden/>
              </w:rPr>
              <w:t>92</w:t>
            </w:r>
            <w:r w:rsidR="00B50C45">
              <w:rPr>
                <w:webHidden/>
              </w:rPr>
              <w:fldChar w:fldCharType="end"/>
            </w:r>
          </w:hyperlink>
        </w:p>
        <w:p w14:paraId="5A760F5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22" w:history="1">
            <w:r w:rsidR="00B50C45" w:rsidRPr="00D269A6">
              <w:rPr>
                <w:rStyle w:val="Hyperlink"/>
              </w:rPr>
              <w:t>7.2</w:t>
            </w:r>
            <w:r w:rsidR="00B50C45">
              <w:rPr>
                <w:rFonts w:asciiTheme="minorHAnsi" w:eastAsiaTheme="minorEastAsia" w:hAnsiTheme="minorHAnsi" w:cstheme="minorBidi"/>
                <w:smallCaps w:val="0"/>
                <w:lang w:eastAsia="pt-BR"/>
              </w:rPr>
              <w:tab/>
            </w:r>
            <w:r w:rsidR="00B50C45" w:rsidRPr="00D269A6">
              <w:rPr>
                <w:rStyle w:val="Hyperlink"/>
              </w:rPr>
              <w:t>Escolher RNA</w:t>
            </w:r>
            <w:r w:rsidR="00B50C45">
              <w:rPr>
                <w:webHidden/>
              </w:rPr>
              <w:tab/>
            </w:r>
            <w:r w:rsidR="00B50C45">
              <w:rPr>
                <w:webHidden/>
              </w:rPr>
              <w:fldChar w:fldCharType="begin"/>
            </w:r>
            <w:r w:rsidR="00B50C45">
              <w:rPr>
                <w:webHidden/>
              </w:rPr>
              <w:instrText xml:space="preserve"> PAGEREF _Toc479868222 \h </w:instrText>
            </w:r>
            <w:r w:rsidR="00B50C45">
              <w:rPr>
                <w:webHidden/>
              </w:rPr>
            </w:r>
            <w:r w:rsidR="00B50C45">
              <w:rPr>
                <w:webHidden/>
              </w:rPr>
              <w:fldChar w:fldCharType="separate"/>
            </w:r>
            <w:r w:rsidR="00B50C45">
              <w:rPr>
                <w:webHidden/>
              </w:rPr>
              <w:t>99</w:t>
            </w:r>
            <w:r w:rsidR="00B50C45">
              <w:rPr>
                <w:webHidden/>
              </w:rPr>
              <w:fldChar w:fldCharType="end"/>
            </w:r>
          </w:hyperlink>
        </w:p>
        <w:p w14:paraId="7E36FF4D"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23" w:history="1">
            <w:r w:rsidR="00B50C45" w:rsidRPr="00D269A6">
              <w:rPr>
                <w:rStyle w:val="Hyperlink"/>
              </w:rPr>
              <w:t>7.3</w:t>
            </w:r>
            <w:r w:rsidR="00B50C45">
              <w:rPr>
                <w:rFonts w:asciiTheme="minorHAnsi" w:eastAsiaTheme="minorEastAsia" w:hAnsiTheme="minorHAnsi" w:cstheme="minorBidi"/>
                <w:smallCaps w:val="0"/>
                <w:lang w:eastAsia="pt-BR"/>
              </w:rPr>
              <w:tab/>
            </w:r>
            <w:r w:rsidR="00B50C45" w:rsidRPr="00D269A6">
              <w:rPr>
                <w:rStyle w:val="Hyperlink"/>
              </w:rPr>
              <w:t>Treinar RNA</w:t>
            </w:r>
            <w:r w:rsidR="00B50C45">
              <w:rPr>
                <w:webHidden/>
              </w:rPr>
              <w:tab/>
            </w:r>
            <w:r w:rsidR="00B50C45">
              <w:rPr>
                <w:webHidden/>
              </w:rPr>
              <w:fldChar w:fldCharType="begin"/>
            </w:r>
            <w:r w:rsidR="00B50C45">
              <w:rPr>
                <w:webHidden/>
              </w:rPr>
              <w:instrText xml:space="preserve"> PAGEREF _Toc479868223 \h </w:instrText>
            </w:r>
            <w:r w:rsidR="00B50C45">
              <w:rPr>
                <w:webHidden/>
              </w:rPr>
            </w:r>
            <w:r w:rsidR="00B50C45">
              <w:rPr>
                <w:webHidden/>
              </w:rPr>
              <w:fldChar w:fldCharType="separate"/>
            </w:r>
            <w:r w:rsidR="00B50C45">
              <w:rPr>
                <w:webHidden/>
              </w:rPr>
              <w:t>101</w:t>
            </w:r>
            <w:r w:rsidR="00B50C45">
              <w:rPr>
                <w:webHidden/>
              </w:rPr>
              <w:fldChar w:fldCharType="end"/>
            </w:r>
          </w:hyperlink>
        </w:p>
        <w:p w14:paraId="1EED1B7F"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24" w:history="1">
            <w:r w:rsidR="00B50C45" w:rsidRPr="00D269A6">
              <w:rPr>
                <w:rStyle w:val="Hyperlink"/>
              </w:rPr>
              <w:t>7.4</w:t>
            </w:r>
            <w:r w:rsidR="00B50C45">
              <w:rPr>
                <w:rFonts w:asciiTheme="minorHAnsi" w:eastAsiaTheme="minorEastAsia" w:hAnsiTheme="minorHAnsi" w:cstheme="minorBidi"/>
                <w:smallCaps w:val="0"/>
                <w:lang w:eastAsia="pt-BR"/>
              </w:rPr>
              <w:tab/>
            </w:r>
            <w:r w:rsidR="00B50C45" w:rsidRPr="00D269A6">
              <w:rPr>
                <w:rStyle w:val="Hyperlink"/>
              </w:rPr>
              <w:t>Gerar Relatório</w:t>
            </w:r>
            <w:r w:rsidR="00B50C45">
              <w:rPr>
                <w:webHidden/>
              </w:rPr>
              <w:tab/>
            </w:r>
            <w:r w:rsidR="00B50C45">
              <w:rPr>
                <w:webHidden/>
              </w:rPr>
              <w:fldChar w:fldCharType="begin"/>
            </w:r>
            <w:r w:rsidR="00B50C45">
              <w:rPr>
                <w:webHidden/>
              </w:rPr>
              <w:instrText xml:space="preserve"> PAGEREF _Toc479868224 \h </w:instrText>
            </w:r>
            <w:r w:rsidR="00B50C45">
              <w:rPr>
                <w:webHidden/>
              </w:rPr>
            </w:r>
            <w:r w:rsidR="00B50C45">
              <w:rPr>
                <w:webHidden/>
              </w:rPr>
              <w:fldChar w:fldCharType="separate"/>
            </w:r>
            <w:r w:rsidR="00B50C45">
              <w:rPr>
                <w:webHidden/>
              </w:rPr>
              <w:t>109</w:t>
            </w:r>
            <w:r w:rsidR="00B50C45">
              <w:rPr>
                <w:webHidden/>
              </w:rPr>
              <w:fldChar w:fldCharType="end"/>
            </w:r>
          </w:hyperlink>
        </w:p>
        <w:p w14:paraId="0944879E"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225" w:history="1">
            <w:r w:rsidR="00B50C45" w:rsidRPr="00D269A6">
              <w:rPr>
                <w:rStyle w:val="Hyperlink"/>
                <w:rFonts w:eastAsia="Arial"/>
                <w:iCs/>
                <w:lang w:eastAsia="pt-BR"/>
              </w:rPr>
              <w:t>8.</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Considerações Finais</w:t>
            </w:r>
            <w:r w:rsidR="00B50C45">
              <w:rPr>
                <w:webHidden/>
              </w:rPr>
              <w:tab/>
            </w:r>
            <w:r w:rsidR="00B50C45">
              <w:rPr>
                <w:webHidden/>
              </w:rPr>
              <w:fldChar w:fldCharType="begin"/>
            </w:r>
            <w:r w:rsidR="00B50C45">
              <w:rPr>
                <w:webHidden/>
              </w:rPr>
              <w:instrText xml:space="preserve"> PAGEREF _Toc479868225 \h </w:instrText>
            </w:r>
            <w:r w:rsidR="00B50C45">
              <w:rPr>
                <w:webHidden/>
              </w:rPr>
            </w:r>
            <w:r w:rsidR="00B50C45">
              <w:rPr>
                <w:webHidden/>
              </w:rPr>
              <w:fldChar w:fldCharType="separate"/>
            </w:r>
            <w:r w:rsidR="00B50C45">
              <w:rPr>
                <w:webHidden/>
              </w:rPr>
              <w:t>113</w:t>
            </w:r>
            <w:r w:rsidR="00B50C45">
              <w:rPr>
                <w:webHidden/>
              </w:rPr>
              <w:fldChar w:fldCharType="end"/>
            </w:r>
          </w:hyperlink>
        </w:p>
        <w:p w14:paraId="25137FE2"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26" w:history="1">
            <w:r w:rsidR="00B50C45" w:rsidRPr="00D269A6">
              <w:rPr>
                <w:rStyle w:val="Hyperlink"/>
              </w:rPr>
              <w:t>8.1</w:t>
            </w:r>
            <w:r w:rsidR="00B50C45">
              <w:rPr>
                <w:rFonts w:asciiTheme="minorHAnsi" w:eastAsiaTheme="minorEastAsia" w:hAnsiTheme="minorHAnsi" w:cstheme="minorBidi"/>
                <w:smallCaps w:val="0"/>
                <w:lang w:eastAsia="pt-BR"/>
              </w:rPr>
              <w:tab/>
            </w:r>
            <w:r w:rsidR="00B50C45" w:rsidRPr="00D269A6">
              <w:rPr>
                <w:rStyle w:val="Hyperlink"/>
              </w:rPr>
              <w:t>Conclusão</w:t>
            </w:r>
            <w:r w:rsidR="00B50C45">
              <w:rPr>
                <w:webHidden/>
              </w:rPr>
              <w:tab/>
            </w:r>
            <w:r w:rsidR="00B50C45">
              <w:rPr>
                <w:webHidden/>
              </w:rPr>
              <w:fldChar w:fldCharType="begin"/>
            </w:r>
            <w:r w:rsidR="00B50C45">
              <w:rPr>
                <w:webHidden/>
              </w:rPr>
              <w:instrText xml:space="preserve"> PAGEREF _Toc479868226 \h </w:instrText>
            </w:r>
            <w:r w:rsidR="00B50C45">
              <w:rPr>
                <w:webHidden/>
              </w:rPr>
            </w:r>
            <w:r w:rsidR="00B50C45">
              <w:rPr>
                <w:webHidden/>
              </w:rPr>
              <w:fldChar w:fldCharType="separate"/>
            </w:r>
            <w:r w:rsidR="00B50C45">
              <w:rPr>
                <w:webHidden/>
              </w:rPr>
              <w:t>113</w:t>
            </w:r>
            <w:r w:rsidR="00B50C45">
              <w:rPr>
                <w:webHidden/>
              </w:rPr>
              <w:fldChar w:fldCharType="end"/>
            </w:r>
          </w:hyperlink>
        </w:p>
        <w:p w14:paraId="781DBF84" w14:textId="77777777" w:rsidR="00B50C45" w:rsidRDefault="005856B2">
          <w:pPr>
            <w:pStyle w:val="TOC2"/>
            <w:tabs>
              <w:tab w:val="left" w:pos="1680"/>
            </w:tabs>
            <w:rPr>
              <w:rFonts w:asciiTheme="minorHAnsi" w:eastAsiaTheme="minorEastAsia" w:hAnsiTheme="minorHAnsi" w:cstheme="minorBidi"/>
              <w:smallCaps w:val="0"/>
              <w:lang w:eastAsia="pt-BR"/>
            </w:rPr>
          </w:pPr>
          <w:hyperlink w:anchor="_Toc479868227" w:history="1">
            <w:r w:rsidR="00B50C45" w:rsidRPr="00D269A6">
              <w:rPr>
                <w:rStyle w:val="Hyperlink"/>
              </w:rPr>
              <w:t>8.2</w:t>
            </w:r>
            <w:r w:rsidR="00B50C45">
              <w:rPr>
                <w:rFonts w:asciiTheme="minorHAnsi" w:eastAsiaTheme="minorEastAsia" w:hAnsiTheme="minorHAnsi" w:cstheme="minorBidi"/>
                <w:smallCaps w:val="0"/>
                <w:lang w:eastAsia="pt-BR"/>
              </w:rPr>
              <w:tab/>
            </w:r>
            <w:r w:rsidR="00B50C45" w:rsidRPr="00D269A6">
              <w:rPr>
                <w:rStyle w:val="Hyperlink"/>
              </w:rPr>
              <w:t>Trabalhos futuros</w:t>
            </w:r>
            <w:r w:rsidR="00B50C45">
              <w:rPr>
                <w:webHidden/>
              </w:rPr>
              <w:tab/>
            </w:r>
            <w:r w:rsidR="00B50C45">
              <w:rPr>
                <w:webHidden/>
              </w:rPr>
              <w:fldChar w:fldCharType="begin"/>
            </w:r>
            <w:r w:rsidR="00B50C45">
              <w:rPr>
                <w:webHidden/>
              </w:rPr>
              <w:instrText xml:space="preserve"> PAGEREF _Toc479868227 \h </w:instrText>
            </w:r>
            <w:r w:rsidR="00B50C45">
              <w:rPr>
                <w:webHidden/>
              </w:rPr>
            </w:r>
            <w:r w:rsidR="00B50C45">
              <w:rPr>
                <w:webHidden/>
              </w:rPr>
              <w:fldChar w:fldCharType="separate"/>
            </w:r>
            <w:r w:rsidR="00B50C45">
              <w:rPr>
                <w:webHidden/>
              </w:rPr>
              <w:t>113</w:t>
            </w:r>
            <w:r w:rsidR="00B50C45">
              <w:rPr>
                <w:webHidden/>
              </w:rPr>
              <w:fldChar w:fldCharType="end"/>
            </w:r>
          </w:hyperlink>
        </w:p>
        <w:p w14:paraId="2849108F"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28" w:history="1">
            <w:r w:rsidR="00B50C45" w:rsidRPr="00D269A6">
              <w:rPr>
                <w:rStyle w:val="Hyperlink"/>
              </w:rPr>
              <w:t>8.2.1</w:t>
            </w:r>
            <w:r w:rsidR="00B50C45">
              <w:rPr>
                <w:rFonts w:asciiTheme="minorHAnsi" w:eastAsiaTheme="minorEastAsia" w:hAnsiTheme="minorHAnsi" w:cstheme="minorBidi"/>
                <w:i w:val="0"/>
                <w:iCs w:val="0"/>
                <w:sz w:val="22"/>
                <w:szCs w:val="22"/>
                <w:lang w:eastAsia="pt-BR"/>
              </w:rPr>
              <w:tab/>
            </w:r>
            <w:r w:rsidR="00B50C45" w:rsidRPr="00D269A6">
              <w:rPr>
                <w:rStyle w:val="Hyperlink"/>
              </w:rPr>
              <w:t>Gráfico</w:t>
            </w:r>
            <w:r w:rsidR="00B50C45">
              <w:rPr>
                <w:webHidden/>
              </w:rPr>
              <w:tab/>
            </w:r>
            <w:r w:rsidR="00B50C45">
              <w:rPr>
                <w:webHidden/>
              </w:rPr>
              <w:fldChar w:fldCharType="begin"/>
            </w:r>
            <w:r w:rsidR="00B50C45">
              <w:rPr>
                <w:webHidden/>
              </w:rPr>
              <w:instrText xml:space="preserve"> PAGEREF _Toc479868228 \h </w:instrText>
            </w:r>
            <w:r w:rsidR="00B50C45">
              <w:rPr>
                <w:webHidden/>
              </w:rPr>
            </w:r>
            <w:r w:rsidR="00B50C45">
              <w:rPr>
                <w:webHidden/>
              </w:rPr>
              <w:fldChar w:fldCharType="separate"/>
            </w:r>
            <w:r w:rsidR="00B50C45">
              <w:rPr>
                <w:webHidden/>
              </w:rPr>
              <w:t>113</w:t>
            </w:r>
            <w:r w:rsidR="00B50C45">
              <w:rPr>
                <w:webHidden/>
              </w:rPr>
              <w:fldChar w:fldCharType="end"/>
            </w:r>
          </w:hyperlink>
        </w:p>
        <w:p w14:paraId="160CFD1E"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29" w:history="1">
            <w:r w:rsidR="00B50C45" w:rsidRPr="00D269A6">
              <w:rPr>
                <w:rStyle w:val="Hyperlink"/>
              </w:rPr>
              <w:t>8.2.2</w:t>
            </w:r>
            <w:r w:rsidR="00B50C45">
              <w:rPr>
                <w:rFonts w:asciiTheme="minorHAnsi" w:eastAsiaTheme="minorEastAsia" w:hAnsiTheme="minorHAnsi" w:cstheme="minorBidi"/>
                <w:i w:val="0"/>
                <w:iCs w:val="0"/>
                <w:sz w:val="22"/>
                <w:szCs w:val="22"/>
                <w:lang w:eastAsia="pt-BR"/>
              </w:rPr>
              <w:tab/>
            </w:r>
            <w:r w:rsidR="00B50C45" w:rsidRPr="00D269A6">
              <w:rPr>
                <w:rStyle w:val="Hyperlink"/>
              </w:rPr>
              <w:t>Comparativo entre outras RNA</w:t>
            </w:r>
            <w:r w:rsidR="00B50C45">
              <w:rPr>
                <w:webHidden/>
              </w:rPr>
              <w:tab/>
            </w:r>
            <w:r w:rsidR="00B50C45">
              <w:rPr>
                <w:webHidden/>
              </w:rPr>
              <w:fldChar w:fldCharType="begin"/>
            </w:r>
            <w:r w:rsidR="00B50C45">
              <w:rPr>
                <w:webHidden/>
              </w:rPr>
              <w:instrText xml:space="preserve"> PAGEREF _Toc479868229 \h </w:instrText>
            </w:r>
            <w:r w:rsidR="00B50C45">
              <w:rPr>
                <w:webHidden/>
              </w:rPr>
            </w:r>
            <w:r w:rsidR="00B50C45">
              <w:rPr>
                <w:webHidden/>
              </w:rPr>
              <w:fldChar w:fldCharType="separate"/>
            </w:r>
            <w:r w:rsidR="00B50C45">
              <w:rPr>
                <w:webHidden/>
              </w:rPr>
              <w:t>114</w:t>
            </w:r>
            <w:r w:rsidR="00B50C45">
              <w:rPr>
                <w:webHidden/>
              </w:rPr>
              <w:fldChar w:fldCharType="end"/>
            </w:r>
          </w:hyperlink>
        </w:p>
        <w:p w14:paraId="0B572019"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30" w:history="1">
            <w:r w:rsidR="00B50C45" w:rsidRPr="00D269A6">
              <w:rPr>
                <w:rStyle w:val="Hyperlink"/>
              </w:rPr>
              <w:t>8.2.3</w:t>
            </w:r>
            <w:r w:rsidR="00B50C45">
              <w:rPr>
                <w:rFonts w:asciiTheme="minorHAnsi" w:eastAsiaTheme="minorEastAsia" w:hAnsiTheme="minorHAnsi" w:cstheme="minorBidi"/>
                <w:i w:val="0"/>
                <w:iCs w:val="0"/>
                <w:sz w:val="22"/>
                <w:szCs w:val="22"/>
                <w:lang w:eastAsia="pt-BR"/>
              </w:rPr>
              <w:tab/>
            </w:r>
            <w:r w:rsidR="00B50C45" w:rsidRPr="00D269A6">
              <w:rPr>
                <w:rStyle w:val="Hyperlink"/>
              </w:rPr>
              <w:t>Base de dados</w:t>
            </w:r>
            <w:r w:rsidR="00B50C45">
              <w:rPr>
                <w:webHidden/>
              </w:rPr>
              <w:tab/>
            </w:r>
            <w:r w:rsidR="00B50C45">
              <w:rPr>
                <w:webHidden/>
              </w:rPr>
              <w:fldChar w:fldCharType="begin"/>
            </w:r>
            <w:r w:rsidR="00B50C45">
              <w:rPr>
                <w:webHidden/>
              </w:rPr>
              <w:instrText xml:space="preserve"> PAGEREF _Toc479868230 \h </w:instrText>
            </w:r>
            <w:r w:rsidR="00B50C45">
              <w:rPr>
                <w:webHidden/>
              </w:rPr>
            </w:r>
            <w:r w:rsidR="00B50C45">
              <w:rPr>
                <w:webHidden/>
              </w:rPr>
              <w:fldChar w:fldCharType="separate"/>
            </w:r>
            <w:r w:rsidR="00B50C45">
              <w:rPr>
                <w:webHidden/>
              </w:rPr>
              <w:t>114</w:t>
            </w:r>
            <w:r w:rsidR="00B50C45">
              <w:rPr>
                <w:webHidden/>
              </w:rPr>
              <w:fldChar w:fldCharType="end"/>
            </w:r>
          </w:hyperlink>
        </w:p>
        <w:p w14:paraId="28771B67"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31" w:history="1">
            <w:r w:rsidR="00B50C45" w:rsidRPr="00D269A6">
              <w:rPr>
                <w:rStyle w:val="Hyperlink"/>
              </w:rPr>
              <w:t>8.2.4</w:t>
            </w:r>
            <w:r w:rsidR="00B50C45">
              <w:rPr>
                <w:rFonts w:asciiTheme="minorHAnsi" w:eastAsiaTheme="minorEastAsia" w:hAnsiTheme="minorHAnsi" w:cstheme="minorBidi"/>
                <w:i w:val="0"/>
                <w:iCs w:val="0"/>
                <w:sz w:val="22"/>
                <w:szCs w:val="22"/>
                <w:lang w:eastAsia="pt-BR"/>
              </w:rPr>
              <w:tab/>
            </w:r>
            <w:r w:rsidR="00B50C45" w:rsidRPr="00D269A6">
              <w:rPr>
                <w:rStyle w:val="Hyperlink"/>
              </w:rPr>
              <w:t>Outros relatórios</w:t>
            </w:r>
            <w:r w:rsidR="00B50C45">
              <w:rPr>
                <w:webHidden/>
              </w:rPr>
              <w:tab/>
            </w:r>
            <w:r w:rsidR="00B50C45">
              <w:rPr>
                <w:webHidden/>
              </w:rPr>
              <w:fldChar w:fldCharType="begin"/>
            </w:r>
            <w:r w:rsidR="00B50C45">
              <w:rPr>
                <w:webHidden/>
              </w:rPr>
              <w:instrText xml:space="preserve"> PAGEREF _Toc479868231 \h </w:instrText>
            </w:r>
            <w:r w:rsidR="00B50C45">
              <w:rPr>
                <w:webHidden/>
              </w:rPr>
            </w:r>
            <w:r w:rsidR="00B50C45">
              <w:rPr>
                <w:webHidden/>
              </w:rPr>
              <w:fldChar w:fldCharType="separate"/>
            </w:r>
            <w:r w:rsidR="00B50C45">
              <w:rPr>
                <w:webHidden/>
              </w:rPr>
              <w:t>114</w:t>
            </w:r>
            <w:r w:rsidR="00B50C45">
              <w:rPr>
                <w:webHidden/>
              </w:rPr>
              <w:fldChar w:fldCharType="end"/>
            </w:r>
          </w:hyperlink>
        </w:p>
        <w:p w14:paraId="7C62FA5B" w14:textId="77777777" w:rsidR="00B50C45" w:rsidRDefault="005856B2">
          <w:pPr>
            <w:pStyle w:val="TOC3"/>
            <w:tabs>
              <w:tab w:val="left" w:pos="1920"/>
            </w:tabs>
            <w:rPr>
              <w:rFonts w:asciiTheme="minorHAnsi" w:eastAsiaTheme="minorEastAsia" w:hAnsiTheme="minorHAnsi" w:cstheme="minorBidi"/>
              <w:i w:val="0"/>
              <w:iCs w:val="0"/>
              <w:sz w:val="22"/>
              <w:szCs w:val="22"/>
              <w:lang w:eastAsia="pt-BR"/>
            </w:rPr>
          </w:pPr>
          <w:hyperlink w:anchor="_Toc479868232" w:history="1">
            <w:r w:rsidR="00B50C45" w:rsidRPr="00D269A6">
              <w:rPr>
                <w:rStyle w:val="Hyperlink"/>
              </w:rPr>
              <w:t>8.2.5</w:t>
            </w:r>
            <w:r w:rsidR="00B50C45">
              <w:rPr>
                <w:rFonts w:asciiTheme="minorHAnsi" w:eastAsiaTheme="minorEastAsia" w:hAnsiTheme="minorHAnsi" w:cstheme="minorBidi"/>
                <w:i w:val="0"/>
                <w:iCs w:val="0"/>
                <w:sz w:val="22"/>
                <w:szCs w:val="22"/>
                <w:lang w:eastAsia="pt-BR"/>
              </w:rPr>
              <w:tab/>
            </w:r>
            <w:r w:rsidR="00B50C45" w:rsidRPr="00D269A6">
              <w:rPr>
                <w:rStyle w:val="Hyperlink"/>
              </w:rPr>
              <w:t>Layout</w:t>
            </w:r>
            <w:r w:rsidR="00B50C45">
              <w:rPr>
                <w:webHidden/>
              </w:rPr>
              <w:tab/>
            </w:r>
            <w:r w:rsidR="00B50C45">
              <w:rPr>
                <w:webHidden/>
              </w:rPr>
              <w:fldChar w:fldCharType="begin"/>
            </w:r>
            <w:r w:rsidR="00B50C45">
              <w:rPr>
                <w:webHidden/>
              </w:rPr>
              <w:instrText xml:space="preserve"> PAGEREF _Toc479868232 \h </w:instrText>
            </w:r>
            <w:r w:rsidR="00B50C45">
              <w:rPr>
                <w:webHidden/>
              </w:rPr>
            </w:r>
            <w:r w:rsidR="00B50C45">
              <w:rPr>
                <w:webHidden/>
              </w:rPr>
              <w:fldChar w:fldCharType="separate"/>
            </w:r>
            <w:r w:rsidR="00B50C45">
              <w:rPr>
                <w:webHidden/>
              </w:rPr>
              <w:t>115</w:t>
            </w:r>
            <w:r w:rsidR="00B50C45">
              <w:rPr>
                <w:webHidden/>
              </w:rPr>
              <w:fldChar w:fldCharType="end"/>
            </w:r>
          </w:hyperlink>
        </w:p>
        <w:p w14:paraId="7C2B813F" w14:textId="77777777" w:rsidR="00B50C45" w:rsidRDefault="005856B2">
          <w:pPr>
            <w:pStyle w:val="TOC1"/>
            <w:rPr>
              <w:rFonts w:asciiTheme="minorHAnsi" w:eastAsiaTheme="minorEastAsia" w:hAnsiTheme="minorHAnsi" w:cstheme="minorBidi"/>
              <w:b w:val="0"/>
              <w:bCs w:val="0"/>
              <w:caps w:val="0"/>
              <w:sz w:val="22"/>
              <w:szCs w:val="22"/>
              <w:lang w:eastAsia="pt-BR"/>
            </w:rPr>
          </w:pPr>
          <w:hyperlink w:anchor="_Toc479868233" w:history="1">
            <w:r w:rsidR="00B50C45" w:rsidRPr="00D269A6">
              <w:rPr>
                <w:rStyle w:val="Hyperlink"/>
              </w:rPr>
              <w:t>9.</w:t>
            </w:r>
            <w:r w:rsidR="00B50C45">
              <w:rPr>
                <w:rFonts w:asciiTheme="minorHAnsi" w:eastAsiaTheme="minorEastAsia" w:hAnsiTheme="minorHAnsi" w:cstheme="minorBidi"/>
                <w:b w:val="0"/>
                <w:bCs w:val="0"/>
                <w:caps w:val="0"/>
                <w:sz w:val="22"/>
                <w:szCs w:val="22"/>
                <w:lang w:eastAsia="pt-BR"/>
              </w:rPr>
              <w:tab/>
            </w:r>
            <w:r w:rsidR="00B50C45" w:rsidRPr="00D269A6">
              <w:rPr>
                <w:rStyle w:val="Hyperlink"/>
              </w:rPr>
              <w:t>Bibliografia</w:t>
            </w:r>
            <w:r w:rsidR="00B50C45">
              <w:rPr>
                <w:webHidden/>
              </w:rPr>
              <w:tab/>
            </w:r>
            <w:r w:rsidR="00B50C45">
              <w:rPr>
                <w:webHidden/>
              </w:rPr>
              <w:fldChar w:fldCharType="begin"/>
            </w:r>
            <w:r w:rsidR="00B50C45">
              <w:rPr>
                <w:webHidden/>
              </w:rPr>
              <w:instrText xml:space="preserve"> PAGEREF _Toc479868233 \h </w:instrText>
            </w:r>
            <w:r w:rsidR="00B50C45">
              <w:rPr>
                <w:webHidden/>
              </w:rPr>
            </w:r>
            <w:r w:rsidR="00B50C45">
              <w:rPr>
                <w:webHidden/>
              </w:rPr>
              <w:fldChar w:fldCharType="separate"/>
            </w:r>
            <w:r w:rsidR="00B50C45">
              <w:rPr>
                <w:webHidden/>
              </w:rPr>
              <w:t>116</w:t>
            </w:r>
            <w:r w:rsidR="00B50C45">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0395354" w:rsidR="009630D6" w:rsidRDefault="009630D6">
      <w:pPr>
        <w:suppressAutoHyphens w:val="0"/>
        <w:spacing w:after="0"/>
        <w:ind w:firstLine="0"/>
        <w:jc w:val="left"/>
      </w:pPr>
      <w:r>
        <w:br w:type="page"/>
      </w:r>
    </w:p>
    <w:p w14:paraId="623EC2A9"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16" w:name="_Toc447474808"/>
      <w:bookmarkStart w:id="17" w:name="_Toc462599921"/>
      <w:bookmarkStart w:id="18" w:name="_Toc465711338"/>
      <w:bookmarkStart w:id="19" w:name="_Toc479868148"/>
      <w:r w:rsidRPr="00385E45">
        <w:lastRenderedPageBreak/>
        <w:t>INTRODUÇÃO</w:t>
      </w:r>
      <w:bookmarkEnd w:id="15"/>
      <w:bookmarkEnd w:id="16"/>
      <w:bookmarkEnd w:id="17"/>
      <w:bookmarkEnd w:id="18"/>
      <w:bookmarkEnd w:id="19"/>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5C5079F9"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lá, já recebeu 14 bilhões de preços previstos. </w:t>
      </w:r>
      <w:r w:rsidR="005C39FA">
        <w:rPr>
          <w:rFonts w:eastAsia="Arial" w:cs="Arial"/>
        </w:rPr>
        <w:t>E</w:t>
      </w:r>
      <w:r w:rsidR="00966DC1" w:rsidRPr="6103A698">
        <w:rPr>
          <w:rFonts w:eastAsia="Arial" w:cs="Arial"/>
        </w:rPr>
        <w:t xml:space="preserve">les pegam os modelos que possuem </w:t>
      </w:r>
      <w:commentRangeStart w:id="20"/>
      <w:commentRangeStart w:id="21"/>
      <w:r w:rsidR="00966DC1" w:rsidRPr="6103A698">
        <w:rPr>
          <w:rFonts w:eastAsia="Arial" w:cs="Arial"/>
        </w:rPr>
        <w:t xml:space="preserve">maior acurácia </w:t>
      </w:r>
      <w:commentRangeEnd w:id="20"/>
      <w:r w:rsidR="005C39FA">
        <w:rPr>
          <w:rStyle w:val="CommentReference"/>
        </w:rPr>
        <w:commentReference w:id="20"/>
      </w:r>
      <w:commentRangeEnd w:id="21"/>
      <w:r w:rsidR="009D6B61">
        <w:rPr>
          <w:rStyle w:val="CommentReference"/>
        </w:rPr>
        <w:commentReference w:id="21"/>
      </w:r>
      <w:r w:rsidR="00585689">
        <w:rPr>
          <w:rFonts w:eastAsia="Arial" w:cs="Arial"/>
        </w:rPr>
        <w:t>nos resultados obtidos</w:t>
      </w:r>
      <w:r w:rsidR="009D6B61">
        <w:rPr>
          <w:rFonts w:eastAsia="Arial" w:cs="Arial"/>
        </w:rPr>
        <w:t>, medidos por meio da diferença entre os dados reais e os obtidos pelas redes submetidas</w:t>
      </w:r>
      <w:r w:rsidR="00585689">
        <w:rPr>
          <w:rFonts w:eastAsia="Arial" w:cs="Arial"/>
        </w:rPr>
        <w:t xml:space="preserve"> </w:t>
      </w:r>
      <w:r w:rsidR="00966DC1" w:rsidRPr="6103A698">
        <w:rPr>
          <w:rFonts w:eastAsia="Arial" w:cs="Arial"/>
        </w:rPr>
        <w:t>e usam em seu fundo de investimento</w:t>
      </w:r>
      <w:r w:rsidR="009471FC">
        <w:rPr>
          <w:rFonts w:eastAsia="Arial" w:cs="Arial"/>
        </w:rPr>
        <w:t>s</w:t>
      </w:r>
      <w:r w:rsidR="00966DC1" w:rsidRPr="6103A698">
        <w:rPr>
          <w:rFonts w:eastAsia="Arial" w:cs="Arial"/>
        </w:rPr>
        <w:t xml:space="preserve"> real e em troca, remunera os melhores contribuintes com Bitcoin</w:t>
      </w:r>
      <w:r w:rsidR="009471FC">
        <w:rPr>
          <w:rFonts w:eastAsia="Arial" w:cs="Arial"/>
        </w:rPr>
        <w:t>s.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38B90FFA"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paralela e muito rapidamente. Há alguns casos em que o cérebro humano é muito superior, em capacidade de processamento e entendimento, do que um computador, como é o c</w:t>
      </w:r>
      <w:r w:rsidR="00E24C2C">
        <w:t xml:space="preserve">aso da visão, ou o </w:t>
      </w:r>
      <w:r w:rsidR="00E24C2C">
        <w:lastRenderedPageBreak/>
        <w:t>reconhecimento de um de um rosto familiar dentre vários rostos desconhecidos em aproximadamente 150 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54234AEC"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aumentar a liquidez de um papel</w:t>
      </w:r>
      <w:r w:rsidR="00982F5C">
        <w:t>, como no trabalho do</w:t>
      </w:r>
      <w:r w:rsidR="00982F5C" w:rsidRPr="00C517EF">
        <w:t xml:space="preserve"> Hendershott</w:t>
      </w:r>
      <w:r w:rsidR="00982F5C">
        <w:t>, Jones e</w:t>
      </w:r>
      <w:r w:rsidR="00982F5C" w:rsidRPr="00C517EF">
        <w:t xml:space="preserv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7129ED8D"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D6B61">
        <w:t>, previu tendencias no indice de Tokio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BF7DFC">
        <w:t xml:space="preserve"> que</w:t>
      </w:r>
      <w:r w:rsidR="009D6B61">
        <w:t xml:space="preserve"> </w:t>
      </w:r>
      <w:r w:rsidR="00260270">
        <w:t>desenvolveu um modelo para varios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BF7DFC">
        <w:t xml:space="preserve"> que</w:t>
      </w:r>
      <w:r w:rsidR="00260270">
        <w:t xml:space="preserve"> criou uma rede para prever medias moveis</w:t>
      </w:r>
      <w:r w:rsidR="008871AE" w:rsidRPr="382A6C4F">
        <w:rPr>
          <w:rFonts w:eastAsia="Arial" w:cs="Arial"/>
        </w:rPr>
        <w:t>, entre outros</w:t>
      </w:r>
      <w:r w:rsidR="00982F5C" w:rsidRPr="382A6C4F">
        <w:rPr>
          <w:rFonts w:eastAsia="Arial" w:cs="Arial"/>
        </w:rPr>
        <w:t>.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fundamentaçao desenvolvida, este projeto propoe o desenvolvimento </w:t>
      </w:r>
      <w:r w:rsidR="00982F5C" w:rsidRPr="382A6C4F">
        <w:rPr>
          <w:rFonts w:eastAsia="Arial" w:cs="Arial"/>
        </w:rPr>
        <w:t xml:space="preserve">de um </w:t>
      </w:r>
      <w:commentRangeStart w:id="22"/>
      <w:commentRangeStart w:id="23"/>
      <w:commentRangeStart w:id="24"/>
      <w:r w:rsidR="00982F5C" w:rsidRPr="382A6C4F">
        <w:rPr>
          <w:rFonts w:eastAsia="Arial" w:cs="Arial"/>
        </w:rPr>
        <w:t>software</w:t>
      </w:r>
      <w:commentRangeEnd w:id="22"/>
      <w:r w:rsidR="00BF7DFC">
        <w:rPr>
          <w:rStyle w:val="CommentReference"/>
        </w:rPr>
        <w:commentReference w:id="22"/>
      </w:r>
      <w:commentRangeEnd w:id="23"/>
      <w:r w:rsidR="00EC18C2">
        <w:rPr>
          <w:rStyle w:val="CommentReference"/>
        </w:rPr>
        <w:commentReference w:id="23"/>
      </w:r>
      <w:commentRangeEnd w:id="24"/>
      <w:r w:rsidR="00260270">
        <w:rPr>
          <w:rStyle w:val="CommentReference"/>
        </w:rPr>
        <w:commentReference w:id="24"/>
      </w:r>
      <w:r w:rsidR="00260270">
        <w:rPr>
          <w:rFonts w:eastAsia="Arial" w:cs="Arial"/>
        </w:rPr>
        <w:t xml:space="preserve"> para auxiliar nas tarefas da criacao da rede neural, extracao dos dados, normalizacao, treinamento e validacao da rede.</w:t>
      </w:r>
    </w:p>
    <w:p w14:paraId="74D23665" w14:textId="77777777" w:rsidR="00F3318D" w:rsidRPr="00D71036" w:rsidRDefault="00F3318D" w:rsidP="00966DC1"/>
    <w:p w14:paraId="5E59E5B5" w14:textId="1AA65213" w:rsidR="00417961" w:rsidRPr="00F0378C" w:rsidRDefault="0063479B" w:rsidP="00AD1FC5">
      <w:pPr>
        <w:pStyle w:val="Heading2"/>
      </w:pPr>
      <w:bookmarkStart w:id="25" w:name="_Toc447474809"/>
      <w:bookmarkStart w:id="26" w:name="_Toc462599922"/>
      <w:bookmarkStart w:id="27" w:name="_Toc465711339"/>
      <w:bookmarkStart w:id="28" w:name="_Toc479868149"/>
      <w:r w:rsidRPr="002CE37B">
        <w:t>O</w:t>
      </w:r>
      <w:r w:rsidR="0004786F" w:rsidRPr="002CE37B">
        <w:t>bjetivos</w:t>
      </w:r>
      <w:bookmarkEnd w:id="25"/>
      <w:bookmarkEnd w:id="26"/>
      <w:bookmarkEnd w:id="27"/>
      <w:bookmarkEnd w:id="28"/>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5A0D9A93"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criacao da rede neural, extracao dos dados, normalizacao, treinamento e validacao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Heading2"/>
      </w:pPr>
      <w:bookmarkStart w:id="29" w:name="_Toc447474810"/>
      <w:bookmarkStart w:id="30" w:name="_Toc462599923"/>
      <w:bookmarkStart w:id="31" w:name="_Toc465711340"/>
      <w:bookmarkStart w:id="32" w:name="_Toc479868150"/>
      <w:r w:rsidRPr="00D71036">
        <w:t>J</w:t>
      </w:r>
      <w:r w:rsidR="0004786F" w:rsidRPr="00D71036">
        <w:t>ustificativa</w:t>
      </w:r>
      <w:bookmarkEnd w:id="29"/>
      <w:bookmarkEnd w:id="30"/>
      <w:bookmarkEnd w:id="31"/>
      <w:bookmarkEnd w:id="32"/>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lastRenderedPageBreak/>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Heading2"/>
      </w:pPr>
      <w:bookmarkStart w:id="33" w:name="_Toc465711341"/>
      <w:bookmarkStart w:id="34" w:name="_Toc479868151"/>
      <w:commentRangeStart w:id="35"/>
      <w:commentRangeStart w:id="36"/>
      <w:r w:rsidRPr="00D71036">
        <w:t>Tecnologias</w:t>
      </w:r>
      <w:bookmarkEnd w:id="33"/>
      <w:bookmarkEnd w:id="34"/>
      <w:r w:rsidR="00DE3612">
        <w:t xml:space="preserve"> </w:t>
      </w:r>
      <w:commentRangeEnd w:id="35"/>
      <w:r w:rsidR="00DE3612">
        <w:rPr>
          <w:rStyle w:val="CommentReference"/>
          <w:rFonts w:eastAsia="Times New Roman" w:cs="Times New Roman"/>
          <w:b w:val="0"/>
          <w:bCs w:val="0"/>
          <w:iCs w:val="0"/>
          <w:lang w:eastAsia="ar-SA"/>
        </w:rPr>
        <w:commentReference w:id="35"/>
      </w:r>
      <w:commentRangeEnd w:id="36"/>
      <w:r w:rsidR="00C07063">
        <w:rPr>
          <w:rStyle w:val="CommentReference"/>
          <w:rFonts w:eastAsia="Times New Roman" w:cs="Times New Roman"/>
          <w:b w:val="0"/>
          <w:bCs w:val="0"/>
          <w:iCs w:val="0"/>
          <w:lang w:eastAsia="ar-SA"/>
        </w:rPr>
        <w:commentReference w:id="36"/>
      </w:r>
      <w:r w:rsidR="00DE3612">
        <w:t>e Ferramentas de Apoio</w:t>
      </w:r>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C07063" w:rsidRPr="00E929DD">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C07063" w:rsidRPr="00E929DD">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C07063" w:rsidRPr="00E929DD">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Heading2"/>
      </w:pPr>
      <w:bookmarkStart w:id="37" w:name="_Toc447474811"/>
      <w:bookmarkStart w:id="38" w:name="_Toc462599924"/>
      <w:bookmarkStart w:id="39" w:name="_Toc465711342"/>
      <w:bookmarkStart w:id="40" w:name="_Toc479868152"/>
      <w:r w:rsidRPr="00D71036">
        <w:t>Organização do Trabalho</w:t>
      </w:r>
      <w:bookmarkEnd w:id="37"/>
      <w:bookmarkEnd w:id="38"/>
      <w:bookmarkEnd w:id="39"/>
      <w:bookmarkEnd w:id="40"/>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redes neurais. O Capítulo 3 apresenta 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41" w:name="_Toc462599925"/>
      <w:bookmarkStart w:id="42" w:name="_Toc465711343"/>
      <w:bookmarkStart w:id="43" w:name="_Toc479868153"/>
      <w:r w:rsidR="00BC1E3B" w:rsidRPr="00882F55">
        <w:lastRenderedPageBreak/>
        <w:t>REDES NEURAIS</w:t>
      </w:r>
      <w:r w:rsidR="00BC1E3B">
        <w:t xml:space="preserve"> ARTIFICIAIS</w:t>
      </w:r>
      <w:bookmarkEnd w:id="41"/>
      <w:bookmarkEnd w:id="42"/>
      <w:bookmarkEnd w:id="43"/>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44" w:name="_Toc198053001"/>
    </w:p>
    <w:p w14:paraId="3ACB5560" w14:textId="241DBC06" w:rsidR="001069D4" w:rsidRDefault="00444ACE" w:rsidP="002078DB">
      <w:bookmarkStart w:id="45" w:name="_Toc462599926"/>
      <w:bookmarkEnd w:id="44"/>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45"/>
    </w:p>
    <w:p w14:paraId="6981A04D" w14:textId="0E51A48F" w:rsidR="00886A90" w:rsidRPr="002E2FB6" w:rsidRDefault="00886A90" w:rsidP="00152728">
      <w:pPr>
        <w:pStyle w:val="ListParagraph"/>
        <w:numPr>
          <w:ilvl w:val="0"/>
          <w:numId w:val="2"/>
        </w:numPr>
        <w:rPr>
          <w:rFonts w:eastAsia="Arial" w:cs="Arial"/>
        </w:rPr>
      </w:pPr>
      <w:bookmarkStart w:id="46" w:name="_Toc462599927"/>
      <w:r w:rsidRPr="382A6C4F">
        <w:rPr>
          <w:rFonts w:eastAsia="Arial" w:cs="Arial"/>
        </w:rPr>
        <w:t>O conhecimento é adquirido pela rede a partir do ambiente em que se encontra durante um processo de aprendizagem</w:t>
      </w:r>
      <w:bookmarkEnd w:id="46"/>
    </w:p>
    <w:p w14:paraId="44D9E0CE" w14:textId="7AD0DC8D" w:rsidR="00886A90" w:rsidRPr="002E2FB6" w:rsidRDefault="00886A90" w:rsidP="00152728">
      <w:pPr>
        <w:pStyle w:val="ListParagraph"/>
        <w:numPr>
          <w:ilvl w:val="0"/>
          <w:numId w:val="2"/>
        </w:numPr>
        <w:rPr>
          <w:rFonts w:eastAsia="Arial" w:cs="Arial"/>
        </w:rPr>
      </w:pPr>
      <w:bookmarkStart w:id="47"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7"/>
    </w:p>
    <w:p w14:paraId="51F77571" w14:textId="77777777" w:rsidR="005244A0" w:rsidRDefault="005244A0" w:rsidP="002078DB"/>
    <w:p w14:paraId="015807C2" w14:textId="68CD3623" w:rsidR="005244A0" w:rsidRDefault="00233B56" w:rsidP="002078DB">
      <w:bookmarkStart w:id="48"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8"/>
    </w:p>
    <w:p w14:paraId="6228508D" w14:textId="77777777" w:rsidR="00C14377" w:rsidRPr="005244A0" w:rsidRDefault="00C14377" w:rsidP="002078DB"/>
    <w:p w14:paraId="185E3A83" w14:textId="1B679234" w:rsidR="00886A90" w:rsidRDefault="382A6C4F" w:rsidP="00B933AA">
      <w:pPr>
        <w:pStyle w:val="Quote"/>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 ”</w:t>
      </w:r>
    </w:p>
    <w:p w14:paraId="06FD6EF9" w14:textId="11B5568D" w:rsidR="005244A0" w:rsidRDefault="006B717F" w:rsidP="002078DB">
      <w:r>
        <w:tab/>
      </w:r>
    </w:p>
    <w:p w14:paraId="71B09482" w14:textId="64B90A63" w:rsidR="006B717F" w:rsidRDefault="0053431D" w:rsidP="0053431D">
      <w:pPr>
        <w:pStyle w:val="Caption"/>
      </w:pPr>
      <w:bookmarkStart w:id="49" w:name="_Ref463108960"/>
      <w:bookmarkStart w:id="50" w:name="_Toc465711382"/>
      <w:bookmarkStart w:id="51" w:name="_Toc479868060"/>
      <w:r>
        <w:t xml:space="preserve">Figura </w:t>
      </w:r>
      <w:fldSimple w:instr=" SEQ Figura \* ARABIC ">
        <w:r w:rsidR="00A114EB">
          <w:rPr>
            <w:noProof/>
          </w:rPr>
          <w:t>1</w:t>
        </w:r>
      </w:fldSimple>
      <w:bookmarkEnd w:id="49"/>
      <w:r>
        <w:t>. Modelo de um Neurônio Artificial</w:t>
      </w:r>
      <w:bookmarkEnd w:id="50"/>
      <w:bookmarkEnd w:id="51"/>
    </w:p>
    <w:p w14:paraId="51A46605" w14:textId="77777777" w:rsidR="0053431D" w:rsidRPr="0053431D" w:rsidRDefault="0053431D" w:rsidP="0053431D"/>
    <w:p w14:paraId="5FB99F0B" w14:textId="6285B8A1" w:rsidR="006B717F" w:rsidRDefault="006B717F" w:rsidP="002F168E">
      <w:pPr>
        <w:pStyle w:val="Image"/>
      </w:pPr>
      <w:bookmarkStart w:id="52" w:name="_Toc462599931"/>
      <w:r>
        <w:rPr>
          <w:lang w:val="en-US" w:eastAsia="en-US"/>
        </w:rP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834" cy="2288659"/>
                    </a:xfrm>
                    <a:prstGeom prst="rect">
                      <a:avLst/>
                    </a:prstGeom>
                  </pic:spPr>
                </pic:pic>
              </a:graphicData>
            </a:graphic>
          </wp:inline>
        </w:drawing>
      </w:r>
      <w:bookmarkEnd w:id="52"/>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0577C5BB" w14:textId="08181507" w:rsidR="00C14377" w:rsidRDefault="00C14377" w:rsidP="002078DB">
      <w:pPr>
        <w:rPr>
          <w:rFonts w:eastAsia="Arial" w:cs="Arial"/>
        </w:rPr>
      </w:pPr>
      <w:bookmarkStart w:id="53" w:name="_Toc462599932"/>
      <w:r w:rsidRPr="382A6C4F">
        <w:rPr>
          <w:rFonts w:eastAsia="Arial" w:cs="Arial"/>
        </w:rPr>
        <w:t xml:space="preserve">A Equação 1 </w:t>
      </w:r>
      <w:r w:rsidR="00AD57AF" w:rsidRPr="00404D66">
        <w:rPr>
          <w:rFonts w:eastAsia="Arial" w:cs="Arial"/>
        </w:rPr>
        <w:commentReference w:id="54"/>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w:t>
      </w:r>
      <w:commentRangeStart w:id="55"/>
      <w:commentRangeStart w:id="56"/>
      <w:r w:rsidRPr="382A6C4F">
        <w:rPr>
          <w:rFonts w:eastAsia="Arial" w:cs="Arial"/>
        </w:rPr>
        <w:t xml:space="preserve">bias </w:t>
      </w:r>
      <w:commentRangeEnd w:id="55"/>
      <w:r w:rsidR="00AD57AF" w:rsidRPr="00404D66">
        <w:rPr>
          <w:rFonts w:eastAsia="Arial" w:cs="Arial"/>
        </w:rPr>
        <w:commentReference w:id="55"/>
      </w:r>
      <w:commentRangeEnd w:id="56"/>
      <w:r w:rsidR="00404D66">
        <w:rPr>
          <w:rStyle w:val="CommentReference"/>
        </w:rPr>
        <w:commentReference w:id="56"/>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F3318D" w:rsidRPr="00404D66">
            <w:rPr>
              <w:rFonts w:eastAsia="Arial" w:cs="Arial"/>
            </w:rPr>
            <w:t>(VON ZUBEN e ATTUX, 2010)</w:t>
          </w:r>
          <w:r w:rsidRPr="00404D66">
            <w:rPr>
              <w:rFonts w:eastAsia="Arial" w:cs="Arial"/>
            </w:rPr>
            <w:fldChar w:fldCharType="end"/>
          </w:r>
        </w:sdtContent>
      </w:sdt>
      <w:r w:rsidRPr="382A6C4F">
        <w:rPr>
          <w:rFonts w:eastAsia="Arial" w:cs="Arial"/>
        </w:rPr>
        <w:t>:</w:t>
      </w:r>
      <w:bookmarkEnd w:id="53"/>
    </w:p>
    <w:p w14:paraId="15B528F6" w14:textId="38FFE567" w:rsidR="00AD57AF" w:rsidRDefault="00AD57AF" w:rsidP="002078DB">
      <w:pPr>
        <w:rPr>
          <w:rFonts w:eastAsia="Arial" w:cs="Arial"/>
        </w:rPr>
      </w:pPr>
    </w:p>
    <w:p w14:paraId="4C108067" w14:textId="5C564524" w:rsidR="00AD57AF" w:rsidRDefault="00AD57AF" w:rsidP="00404D66">
      <w:pPr>
        <w:pStyle w:val="Caption"/>
      </w:pPr>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p>
    <w:p w14:paraId="6A9826E2" w14:textId="20A1EDC8" w:rsidR="001B3CD2" w:rsidRDefault="00C14377" w:rsidP="00ED5B11">
      <w:pPr>
        <w:pStyle w:val="Caption"/>
      </w:pPr>
      <w:bookmarkStart w:id="57" w:name="_Toc462599933"/>
      <w:bookmarkStart w:id="58" w:name="_Toc463109358"/>
      <w:r>
        <w:rPr>
          <w:noProof/>
          <w:lang w:val="en-US" w:eastAsia="en-US"/>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2200" cy="584108"/>
                    </a:xfrm>
                    <a:prstGeom prst="rect">
                      <a:avLst/>
                    </a:prstGeom>
                  </pic:spPr>
                </pic:pic>
              </a:graphicData>
            </a:graphic>
          </wp:inline>
        </w:drawing>
      </w:r>
      <w:bookmarkEnd w:id="57"/>
      <w:bookmarkEnd w:id="58"/>
    </w:p>
    <w:p w14:paraId="30B10263" w14:textId="77777777" w:rsidR="006B717F" w:rsidRDefault="006B717F" w:rsidP="002078DB"/>
    <w:p w14:paraId="7E925548" w14:textId="551E82FC" w:rsidR="00805E6B" w:rsidRPr="00A11CF8" w:rsidRDefault="00AD57AF" w:rsidP="002078DB">
      <w:r w:rsidRPr="00404D66">
        <w:t xml:space="preserve">Na </w:t>
      </w:r>
      <w:r w:rsidR="00EC18C2" w:rsidRPr="00AD57AF">
        <w:t>Equação</w:t>
      </w:r>
      <w:r w:rsidR="00EC18C2">
        <w:t xml:space="preserve"> 1</w:t>
      </w:r>
      <w:r w:rsidRPr="00404D66">
        <w:t xml:space="preserve">, </w:t>
      </w:r>
      <w:r w:rsidR="002E2FB6" w:rsidRPr="00404D66">
        <w:t>Yk</w:t>
      </w:r>
      <w:r w:rsidR="00A11CF8" w:rsidRPr="00404D66">
        <w:t xml:space="preserve"> é a saída do neurônio, f representa a função de ativação, dentro dos parênteses um somatório dos sinais de entrada (xj) com os pesos sinápticos (wkj) com o bias (bk).</w:t>
      </w:r>
      <w:r w:rsidR="00805E6B" w:rsidRPr="6103A698">
        <w:t xml:space="preserve"> </w:t>
      </w:r>
      <w:r w:rsidR="00823FC6">
        <w:t>O Bias tem o efeito de deslocar a funcao linear da somatoria dos pesos, tanto para cima (quando positivo) quanto para baixo (quando negativo)</w:t>
      </w:r>
      <w:r w:rsidR="00404D66">
        <w:t>, transformando a saida do neuronio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404D66" w:rsidRPr="00404D66">
            <w:rPr>
              <w:noProof/>
              <w:lang w:val="en-US"/>
            </w:rPr>
            <w:t>(HAYKIN, 2009)</w:t>
          </w:r>
          <w:r w:rsidR="00404D66">
            <w:fldChar w:fldCharType="end"/>
          </w:r>
        </w:sdtContent>
      </w:sdt>
    </w:p>
    <w:p w14:paraId="520362E0" w14:textId="77777777" w:rsidR="002E2FB6" w:rsidRDefault="002E2FB6" w:rsidP="002078DB"/>
    <w:p w14:paraId="48F7FBCC" w14:textId="787580A0" w:rsidR="00886A90" w:rsidRPr="00226508" w:rsidRDefault="006B6F3B" w:rsidP="00AD1FC5">
      <w:pPr>
        <w:pStyle w:val="Heading2"/>
      </w:pPr>
      <w:bookmarkStart w:id="59" w:name="_Toc462599934"/>
      <w:bookmarkStart w:id="60" w:name="_Toc465711344"/>
      <w:bookmarkStart w:id="61" w:name="_Toc479868154"/>
      <w:r>
        <w:t xml:space="preserve">Motivação para utilizar Redes Neurais na </w:t>
      </w:r>
      <w:bookmarkEnd w:id="59"/>
      <w:r w:rsidR="002E2FB6">
        <w:t>Predição.</w:t>
      </w:r>
      <w:bookmarkEnd w:id="60"/>
      <w:bookmarkEnd w:id="61"/>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2B56BF61" w:rsidR="00633B68" w:rsidRDefault="00226508" w:rsidP="002078DB">
      <w:r>
        <w:tab/>
      </w:r>
      <w:bookmarkStart w:id="62"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62"/>
    </w:p>
    <w:p w14:paraId="5174C90D" w14:textId="16C86AF8" w:rsidR="00633B68" w:rsidRDefault="00633B68" w:rsidP="002078DB">
      <w:bookmarkStart w:id="63"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63"/>
    </w:p>
    <w:p w14:paraId="48179982" w14:textId="77777777" w:rsidR="00633B68" w:rsidRDefault="00633B68" w:rsidP="002078DB"/>
    <w:p w14:paraId="6361E011" w14:textId="38E7702A" w:rsidR="00633B68" w:rsidRPr="00226508" w:rsidRDefault="00B933AA" w:rsidP="00AD1FC5">
      <w:pPr>
        <w:pStyle w:val="Heading2"/>
      </w:pPr>
      <w:bookmarkStart w:id="64" w:name="_Toc462599937"/>
      <w:bookmarkStart w:id="65" w:name="_Toc465711345"/>
      <w:bookmarkStart w:id="66" w:name="_Ref479839526"/>
      <w:bookmarkStart w:id="67" w:name="_Toc479868155"/>
      <w:r>
        <w:t>Funções</w:t>
      </w:r>
      <w:r w:rsidR="00633B68">
        <w:t xml:space="preserve"> de Ativação</w:t>
      </w:r>
      <w:bookmarkEnd w:id="64"/>
      <w:bookmarkEnd w:id="65"/>
      <w:bookmarkEnd w:id="66"/>
      <w:bookmarkEnd w:id="67"/>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1BC5EBF" w:rsidR="00E92237" w:rsidRDefault="005244A0" w:rsidP="002078DB">
      <w:bookmarkStart w:id="68"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8"/>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5031D3B5"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9EA5D08" w:rsidR="0053431D" w:rsidRDefault="0053431D" w:rsidP="0053431D">
      <w:pPr>
        <w:pStyle w:val="Caption"/>
      </w:pPr>
      <w:bookmarkStart w:id="69" w:name="_Ref463108951"/>
      <w:bookmarkStart w:id="70" w:name="_Ref464057648"/>
      <w:bookmarkStart w:id="71" w:name="_Toc465711383"/>
      <w:bookmarkStart w:id="72" w:name="_Toc479868061"/>
      <w:r>
        <w:t xml:space="preserve">Figura </w:t>
      </w:r>
      <w:fldSimple w:instr=" SEQ Figura \* ARABIC ">
        <w:r w:rsidR="00A114EB">
          <w:rPr>
            <w:noProof/>
          </w:rPr>
          <w:t>2</w:t>
        </w:r>
      </w:fldSimple>
      <w:bookmarkEnd w:id="69"/>
      <w:r w:rsidRPr="00930E48">
        <w:rPr>
          <w:noProof/>
        </w:rPr>
        <w:t>. Funções de ativação</w:t>
      </w:r>
      <w:bookmarkEnd w:id="70"/>
      <w:bookmarkEnd w:id="71"/>
      <w:bookmarkEnd w:id="72"/>
    </w:p>
    <w:p w14:paraId="4CCAA305" w14:textId="07747D10" w:rsidR="002078DB" w:rsidRDefault="00624AF7" w:rsidP="002F168E">
      <w:pPr>
        <w:pStyle w:val="Image"/>
      </w:pPr>
      <w:r>
        <w:rPr>
          <w:lang w:val="en-US" w:eastAsia="en-US"/>
        </w:rP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404D66" w:rsidRPr="00404D66">
            <w:rPr>
              <w:noProof/>
            </w:rPr>
            <w:t>(WINRICH, 2015)</w:t>
          </w:r>
          <w:r w:rsidR="00404D66">
            <w:fldChar w:fldCharType="end"/>
          </w:r>
        </w:sdtContent>
      </w:sdt>
    </w:p>
    <w:p w14:paraId="4C967BD5" w14:textId="77777777" w:rsidR="00C60C63" w:rsidRPr="00856C1E" w:rsidRDefault="00C60C63" w:rsidP="00C60C63">
      <w:pPr>
        <w:pStyle w:val="BodyText"/>
        <w:ind w:firstLine="0"/>
      </w:pPr>
    </w:p>
    <w:p w14:paraId="201F4D88" w14:textId="082BEA66" w:rsidR="0087680B" w:rsidRDefault="00251A58" w:rsidP="00AD1FC5">
      <w:pPr>
        <w:pStyle w:val="Heading2"/>
      </w:pPr>
      <w:bookmarkStart w:id="73" w:name="_Toc465711355"/>
      <w:bookmarkStart w:id="74" w:name="_Toc479868165"/>
      <w:r>
        <w:t>Topologias</w:t>
      </w:r>
      <w:r w:rsidR="002CE37B">
        <w:t xml:space="preserve"> da</w:t>
      </w:r>
      <w:r w:rsidR="003726B2">
        <w:t>s</w:t>
      </w:r>
      <w:r w:rsidR="002CE37B">
        <w:t xml:space="preserve"> Rede</w:t>
      </w:r>
      <w:r w:rsidR="003726B2">
        <w:t>s</w:t>
      </w:r>
      <w:r w:rsidR="002CE37B">
        <w:t xml:space="preserve"> </w:t>
      </w:r>
      <w:bookmarkEnd w:id="73"/>
      <w:bookmarkEnd w:id="74"/>
      <w:r w:rsidR="003726B2">
        <w:t>Neurais</w:t>
      </w:r>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75" w:name="_Toc465711356"/>
      <w:bookmarkStart w:id="76" w:name="_Toc479868166"/>
      <w:r>
        <w:t>Feed-Forward</w:t>
      </w:r>
      <w:bookmarkEnd w:id="75"/>
      <w:bookmarkEnd w:id="76"/>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2D58D476" w:rsidR="0053431D" w:rsidRPr="002F711A" w:rsidRDefault="0053431D" w:rsidP="0053431D">
      <w:pPr>
        <w:pStyle w:val="Caption"/>
      </w:pPr>
      <w:bookmarkStart w:id="77" w:name="_Ref463108914"/>
      <w:bookmarkStart w:id="78" w:name="_Toc465711389"/>
      <w:bookmarkStart w:id="79" w:name="_Toc479868067"/>
      <w:r>
        <w:t xml:space="preserve">Figura </w:t>
      </w:r>
      <w:fldSimple w:instr=" SEQ Figura \* ARABIC ">
        <w:r w:rsidR="00404D66">
          <w:rPr>
            <w:noProof/>
          </w:rPr>
          <w:t>3</w:t>
        </w:r>
      </w:fldSimple>
      <w:bookmarkEnd w:id="77"/>
      <w:r w:rsidRPr="6103A698">
        <w:t xml:space="preserve">. </w:t>
      </w:r>
      <w:r w:rsidRPr="00A40E6B">
        <w:t>Multilayer</w:t>
      </w:r>
      <w:r w:rsidRPr="6103A698">
        <w:t xml:space="preserve"> </w:t>
      </w:r>
      <w:r w:rsidRPr="00A40E6B">
        <w:t>perceptron (MLP)</w:t>
      </w:r>
      <w:bookmarkEnd w:id="78"/>
      <w:bookmarkEnd w:id="79"/>
    </w:p>
    <w:p w14:paraId="47058618" w14:textId="5B7726E7" w:rsidR="00135C3C" w:rsidRPr="002F711A" w:rsidRDefault="00135C3C" w:rsidP="002F168E">
      <w:pPr>
        <w:pStyle w:val="Image"/>
      </w:pPr>
      <w:r>
        <w:rPr>
          <w:lang w:val="en-US" w:eastAsia="en-US"/>
        </w:rPr>
        <w:lastRenderedPageBreak/>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381A2FD8"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t>fica na</w:t>
      </w:r>
      <w:r w:rsidR="007860E0">
        <w:t xml:space="preserve"> mesma</w:t>
      </w:r>
      <w:r w:rsidR="00135C3C" w:rsidRPr="709AD7E9">
        <w:t>.</w:t>
      </w:r>
    </w:p>
    <w:p w14:paraId="156623C6" w14:textId="77777777" w:rsidR="00372529" w:rsidRDefault="00372529" w:rsidP="00D83D40"/>
    <w:p w14:paraId="1B3628C8" w14:textId="20B8DAE8" w:rsidR="002F711A" w:rsidRDefault="6103A698" w:rsidP="00152728">
      <w:pPr>
        <w:pStyle w:val="Heading4"/>
        <w:numPr>
          <w:ilvl w:val="3"/>
          <w:numId w:val="2"/>
        </w:numPr>
        <w:rPr>
          <w:lang w:val="pt-BR"/>
        </w:rPr>
      </w:pPr>
      <w:bookmarkStart w:id="80" w:name="_Ref478497315"/>
      <w:r>
        <w:t>Incorporação do Tempo em Feed-Forward</w:t>
      </w:r>
      <w:bookmarkEnd w:id="80"/>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FBE8AF" w:rsidR="0FA3FDBF" w:rsidRDefault="6103A698" w:rsidP="002078DB">
      <w:r>
        <w:t>Um exemplo para este caso, é a TLFN focada (</w:t>
      </w:r>
      <w:r w:rsidRPr="6103A698">
        <w:rPr>
          <w:i/>
          <w:iCs/>
        </w:rPr>
        <w:t>focused time lagged feed-forward network</w:t>
      </w:r>
      <w:r>
        <w:t xml:space="preserve">), </w:t>
      </w:r>
      <w:r w:rsidR="00372529">
        <w:t xml:space="preserve">na qual </w:t>
      </w:r>
      <w:r>
        <w:t xml:space="preserve">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50F31668" w14:textId="77777777" w:rsidR="00372529" w:rsidRDefault="00372529">
      <w:pPr>
        <w:suppressAutoHyphens w:val="0"/>
        <w:spacing w:after="0"/>
        <w:ind w:firstLine="0"/>
        <w:jc w:val="left"/>
        <w:rPr>
          <w:b/>
          <w:bCs/>
          <w:sz w:val="20"/>
          <w:szCs w:val="20"/>
        </w:rPr>
      </w:pPr>
      <w:bookmarkStart w:id="81" w:name="_Toc479868068"/>
      <w:r>
        <w:br w:type="page"/>
      </w:r>
    </w:p>
    <w:p w14:paraId="2FD8288B" w14:textId="2980E58D" w:rsidR="0053431D" w:rsidRDefault="0053431D" w:rsidP="0053431D">
      <w:pPr>
        <w:pStyle w:val="Caption"/>
      </w:pPr>
      <w:bookmarkStart w:id="82" w:name="_Ref484419267"/>
      <w:bookmarkStart w:id="83" w:name="_Ref484419251"/>
      <w:r>
        <w:lastRenderedPageBreak/>
        <w:t xml:space="preserve">Figura </w:t>
      </w:r>
      <w:fldSimple w:instr=" SEQ Figura \* ARABIC ">
        <w:r w:rsidR="00404D66">
          <w:rPr>
            <w:noProof/>
          </w:rPr>
          <w:t>4</w:t>
        </w:r>
      </w:fldSimple>
      <w:bookmarkEnd w:id="82"/>
      <w:r w:rsidRPr="00A15138">
        <w:t>. TLFN focada.</w:t>
      </w:r>
      <w:bookmarkEnd w:id="81"/>
      <w:bookmarkEnd w:id="83"/>
    </w:p>
    <w:p w14:paraId="56701E61" w14:textId="3CEC0974" w:rsidR="00B55EA5" w:rsidRDefault="00B55EA5" w:rsidP="002F168E">
      <w:pPr>
        <w:pStyle w:val="Image"/>
      </w:pPr>
      <w:r>
        <w:rPr>
          <w:lang w:val="en-US" w:eastAsia="en-US"/>
        </w:rP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6FED5C5E"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r w:rsidR="43C6375D" w:rsidRPr="6103A698">
        <w:rPr>
          <w:i/>
          <w:iCs/>
        </w:rPr>
        <w:t xml:space="preserve">delay. </w:t>
      </w:r>
      <w:r w:rsidR="006102FB">
        <w:t>O</w:t>
      </w:r>
      <w:r w:rsidR="43C6375D" w:rsidRPr="43C6375D">
        <w:t xml:space="preserve"> primeiro neurônio</w:t>
      </w:r>
      <w:r w:rsidR="006102FB">
        <w:t xml:space="preserve">  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neuronios da camada (p)</w:t>
      </w:r>
      <w:r w:rsidRPr="6103A698">
        <w:t>.</w:t>
      </w:r>
    </w:p>
    <w:p w14:paraId="453D8624" w14:textId="523DE54C" w:rsidR="00135C3C" w:rsidRDefault="00135C3C" w:rsidP="006102FB">
      <w:pPr>
        <w:ind w:firstLine="0"/>
      </w:pPr>
    </w:p>
    <w:p w14:paraId="2B928933" w14:textId="42DC4B94" w:rsidR="00135C3C" w:rsidRDefault="43C6375D" w:rsidP="00AD1FC5">
      <w:pPr>
        <w:pStyle w:val="Heading3"/>
      </w:pPr>
      <w:bookmarkStart w:id="84" w:name="_Toc465711357"/>
      <w:bookmarkStart w:id="85" w:name="_Ref478158505"/>
      <w:bookmarkStart w:id="86" w:name="_Ref478158520"/>
      <w:bookmarkStart w:id="87" w:name="_Ref478497316"/>
      <w:bookmarkStart w:id="88" w:name="_Toc479868167"/>
      <w:r>
        <w:t>Recurrent Network</w:t>
      </w:r>
      <w:bookmarkEnd w:id="84"/>
      <w:bookmarkEnd w:id="85"/>
      <w:bookmarkEnd w:id="86"/>
      <w:bookmarkEnd w:id="87"/>
      <w:bookmarkEnd w:id="88"/>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39AA3E59" w14:textId="20355763" w:rsidR="709AD7E9" w:rsidRDefault="1CDE7F9C" w:rsidP="00106770">
      <w:pPr>
        <w:rPr>
          <w:rFonts w:eastAsia="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1ACED8F2" w14:textId="77777777" w:rsidR="0053431D" w:rsidRDefault="0053431D" w:rsidP="0053431D">
      <w:pPr>
        <w:pStyle w:val="BodyText"/>
        <w:jc w:val="center"/>
      </w:pPr>
    </w:p>
    <w:p w14:paraId="60B32FDF" w14:textId="77777777" w:rsidR="00106770" w:rsidRDefault="00106770">
      <w:pPr>
        <w:suppressAutoHyphens w:val="0"/>
        <w:spacing w:after="0"/>
        <w:ind w:firstLine="0"/>
        <w:jc w:val="left"/>
        <w:rPr>
          <w:b/>
          <w:bCs/>
          <w:sz w:val="20"/>
          <w:szCs w:val="20"/>
        </w:rPr>
      </w:pPr>
      <w:bookmarkStart w:id="89" w:name="_Ref463108889"/>
      <w:bookmarkStart w:id="90" w:name="_Toc465711391"/>
      <w:bookmarkStart w:id="91" w:name="_Toc479868069"/>
      <w:r>
        <w:br w:type="page"/>
      </w:r>
    </w:p>
    <w:p w14:paraId="0C6576BC" w14:textId="6199B49F" w:rsidR="0053431D" w:rsidRPr="00701AE4" w:rsidRDefault="0053431D" w:rsidP="0053431D">
      <w:pPr>
        <w:pStyle w:val="Caption"/>
      </w:pPr>
      <w:r>
        <w:lastRenderedPageBreak/>
        <w:t xml:space="preserve">Figura </w:t>
      </w:r>
      <w:fldSimple w:instr=" SEQ Figura \* ARABIC ">
        <w:r w:rsidR="00A114EB">
          <w:rPr>
            <w:noProof/>
          </w:rPr>
          <w:t>10</w:t>
        </w:r>
      </w:fldSimple>
      <w:bookmarkEnd w:id="89"/>
      <w:r w:rsidRPr="6103A698">
        <w:t xml:space="preserve">. </w:t>
      </w:r>
      <w:r w:rsidRPr="00C446C9">
        <w:rPr>
          <w:i/>
        </w:rPr>
        <w:t>Recurrent</w:t>
      </w:r>
      <w:r w:rsidRPr="00EF51AA">
        <w:t xml:space="preserve"> </w:t>
      </w:r>
      <w:r w:rsidRPr="00C446C9">
        <w:rPr>
          <w:i/>
        </w:rPr>
        <w:t>Network</w:t>
      </w:r>
      <w:bookmarkEnd w:id="90"/>
      <w:bookmarkEnd w:id="91"/>
    </w:p>
    <w:p w14:paraId="5FDD4D6A" w14:textId="2B793578" w:rsidR="00E328A3" w:rsidRPr="00701AE4" w:rsidRDefault="006102FB" w:rsidP="006102FB">
      <w:pPr>
        <w:pStyle w:val="Image"/>
      </w:pPr>
      <w:r w:rsidRPr="006102FB">
        <w:rPr>
          <w:lang w:val="en-US" w:eastAsia="en-US"/>
        </w:rPr>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Caption"/>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6102FB" w:rsidRPr="006102FB">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D21753">
        <w:t xml:space="preserve">Figura </w:t>
      </w:r>
      <w:r w:rsidR="00D21753">
        <w:rPr>
          <w:noProof/>
        </w:rPr>
        <w:t>10</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0C0C6CC2" w:rsidR="0087680B" w:rsidRDefault="709AD7E9" w:rsidP="00AD1FC5">
      <w:pPr>
        <w:pStyle w:val="Heading2"/>
      </w:pPr>
      <w:bookmarkStart w:id="92" w:name="_Toc465711358"/>
      <w:bookmarkStart w:id="93" w:name="_Ref479840862"/>
      <w:bookmarkStart w:id="94" w:name="_Toc479868168"/>
      <w:r>
        <w:t>Aprendizagem</w:t>
      </w:r>
      <w:bookmarkEnd w:id="92"/>
      <w:bookmarkEnd w:id="93"/>
      <w:bookmarkEnd w:id="94"/>
    </w:p>
    <w:p w14:paraId="25F709BA" w14:textId="2CB8B465" w:rsidR="002301F0" w:rsidRDefault="00F30CAA" w:rsidP="00685898">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6102FB">
            <w:t>(HEATON, 2011)</w:t>
          </w:r>
          <w:r w:rsidR="006102FB">
            <w:fldChar w:fldCharType="end"/>
          </w:r>
        </w:sdtContent>
      </w:sdt>
      <w:r w:rsidR="006102FB">
        <w:t xml:space="preserve"> </w:t>
      </w:r>
    </w:p>
    <w:p w14:paraId="1AA0B6DB" w14:textId="77777777" w:rsidR="0053431D" w:rsidRDefault="0053431D" w:rsidP="0053431D">
      <w:pPr>
        <w:jc w:val="center"/>
      </w:pPr>
    </w:p>
    <w:p w14:paraId="2293BC4A" w14:textId="47406BB3" w:rsidR="0053431D" w:rsidRDefault="0053431D" w:rsidP="0053431D">
      <w:pPr>
        <w:pStyle w:val="Caption"/>
      </w:pPr>
      <w:bookmarkStart w:id="95" w:name="_Ref463108821"/>
      <w:bookmarkStart w:id="96" w:name="_Toc465711393"/>
      <w:bookmarkStart w:id="97" w:name="_Toc479868071"/>
      <w:r>
        <w:t xml:space="preserve">Figura </w:t>
      </w:r>
      <w:fldSimple w:instr=" SEQ Figura \* ARABIC ">
        <w:r w:rsidR="00A114EB">
          <w:rPr>
            <w:noProof/>
          </w:rPr>
          <w:t>12</w:t>
        </w:r>
      </w:fldSimple>
      <w:bookmarkEnd w:id="95"/>
      <w:r w:rsidRPr="00197CF5">
        <w:t>. Hierarquia do aprendizado</w:t>
      </w:r>
      <w:bookmarkEnd w:id="96"/>
      <w:bookmarkEnd w:id="97"/>
    </w:p>
    <w:p w14:paraId="5C7F667D" w14:textId="6A65CA43" w:rsidR="00F30CAA" w:rsidRDefault="00F30CAA" w:rsidP="002F168E">
      <w:pPr>
        <w:pStyle w:val="Image"/>
      </w:pPr>
      <w:r>
        <w:rPr>
          <w:lang w:val="en-US" w:eastAsia="en-US"/>
        </w:rP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lastRenderedPageBreak/>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r>
        <w:t>Monard e Baranauskas (2003) explicam a</w:t>
      </w:r>
      <w:r w:rsidR="00701AE4" w:rsidRPr="6103A698">
        <w:t xml:space="preserve"> </w:t>
      </w:r>
      <w:r w:rsidR="00701AE4">
        <w:fldChar w:fldCharType="begin"/>
      </w:r>
      <w:r w:rsidR="00701AE4">
        <w:instrText xml:space="preserve"> REF _Ref463108821 \h </w:instrText>
      </w:r>
      <w:r w:rsidR="00701AE4">
        <w:fldChar w:fldCharType="separate"/>
      </w:r>
      <w:r w:rsidR="00D21753">
        <w:t xml:space="preserve">Figura </w:t>
      </w:r>
      <w:r w:rsidR="00D21753">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Quote"/>
      </w:pPr>
    </w:p>
    <w:p w14:paraId="44A23033" w14:textId="5D9241A2"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5B52C3AC" w:rsidR="0053431D" w:rsidRDefault="0053431D" w:rsidP="0053431D">
      <w:pPr>
        <w:pStyle w:val="Caption"/>
        <w:rPr>
          <w:i/>
        </w:rPr>
      </w:pPr>
      <w:bookmarkStart w:id="98" w:name="_Ref474871108"/>
      <w:bookmarkStart w:id="99" w:name="_Ref474871088"/>
      <w:bookmarkStart w:id="100" w:name="_Toc479868072"/>
      <w:r>
        <w:t xml:space="preserve">Figura </w:t>
      </w:r>
      <w:fldSimple w:instr=" SEQ Figura \* ARABIC ">
        <w:r w:rsidR="00A114EB">
          <w:rPr>
            <w:noProof/>
          </w:rPr>
          <w:t>13</w:t>
        </w:r>
      </w:fldSimple>
      <w:bookmarkEnd w:id="98"/>
      <w:r>
        <w:t xml:space="preserve">. Redes com e sem </w:t>
      </w:r>
      <w:r>
        <w:rPr>
          <w:i/>
        </w:rPr>
        <w:t>dropout</w:t>
      </w:r>
      <w:bookmarkEnd w:id="99"/>
      <w:bookmarkEnd w:id="100"/>
    </w:p>
    <w:p w14:paraId="79A5E090" w14:textId="028B5081" w:rsidR="00987CB1" w:rsidRDefault="00987CB1" w:rsidP="002F168E">
      <w:pPr>
        <w:pStyle w:val="Image"/>
        <w:rPr>
          <w:i/>
        </w:rPr>
      </w:pPr>
      <w:r>
        <w:rPr>
          <w:lang w:val="en-US" w:eastAsia="en-US"/>
        </w:rP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36EC9DCB" w:rsidR="00251A58" w:rsidRDefault="00A76BDC" w:rsidP="002078DB">
      <w:r>
        <w:t xml:space="preserve">Além disso, existe </w:t>
      </w:r>
      <w:r w:rsidR="002E38CA">
        <w:t>um parâmetro</w:t>
      </w:r>
      <w:r>
        <w:t xml:space="preserve"> importante</w:t>
      </w:r>
      <w:r w:rsidR="002E38CA">
        <w:t xml:space="preserve"> a ser considerado</w:t>
      </w:r>
      <w:r>
        <w:t xml:space="preserve">: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como pode</w:t>
      </w:r>
      <w:r w:rsidR="000B46DF">
        <w:t>-se</w:t>
      </w:r>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D21753">
        <w:t xml:space="preserve">Figura </w:t>
      </w:r>
      <w:r w:rsidR="00D21753">
        <w:rPr>
          <w:noProof/>
        </w:rPr>
        <w:t>13</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16D3D018" w:rsidR="00761C20" w:rsidRDefault="00761C20" w:rsidP="00AD1FC5">
      <w:pPr>
        <w:pStyle w:val="Heading3"/>
      </w:pPr>
      <w:bookmarkStart w:id="101" w:name="_Toc465711359"/>
      <w:bookmarkStart w:id="102" w:name="_Toc479868169"/>
      <w:r>
        <w:t>Backpropagation</w:t>
      </w:r>
      <w:bookmarkEnd w:id="101"/>
      <w:bookmarkEnd w:id="102"/>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F3318D">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BodyText"/>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BodyText"/>
        <w:numPr>
          <w:ilvl w:val="0"/>
          <w:numId w:val="3"/>
        </w:numPr>
      </w:pPr>
      <w:r>
        <w:t>Esses pesos são ajustados para minimizar o erro da saída</w:t>
      </w:r>
      <w:r w:rsidR="00A90E11">
        <w:t>.</w:t>
      </w:r>
    </w:p>
    <w:p w14:paraId="2F164CD2" w14:textId="7F2F9C01" w:rsidR="0090203D" w:rsidRDefault="6103A698" w:rsidP="00152728">
      <w:pPr>
        <w:pStyle w:val="BodyText"/>
        <w:numPr>
          <w:ilvl w:val="0"/>
          <w:numId w:val="3"/>
        </w:numPr>
      </w:pPr>
      <w:r>
        <w:t xml:space="preserve">Este processo continua de forma regressiva pelas camadas da rede (por isso o nome </w:t>
      </w:r>
      <w:commentRangeStart w:id="103"/>
      <w:commentRangeStart w:id="104"/>
      <w:r w:rsidRPr="6103A698">
        <w:rPr>
          <w:i/>
          <w:iCs/>
        </w:rPr>
        <w:t>Backpropagation</w:t>
      </w:r>
      <w:commentRangeEnd w:id="103"/>
      <w:r w:rsidR="00EC070C">
        <w:rPr>
          <w:rStyle w:val="CommentReference"/>
        </w:rPr>
        <w:commentReference w:id="103"/>
      </w:r>
      <w:commentRangeEnd w:id="104"/>
      <w:r w:rsidR="006F4BBC">
        <w:rPr>
          <w:rStyle w:val="CommentReference"/>
        </w:rPr>
        <w:commentReference w:id="104"/>
      </w:r>
      <w:r>
        <w:t>).</w:t>
      </w:r>
    </w:p>
    <w:p w14:paraId="57A68462" w14:textId="27A0EAE4" w:rsidR="0087680B" w:rsidRDefault="00685898" w:rsidP="006F4BBC">
      <w:pPr>
        <w:pStyle w:val="BodyText"/>
        <w:ind w:firstLine="810"/>
      </w:pPr>
      <w:r>
        <w:t xml:space="preserve">Este foi um dos primeiros algoritmos a ser desenvolvido para realizar o treinamento </w:t>
      </w:r>
      <w:r w:rsidR="006F4BBC">
        <w:t xml:space="preserve">de uma rede neural. Naturalmente, depois de muitos estudos realizados, foi possivel alcançar melhores resultados a partir de novos algoritmos baseados neste, como: Resilient Propagation </w:t>
      </w:r>
      <w:sdt>
        <w:sdtPr>
          <w:id w:val="386306060"/>
          <w:citation/>
        </w:sdtPr>
        <w:sdtContent>
          <w:r w:rsidR="006F4BBC">
            <w:fldChar w:fldCharType="begin"/>
          </w:r>
          <w:r w:rsidR="006F4BBC" w:rsidRPr="006F4BBC">
            <w:instrText xml:space="preserve"> CITATION RIE93 \l 1033 </w:instrText>
          </w:r>
          <w:r w:rsidR="006F4BBC">
            <w:fldChar w:fldCharType="separate"/>
          </w:r>
          <w:r w:rsidR="006F4BBC" w:rsidRPr="006F4BBC">
            <w:rPr>
              <w:noProof/>
            </w:rPr>
            <w:t>(RIEDMILLER e BRAUN, 1993)</w:t>
          </w:r>
          <w:r w:rsidR="006F4BBC">
            <w:fldChar w:fldCharType="end"/>
          </w:r>
        </w:sdtContent>
      </w:sdt>
      <w:r w:rsidR="006F4BBC">
        <w:t xml:space="preserve">, Manhattan Propagation </w:t>
      </w:r>
      <w:sdt>
        <w:sdtPr>
          <w:id w:val="-931284526"/>
          <w:citation/>
        </w:sdtPr>
        <w:sdtContent>
          <w:r w:rsidR="006F4BBC">
            <w:fldChar w:fldCharType="begin"/>
          </w:r>
          <w:r w:rsidR="006F4BBC">
            <w:instrText xml:space="preserve"> CITATION Hea14 \l 1046 </w:instrText>
          </w:r>
          <w:r w:rsidR="006F4BBC">
            <w:fldChar w:fldCharType="separate"/>
          </w:r>
          <w:r w:rsidR="006F4BBC">
            <w:rPr>
              <w:noProof/>
            </w:rPr>
            <w:t>(HEATON RESERACH, 2014)</w:t>
          </w:r>
          <w:r w:rsidR="006F4BBC">
            <w:fldChar w:fldCharType="end"/>
          </w:r>
        </w:sdtContent>
      </w:sdt>
      <w:r w:rsidR="006F4BBC">
        <w:t xml:space="preserve">, </w:t>
      </w:r>
      <w:bookmarkStart w:id="105" w:name="_Toc465711362"/>
      <w:bookmarkStart w:id="106" w:name="_Toc479868172"/>
      <w:r w:rsidR="00245ADC">
        <w:t>Quick</w:t>
      </w:r>
      <w:r w:rsidR="006F4BBC">
        <w:t xml:space="preserve"> </w:t>
      </w:r>
      <w:r w:rsidR="00245ADC">
        <w:t>Propagation</w:t>
      </w:r>
      <w:bookmarkEnd w:id="105"/>
      <w:bookmarkEnd w:id="106"/>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r w:rsidR="006F4BBC">
        <w:t xml:space="preserve">, </w:t>
      </w:r>
      <w:bookmarkStart w:id="107" w:name="_Toc465711363"/>
      <w:bookmarkStart w:id="108" w:name="_Toc479868173"/>
      <w:r w:rsidR="006F4BBC">
        <w:t xml:space="preserve"> </w:t>
      </w:r>
      <w:r w:rsidR="00BD6299" w:rsidRPr="00BD6299">
        <w:t>Scaled</w:t>
      </w:r>
      <w:r w:rsidR="006F4BBC">
        <w:t xml:space="preserve"> </w:t>
      </w:r>
      <w:r w:rsidR="00BD6299" w:rsidRPr="00BD6299">
        <w:t>Conjugate</w:t>
      </w:r>
      <w:r w:rsidR="006F4BBC">
        <w:t xml:space="preserve"> </w:t>
      </w:r>
      <w:r w:rsidR="00BD6299" w:rsidRPr="00BD6299">
        <w:t>Gradient</w:t>
      </w:r>
      <w:bookmarkEnd w:id="107"/>
      <w:bookmarkEnd w:id="108"/>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F3318D">
            <w:rPr>
              <w:noProof/>
            </w:rPr>
            <w:t>(MØLLER, 1993)</w:t>
          </w:r>
          <w:r w:rsidR="00BD6299">
            <w:fldChar w:fldCharType="end"/>
          </w:r>
        </w:sdtContent>
      </w:sdt>
      <w:r w:rsidR="006F4BBC">
        <w:t>.</w:t>
      </w:r>
    </w:p>
    <w:p w14:paraId="1EC69358" w14:textId="77777777" w:rsidR="0087680B" w:rsidRDefault="0087680B" w:rsidP="002078DB"/>
    <w:p w14:paraId="3939282F" w14:textId="06FF1B3F" w:rsidR="002078DB" w:rsidRDefault="002CE37B" w:rsidP="00AD1FC5">
      <w:pPr>
        <w:pStyle w:val="Heading2"/>
      </w:pPr>
      <w:bookmarkStart w:id="109" w:name="_Toc465711364"/>
      <w:bookmarkStart w:id="110" w:name="_Ref478744429"/>
      <w:bookmarkStart w:id="111" w:name="_Toc479868174"/>
      <w:r>
        <w:t>Normalização</w:t>
      </w:r>
      <w:bookmarkEnd w:id="109"/>
      <w:bookmarkEnd w:id="110"/>
      <w:bookmarkEnd w:id="111"/>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371E95E3" w:rsidR="003A1D26" w:rsidRDefault="003A1D26" w:rsidP="002078DB">
      <w:r>
        <w:t xml:space="preserve">É possível normalizar </w:t>
      </w:r>
      <w:r w:rsidR="00CA2F21">
        <w:t xml:space="preserve">os dados </w:t>
      </w:r>
      <w:r>
        <w:t>de várias formas, desde regra de</w:t>
      </w:r>
      <w:r w:rsidR="00783D6B">
        <w:t xml:space="preserve"> três até </w:t>
      </w:r>
      <w:r w:rsidR="00CA2F21">
        <w:t xml:space="preserve">o </w:t>
      </w:r>
      <w:r w:rsidR="00783D6B">
        <w:t xml:space="preserve">o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 </w:t>
      </w:r>
      <w:r w:rsidR="005579BF">
        <w:fldChar w:fldCharType="begin"/>
      </w:r>
      <w:r w:rsidR="005579BF">
        <w:instrText xml:space="preserve"> REF _Ref463115455 \h </w:instrText>
      </w:r>
      <w:r w:rsidR="005579BF">
        <w:fldChar w:fldCharType="separate"/>
      </w:r>
      <w:r w:rsidR="00D21753">
        <w:t xml:space="preserve">Equação </w:t>
      </w:r>
      <w:r w:rsidR="00D21753">
        <w:rPr>
          <w:noProof/>
        </w:rPr>
        <w:t>7</w:t>
      </w:r>
      <w:r w:rsidR="005579BF">
        <w:fldChar w:fldCharType="end"/>
      </w:r>
      <w:r w:rsidR="005579BF">
        <w:t>.</w:t>
      </w:r>
    </w:p>
    <w:p w14:paraId="6CA4F99B" w14:textId="77777777" w:rsidR="00CA2F21" w:rsidRDefault="00CA2F21" w:rsidP="00CA2F21">
      <w:pPr>
        <w:pStyle w:val="Caption"/>
      </w:pPr>
      <w:r>
        <w:t xml:space="preserve">Equação </w:t>
      </w:r>
      <w:fldSimple w:instr=" SEQ Equação \* ARABIC ">
        <w:r>
          <w:rPr>
            <w:noProof/>
          </w:rPr>
          <w:t>7</w:t>
        </w:r>
      </w:fldSimple>
      <w:r>
        <w:t>. Normalização</w:t>
      </w:r>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863A350" w14:textId="5C0F6213" w:rsidR="005579BF" w:rsidRDefault="005579BF" w:rsidP="005579BF">
      <w:pPr>
        <w:keepNext/>
        <w:jc w:val="center"/>
      </w:pPr>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5833C66A" w14:textId="49AE03FC" w:rsidR="00EC070C" w:rsidRDefault="00EC070C" w:rsidP="005579BF"/>
    <w:p w14:paraId="33DBB6A3" w14:textId="77777777" w:rsidR="00EC070C" w:rsidRDefault="00EC070C" w:rsidP="005579BF"/>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2344BFFF" w14:textId="77777777" w:rsidR="00CA2F21" w:rsidRDefault="00CA2F21" w:rsidP="00CA2F21">
      <w:pPr>
        <w:pStyle w:val="Caption"/>
      </w:pPr>
      <w:r>
        <w:lastRenderedPageBreak/>
        <w:t xml:space="preserve">Equação </w:t>
      </w:r>
      <w:fldSimple w:instr=" SEQ Equação \* ARABIC ">
        <w:r>
          <w:rPr>
            <w:noProof/>
          </w:rPr>
          <w:t>8</w:t>
        </w:r>
      </w:fldSimple>
      <w:r>
        <w:t>. Normalização com margem</w:t>
      </w:r>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744D9F2D" w14:textId="77777777" w:rsidR="006F4BBC" w:rsidRPr="006F4BBC" w:rsidRDefault="006F4BBC" w:rsidP="006F4BBC"/>
    <w:p w14:paraId="32F3783B" w14:textId="2AC28127" w:rsidR="002B6774" w:rsidRDefault="002B6774" w:rsidP="002B6774">
      <w:pPr>
        <w:keepNext/>
        <w:jc w:val="center"/>
      </w:pPr>
    </w:p>
    <w:p w14:paraId="17C10264" w14:textId="00DE8F1B" w:rsidR="00572F98" w:rsidRDefault="00572F98" w:rsidP="00D93C67">
      <w:pPr>
        <w:suppressAutoHyphens w:val="0"/>
        <w:spacing w:after="0"/>
        <w:jc w:val="left"/>
      </w:pPr>
    </w:p>
    <w:p w14:paraId="0907D07B" w14:textId="7448398D" w:rsidR="002B6774" w:rsidRDefault="002B6774" w:rsidP="006F4BBC">
      <w:pPr>
        <w:suppressAutoHyphens w:val="0"/>
        <w:spacing w:after="0"/>
      </w:pPr>
      <w:r>
        <w:t xml:space="preserve">Como </w:t>
      </w:r>
      <w:r w:rsidR="00D93C67">
        <w:t xml:space="preserve">mostra </w:t>
      </w:r>
      <w:r>
        <w:t xml:space="preserve">a </w:t>
      </w:r>
      <w:r>
        <w:fldChar w:fldCharType="begin"/>
      </w:r>
      <w:r>
        <w:instrText xml:space="preserve"> REF _Ref463116623 \h </w:instrText>
      </w:r>
      <w:r w:rsidR="00CA2F21">
        <w:instrText xml:space="preserve"> \* MERGEFORMAT </w:instrText>
      </w:r>
      <w:r>
        <w:fldChar w:fldCharType="separate"/>
      </w:r>
      <w:r w:rsidR="00D21753">
        <w:t xml:space="preserve">Equação </w:t>
      </w:r>
      <w:r w:rsidR="00D21753">
        <w:rPr>
          <w:noProof/>
        </w:rPr>
        <w:t>8</w:t>
      </w:r>
      <w:r>
        <w:fldChar w:fldCharType="end"/>
      </w:r>
      <w:r>
        <w:t xml:space="preserve">, 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D21753">
        <w:t xml:space="preserve">Tabela </w:t>
      </w:r>
      <w:r w:rsidR="00D21753">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4AC5FC1B"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A03F51">
        <w:t xml:space="preserve">na </w:t>
      </w:r>
      <w:r w:rsidR="00126031">
        <w:t xml:space="preserve">Seção </w:t>
      </w:r>
      <w:r w:rsidR="00A03F51">
        <w:t>2.5</w:t>
      </w:r>
      <w:r>
        <w:t>.</w:t>
      </w:r>
    </w:p>
    <w:p w14:paraId="0F4F643A" w14:textId="77777777" w:rsidR="0053431D" w:rsidRDefault="0053431D" w:rsidP="0053431D">
      <w:pPr>
        <w:suppressAutoHyphens w:val="0"/>
        <w:spacing w:after="0"/>
        <w:jc w:val="center"/>
      </w:pPr>
    </w:p>
    <w:p w14:paraId="73C4C26F" w14:textId="28656297" w:rsidR="0053431D" w:rsidRDefault="0053431D" w:rsidP="00CA2F21">
      <w:pPr>
        <w:pStyle w:val="Caption"/>
        <w:ind w:firstLine="0"/>
      </w:pPr>
      <w:bookmarkStart w:id="112" w:name="_Ref465195472"/>
      <w:bookmarkStart w:id="113" w:name="_Toc465711378"/>
      <w:bookmarkStart w:id="114" w:name="_Toc479855074"/>
      <w:r>
        <w:t xml:space="preserve">Tabela </w:t>
      </w:r>
      <w:fldSimple w:instr=" SEQ Tabela \* ARABIC ">
        <w:r w:rsidR="00D21753">
          <w:rPr>
            <w:noProof/>
          </w:rPr>
          <w:t>2</w:t>
        </w:r>
      </w:fldSimple>
      <w:bookmarkEnd w:id="112"/>
      <w:r>
        <w:t>. Preços PRIO3 “puros”</w:t>
      </w:r>
      <w:bookmarkEnd w:id="113"/>
      <w:bookmarkEnd w:id="114"/>
    </w:p>
    <w:p w14:paraId="62D2A623" w14:textId="03E39B23" w:rsidR="00D93C67" w:rsidRDefault="00D93C67" w:rsidP="002F168E">
      <w:pPr>
        <w:pStyle w:val="Image"/>
      </w:pPr>
      <w:r>
        <w:rPr>
          <w:lang w:val="en-US" w:eastAsia="en-US"/>
        </w:rP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28AAA013" w14:textId="77777777" w:rsidR="00CA2F21" w:rsidRDefault="00CA2F21" w:rsidP="00CA2F21">
      <w:pPr>
        <w:pStyle w:val="Caption"/>
      </w:pPr>
      <w:r>
        <w:t xml:space="preserve">Equação </w:t>
      </w:r>
      <w:fldSimple w:instr=" SEQ Equação \* ARABIC ">
        <w:r>
          <w:rPr>
            <w:noProof/>
          </w:rPr>
          <w:t>9</w:t>
        </w:r>
      </w:fldSimple>
      <w:r>
        <w:t>. Normalização exemplo</w:t>
      </w:r>
    </w:p>
    <w:p w14:paraId="13BCFA68" w14:textId="78D14E4B" w:rsidR="00847C50" w:rsidRDefault="00021301" w:rsidP="00021301">
      <w:pPr>
        <w:jc w:val="center"/>
      </w:pPr>
      <w:r>
        <w:rPr>
          <w:noProof/>
          <w:lang w:val="en-US" w:eastAsia="en-US"/>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7205F47A" w:rsidR="00D93C67" w:rsidRPr="00021301" w:rsidRDefault="00CA2F21" w:rsidP="006F4BBC">
      <w:pPr>
        <w:suppressAutoHyphens w:val="0"/>
        <w:spacing w:after="0"/>
      </w:pPr>
      <w:r>
        <w:lastRenderedPageBreak/>
        <w:t>A</w:t>
      </w:r>
      <w:r w:rsidR="00021301">
        <w:t xml:space="preserve"> </w:t>
      </w:r>
      <w:r w:rsidR="00021301">
        <w:fldChar w:fldCharType="begin"/>
      </w:r>
      <w:r w:rsidR="00021301">
        <w:instrText xml:space="preserve"> REF _Ref465274968 \h </w:instrText>
      </w:r>
      <w:r w:rsidR="00021301">
        <w:fldChar w:fldCharType="separate"/>
      </w:r>
      <w:r w:rsidR="00D21753">
        <w:t xml:space="preserve">Tabela </w:t>
      </w:r>
      <w:r w:rsidR="00D21753">
        <w:rPr>
          <w:noProof/>
        </w:rPr>
        <w:t>3</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4FDCDFF3" w:rsidR="0053431D" w:rsidRDefault="0053431D" w:rsidP="00CA2F21">
      <w:pPr>
        <w:pStyle w:val="Caption"/>
        <w:ind w:firstLine="0"/>
      </w:pPr>
      <w:bookmarkStart w:id="115" w:name="_Ref465274968"/>
      <w:bookmarkStart w:id="116" w:name="_Ref465274948"/>
      <w:bookmarkStart w:id="117" w:name="_Toc465711379"/>
      <w:bookmarkStart w:id="118" w:name="_Toc479855075"/>
      <w:r>
        <w:t xml:space="preserve">Tabela </w:t>
      </w:r>
      <w:fldSimple w:instr=" SEQ Tabela \* ARABIC ">
        <w:r w:rsidR="00D21753">
          <w:rPr>
            <w:noProof/>
          </w:rPr>
          <w:t>3</w:t>
        </w:r>
      </w:fldSimple>
      <w:bookmarkEnd w:id="115"/>
      <w:r>
        <w:t>. PRIO3 normalizado</w:t>
      </w:r>
      <w:bookmarkEnd w:id="116"/>
      <w:bookmarkEnd w:id="117"/>
      <w:bookmarkEnd w:id="118"/>
    </w:p>
    <w:p w14:paraId="006F7C03" w14:textId="243099E8" w:rsidR="00021301" w:rsidRDefault="00021301" w:rsidP="002F168E">
      <w:pPr>
        <w:pStyle w:val="Image"/>
      </w:pPr>
      <w:r>
        <w:rPr>
          <w:lang w:val="en-US" w:eastAsia="en-US"/>
        </w:rP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D21753">
        <w:t xml:space="preserve">Figura </w:t>
      </w:r>
      <w:r w:rsidR="00D21753">
        <w:rPr>
          <w:noProof/>
        </w:rPr>
        <w:t>15</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D21753">
        <w:t xml:space="preserve">Figura </w:t>
      </w:r>
      <w:r w:rsidR="00D21753">
        <w:rPr>
          <w:noProof/>
        </w:rPr>
        <w:t>16</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45D46B8E" w:rsidR="0053431D" w:rsidRDefault="0053431D" w:rsidP="0053431D">
      <w:pPr>
        <w:pStyle w:val="Caption"/>
      </w:pPr>
      <w:bookmarkStart w:id="119" w:name="_Ref465275761"/>
      <w:bookmarkStart w:id="120" w:name="_Toc465711394"/>
      <w:bookmarkStart w:id="121" w:name="_Toc479868074"/>
      <w:r>
        <w:t xml:space="preserve">Figura </w:t>
      </w:r>
      <w:fldSimple w:instr=" SEQ Figura \* ARABIC ">
        <w:r w:rsidR="00A114EB">
          <w:rPr>
            <w:noProof/>
          </w:rPr>
          <w:t>15</w:t>
        </w:r>
      </w:fldSimple>
      <w:bookmarkEnd w:id="119"/>
      <w:r>
        <w:t xml:space="preserve">. </w:t>
      </w:r>
      <w:r w:rsidRPr="007D0009">
        <w:t xml:space="preserve">Maiores </w:t>
      </w:r>
      <w:r>
        <w:t>altas</w:t>
      </w:r>
      <w:r w:rsidRPr="007D0009">
        <w:t xml:space="preserve"> em 5 dias</w:t>
      </w:r>
      <w:bookmarkEnd w:id="120"/>
      <w:bookmarkEnd w:id="121"/>
    </w:p>
    <w:p w14:paraId="06093C4A" w14:textId="34025FCC" w:rsidR="002B6774" w:rsidRDefault="005212E7" w:rsidP="002F168E">
      <w:pPr>
        <w:pStyle w:val="Image"/>
      </w:pPr>
      <w:r>
        <w:rPr>
          <w:lang w:val="en-US" w:eastAsia="en-US"/>
        </w:rP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10BF9E0" w:rsidR="0053431D" w:rsidRDefault="0053431D" w:rsidP="0053431D">
      <w:pPr>
        <w:pStyle w:val="Caption"/>
      </w:pPr>
      <w:bookmarkStart w:id="122" w:name="_Ref465275767"/>
      <w:bookmarkStart w:id="123" w:name="_Toc465711395"/>
      <w:bookmarkStart w:id="124" w:name="_Toc479868075"/>
      <w:r>
        <w:t xml:space="preserve">Figura </w:t>
      </w:r>
      <w:fldSimple w:instr=" SEQ Figura \* ARABIC ">
        <w:r w:rsidR="00A114EB">
          <w:rPr>
            <w:noProof/>
          </w:rPr>
          <w:t>16</w:t>
        </w:r>
      </w:fldSimple>
      <w:bookmarkEnd w:id="122"/>
      <w:r>
        <w:t>. Maiores quedas em 5 dias</w:t>
      </w:r>
      <w:bookmarkEnd w:id="123"/>
      <w:bookmarkEnd w:id="124"/>
    </w:p>
    <w:p w14:paraId="54EA14D4" w14:textId="3837D7A4" w:rsidR="005212E7" w:rsidRDefault="005212E7" w:rsidP="002F168E">
      <w:pPr>
        <w:pStyle w:val="Image"/>
      </w:pPr>
      <w:r>
        <w:rPr>
          <w:lang w:val="en-US" w:eastAsia="en-US"/>
        </w:rPr>
        <w:lastRenderedPageBreak/>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777A2ED8" w:rsidR="00882F55" w:rsidRDefault="005579BF" w:rsidP="00AD1FC5">
      <w:pPr>
        <w:pStyle w:val="Heading1"/>
      </w:pPr>
      <w:r>
        <w:br w:type="page"/>
      </w:r>
      <w:r w:rsidR="009D104B">
        <w:lastRenderedPageBreak/>
        <w:t>ESTADO DA ARTE</w:t>
      </w:r>
      <w:r w:rsidR="00A03F51">
        <w:rPr>
          <w:rStyle w:val="CommentReference"/>
          <w:rFonts w:cs="Times New Roman"/>
          <w:b w:val="0"/>
        </w:rPr>
        <w:commentReference w:id="125"/>
      </w:r>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Heading2"/>
      </w:pPr>
      <w:bookmarkStart w:id="126" w:name="_Toc465711366"/>
      <w:bookmarkStart w:id="127" w:name="_Toc479868176"/>
      <w:r>
        <w:t>Excel + VBA</w:t>
      </w:r>
      <w:bookmarkEnd w:id="126"/>
      <w:bookmarkEnd w:id="127"/>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F3318D">
            <w:rPr>
              <w:noProof/>
              <w:lang w:eastAsia="pt-BR"/>
            </w:rPr>
            <w:t>(MICROSOFT, 2009)</w:t>
          </w:r>
          <w:r w:rsidR="003D2C9B">
            <w:rPr>
              <w:lang w:eastAsia="pt-BR"/>
            </w:rPr>
            <w:fldChar w:fldCharType="end"/>
          </w:r>
        </w:sdtContent>
      </w:sdt>
    </w:p>
    <w:p w14:paraId="2E2F8E83" w14:textId="7443574D"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w:t>
      </w:r>
      <w:commentRangeStart w:id="128"/>
      <w:commentRangeStart w:id="129"/>
      <w:r w:rsidR="6103A698" w:rsidRPr="6103A698">
        <w:rPr>
          <w:lang w:eastAsia="pt-BR"/>
        </w:rPr>
        <w:t>NeuroXL</w:t>
      </w:r>
      <w:commentRangeEnd w:id="128"/>
      <w:r w:rsidR="00126031">
        <w:rPr>
          <w:rStyle w:val="CommentReference"/>
        </w:rPr>
        <w:commentReference w:id="128"/>
      </w:r>
      <w:commentRangeEnd w:id="129"/>
      <w:r w:rsidR="009D104B">
        <w:rPr>
          <w:rStyle w:val="CommentReference"/>
        </w:rPr>
        <w:commentReference w:id="129"/>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D104B" w:rsidRPr="009D104B">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D104B">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de medidas estatísticas relevantes disponívels no software excel</w:t>
      </w:r>
      <w:r w:rsidR="6103A698" w:rsidRPr="6103A698">
        <w:rPr>
          <w:lang w:eastAsia="pt-BR"/>
        </w:rPr>
        <w:t>.</w:t>
      </w:r>
    </w:p>
    <w:p w14:paraId="40CF85DE" w14:textId="2E328313" w:rsidR="00CD55E6" w:rsidRDefault="00CD55E6" w:rsidP="000D0D4C">
      <w:pPr>
        <w:rPr>
          <w:lang w:eastAsia="pt-BR"/>
        </w:rPr>
      </w:pPr>
    </w:p>
    <w:p w14:paraId="5630BDAC" w14:textId="36C0A04E" w:rsidR="00CD55E6" w:rsidRDefault="00CD55E6" w:rsidP="00AD1FC5">
      <w:pPr>
        <w:pStyle w:val="Heading2"/>
      </w:pPr>
      <w:bookmarkStart w:id="130" w:name="_Toc479868177"/>
      <w:r>
        <w:t>Weka</w:t>
      </w:r>
      <w:bookmarkEnd w:id="130"/>
    </w:p>
    <w:p w14:paraId="0FF269DA" w14:textId="7CED7BD8" w:rsidR="00CD55E6" w:rsidRDefault="00CD55E6" w:rsidP="00CD55E6">
      <w:pPr>
        <w:rPr>
          <w:lang w:eastAsia="pt-BR"/>
        </w:rPr>
      </w:pPr>
    </w:p>
    <w:p w14:paraId="3DB5104B" w14:textId="7731C4D1"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encontrado somente na Nova Zelândia, já que foi desenvolvido na Universidade de Waikato localizado neste país.</w:t>
      </w:r>
      <w:sdt>
        <w:sdtPr>
          <w:id w:val="27846332"/>
          <w:citation/>
        </w:sdtPr>
        <w:sdtContent>
          <w:r w:rsidR="00C47032">
            <w:fldChar w:fldCharType="begin"/>
          </w:r>
          <w:r w:rsidR="009D104B">
            <w:instrText xml:space="preserve">CITATION Uni16 \l 1033 </w:instrText>
          </w:r>
          <w:r w:rsidR="00C47032">
            <w:fldChar w:fldCharType="separate"/>
          </w:r>
          <w:r w:rsidR="009D104B">
            <w:rPr>
              <w:noProof/>
            </w:rPr>
            <w:t xml:space="preserve"> (UNIVERSITY OF WAIKATO, 2010)</w:t>
          </w:r>
          <w:r w:rsidR="00C47032">
            <w:fldChar w:fldCharType="end"/>
          </w:r>
        </w:sdtContent>
      </w:sdt>
    </w:p>
    <w:p w14:paraId="3BEA0D5F" w14:textId="4D22307F"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26031">
        <w:t xml:space="preserve"> 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82EE1C5" w:rsidR="001E6EF9" w:rsidRDefault="001E6EF9" w:rsidP="00CD55E6">
      <w:r>
        <w:t xml:space="preserve">Para a criação da rede, </w:t>
      </w:r>
      <w:r w:rsidR="00AC2895">
        <w:t>pode-se</w:t>
      </w:r>
      <w:r>
        <w:t xml:space="preserve"> escolher quantas camadas a rede terá, bem como quantos </w:t>
      </w:r>
      <w:r w:rsidR="00AC2895">
        <w:t>neurônios</w:t>
      </w:r>
      <w:r>
        <w:t xml:space="preserve"> por camada. A escolha da função de ativação, bem como </w:t>
      </w:r>
      <w:r w:rsidR="00427AB2">
        <w:lastRenderedPageBreak/>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9D104B">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Heading2"/>
      </w:pPr>
      <w:bookmarkStart w:id="131" w:name="_Toc479868178"/>
      <w:r>
        <w:t>Neuroph Studio</w:t>
      </w:r>
      <w:bookmarkEnd w:id="131"/>
    </w:p>
    <w:p w14:paraId="20956DAF" w14:textId="2FCCD7DC" w:rsidR="00CD55E6" w:rsidRDefault="00CD55E6" w:rsidP="00CD55E6">
      <w:pPr>
        <w:rPr>
          <w:lang w:eastAsia="pt-BR"/>
        </w:rPr>
      </w:pPr>
    </w:p>
    <w:p w14:paraId="6081CD4A" w14:textId="46039228"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EA0CB5">
        <w:rPr>
          <w:lang w:eastAsia="pt-BR"/>
        </w:rPr>
        <w:t>desenvolvimento</w:t>
      </w:r>
      <w:r w:rsidR="00427AB2">
        <w:rPr>
          <w:lang w:eastAsia="pt-BR"/>
        </w:rPr>
        <w:t>.</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D104B">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F3318D">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Heading2"/>
      </w:pPr>
      <w:bookmarkStart w:id="132" w:name="_Toc479868179"/>
      <w:r w:rsidRPr="00267991">
        <w:t>Matlab</w:t>
      </w:r>
      <w:bookmarkEnd w:id="132"/>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commentRangeStart w:id="133"/>
      <w:commentRangeStart w:id="134"/>
      <w:sdt>
        <w:sdtPr>
          <w:id w:val="-2017913193"/>
          <w:citation/>
        </w:sdtPr>
        <w:sdtContent>
          <w:r w:rsidR="00451AFD">
            <w:fldChar w:fldCharType="begin"/>
          </w:r>
          <w:r w:rsidR="0011043B">
            <w:instrText xml:space="preserve">CITATION Mat16 \l 1033 </w:instrText>
          </w:r>
          <w:r w:rsidR="00451AFD">
            <w:fldChar w:fldCharType="separate"/>
          </w:r>
          <w:r w:rsidR="0011043B">
            <w:rPr>
              <w:noProof/>
            </w:rPr>
            <w:t>(MATHWORKS, 2007)</w:t>
          </w:r>
          <w:r w:rsidR="00451AFD">
            <w:fldChar w:fldCharType="end"/>
          </w:r>
        </w:sdtContent>
      </w:sdt>
      <w:commentRangeEnd w:id="133"/>
      <w:r w:rsidR="00DE76B2">
        <w:rPr>
          <w:rStyle w:val="CommentReference"/>
        </w:rPr>
        <w:commentReference w:id="133"/>
      </w:r>
      <w:commentRangeEnd w:id="134"/>
      <w:r w:rsidR="004C61E1">
        <w:rPr>
          <w:rStyle w:val="CommentReference"/>
        </w:rPr>
        <w:commentReference w:id="134"/>
      </w:r>
    </w:p>
    <w:p w14:paraId="7DBF2FE7" w14:textId="6F071CAC"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(epoca)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Heading2"/>
      </w:pPr>
      <w:bookmarkStart w:id="135" w:name="_Toc479868180"/>
      <w:r>
        <w:t>NeuroFURG</w:t>
      </w:r>
      <w:bookmarkEnd w:id="135"/>
    </w:p>
    <w:p w14:paraId="07D82F85" w14:textId="1B320F1B" w:rsidR="00817DA3" w:rsidRDefault="00817DA3" w:rsidP="00817DA3"/>
    <w:p w14:paraId="6A7A42EB" w14:textId="0A831472"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3109C0F5"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w:t>
      </w:r>
      <w:r>
        <w:lastRenderedPageBreak/>
        <w:t xml:space="preserve">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Heading2"/>
      </w:pPr>
      <w:bookmarkStart w:id="136" w:name="_Ref478497309"/>
      <w:bookmarkStart w:id="137" w:name="_Ref478497310"/>
      <w:bookmarkStart w:id="138" w:name="_Toc479868181"/>
      <w:r>
        <w:t>Comparativo</w:t>
      </w:r>
      <w:bookmarkStart w:id="139" w:name="_Ref465362275"/>
      <w:bookmarkEnd w:id="136"/>
      <w:bookmarkEnd w:id="137"/>
      <w:bookmarkEnd w:id="138"/>
    </w:p>
    <w:p w14:paraId="3CB30D03" w14:textId="77777777" w:rsidR="0053431D" w:rsidRDefault="0053431D" w:rsidP="0011043B">
      <w:pPr>
        <w:ind w:firstLine="0"/>
        <w:jc w:val="left"/>
      </w:pPr>
    </w:p>
    <w:p w14:paraId="3C06FB4A" w14:textId="525A6A82" w:rsidR="0053431D" w:rsidRDefault="0053431D" w:rsidP="0053431D">
      <w:pPr>
        <w:pStyle w:val="Caption"/>
      </w:pPr>
      <w:bookmarkStart w:id="140" w:name="_Ref479846293"/>
      <w:bookmarkStart w:id="141" w:name="_Toc479855076"/>
      <w:r>
        <w:t xml:space="preserve">Tabela </w:t>
      </w:r>
      <w:fldSimple w:instr=" SEQ Tabela \* ARABIC ">
        <w:r w:rsidR="00D21753">
          <w:rPr>
            <w:noProof/>
          </w:rPr>
          <w:t>4</w:t>
        </w:r>
      </w:fldSimple>
      <w:bookmarkEnd w:id="140"/>
      <w:r>
        <w:t xml:space="preserve">. </w:t>
      </w:r>
      <w:r w:rsidR="00957937">
        <w:t xml:space="preserve">Comparativo </w:t>
      </w:r>
      <w:r w:rsidR="00C1541C">
        <w:t xml:space="preserve">entre os </w:t>
      </w:r>
      <w:r w:rsidR="00957937">
        <w:t>software</w:t>
      </w:r>
      <w:bookmarkEnd w:id="141"/>
      <w:r w:rsidR="00C1541C">
        <w:t>s descritos</w:t>
      </w:r>
    </w:p>
    <w:p w14:paraId="3BF0FE14" w14:textId="44905E3A" w:rsidR="005171C1" w:rsidRDefault="00EA574F" w:rsidP="002F168E">
      <w:pPr>
        <w:pStyle w:val="Image"/>
      </w:pPr>
      <w:r>
        <w:rPr>
          <w:lang w:val="en-US" w:eastAsia="en-US"/>
        </w:rP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8843" cy="3165995"/>
                    </a:xfrm>
                    <a:prstGeom prst="rect">
                      <a:avLst/>
                    </a:prstGeom>
                  </pic:spPr>
                </pic:pic>
              </a:graphicData>
            </a:graphic>
          </wp:inline>
        </w:drawing>
      </w:r>
      <w:bookmarkEnd w:id="139"/>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957937">
        <w:t xml:space="preserve">Tabela </w:t>
      </w:r>
      <w:r w:rsidR="00957937">
        <w:rPr>
          <w:noProof/>
        </w:rPr>
        <w:t>4</w:t>
      </w:r>
      <w:r w:rsidR="00957937">
        <w:fldChar w:fldCharType="end"/>
      </w:r>
      <w:r w:rsidR="00957937">
        <w:t>.</w:t>
      </w:r>
    </w:p>
    <w:p w14:paraId="40CCE4B3" w14:textId="77777777" w:rsidR="00F54397" w:rsidRDefault="00F54397" w:rsidP="00F54397"/>
    <w:p w14:paraId="6B0C265F" w14:textId="77777777" w:rsidR="0053431D" w:rsidRDefault="0053431D" w:rsidP="0053431D">
      <w:pPr>
        <w:jc w:val="center"/>
      </w:pPr>
    </w:p>
    <w:p w14:paraId="25D348DA" w14:textId="6F37613B" w:rsidR="00F17C35" w:rsidRDefault="00EB5650">
      <w:pPr>
        <w:suppressAutoHyphens w:val="0"/>
        <w:spacing w:after="0"/>
        <w:ind w:firstLine="0"/>
        <w:jc w:val="left"/>
      </w:pPr>
      <w:r>
        <w:rPr>
          <w:rStyle w:val="CommentReference"/>
          <w:b/>
          <w:bCs/>
        </w:rPr>
        <w:commentReference w:id="142"/>
      </w:r>
      <w:r w:rsidR="004C61E1">
        <w:rPr>
          <w:rStyle w:val="CommentReference"/>
        </w:rPr>
        <w:commentReference w:id="143"/>
      </w:r>
      <w:r w:rsidR="00F17C35">
        <w:br w:type="page"/>
      </w:r>
    </w:p>
    <w:p w14:paraId="76B1E50C" w14:textId="111EF320" w:rsidR="00E05581" w:rsidRDefault="00137D30" w:rsidP="00AD1FC5">
      <w:pPr>
        <w:pStyle w:val="Heading1"/>
      </w:pPr>
      <w:bookmarkStart w:id="144" w:name="_Toc479868182"/>
      <w:r>
        <w:lastRenderedPageBreak/>
        <w:t>REQUISITOS DO SISTEMA DE SOFTWARE</w:t>
      </w:r>
      <w:bookmarkEnd w:id="144"/>
    </w:p>
    <w:p w14:paraId="6B61C4C0" w14:textId="42111A3E"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O texto a seguir </w:t>
      </w:r>
      <w:r w:rsidR="00EB5650">
        <w:t>descreve</w:t>
      </w:r>
      <w:r>
        <w:t xml:space="preserve"> conceitos e padrões de especificação dos requisitos de software.</w:t>
      </w:r>
    </w:p>
    <w:p w14:paraId="7A1E8FE7" w14:textId="04034BF5" w:rsidR="00055061" w:rsidRDefault="00055061" w:rsidP="00055061"/>
    <w:p w14:paraId="0D85A4B0" w14:textId="2C3813B3" w:rsidR="00055061" w:rsidRDefault="00055061" w:rsidP="00AD1FC5">
      <w:pPr>
        <w:pStyle w:val="Heading2"/>
      </w:pPr>
      <w:bookmarkStart w:id="145" w:name="_Toc479868183"/>
      <w:commentRangeStart w:id="146"/>
      <w:r>
        <w:t>Identificação dos requisitos</w:t>
      </w:r>
      <w:bookmarkEnd w:id="145"/>
      <w:commentRangeEnd w:id="146"/>
      <w:r w:rsidR="00EB5650">
        <w:rPr>
          <w:rStyle w:val="CommentReference"/>
          <w:rFonts w:eastAsia="Times New Roman" w:cs="Times New Roman"/>
          <w:b w:val="0"/>
          <w:bCs w:val="0"/>
          <w:iCs w:val="0"/>
          <w:lang w:eastAsia="ar-SA"/>
        </w:rPr>
        <w:commentReference w:id="146"/>
      </w:r>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00152728">
      <w:pPr>
        <w:pStyle w:val="ListParagraph"/>
        <w:numPr>
          <w:ilvl w:val="0"/>
          <w:numId w:val="4"/>
        </w:numPr>
        <w:ind w:left="720" w:firstLine="0"/>
        <w:rPr>
          <w:lang w:eastAsia="pt-BR"/>
        </w:rPr>
      </w:pPr>
      <w:r w:rsidRPr="6103A698">
        <w:rPr>
          <w:b/>
          <w:bCs/>
          <w:lang w:eastAsia="pt-BR"/>
        </w:rPr>
        <w:t>Requisitos funcionais</w:t>
      </w:r>
      <w:r w:rsidRPr="6103A698">
        <w:rPr>
          <w:lang w:eastAsia="pt-BR"/>
        </w:rPr>
        <w:t xml:space="preserve"> devem ser identificados por: [RFxxx] – nome e descrição e serem descritos na seção requisitos funcionais.</w:t>
      </w:r>
    </w:p>
    <w:p w14:paraId="01C3AC0C" w14:textId="192D899D" w:rsidR="00055061" w:rsidRPr="00055061" w:rsidRDefault="6103A698" w:rsidP="00152728">
      <w:pPr>
        <w:pStyle w:val="ListParagraph"/>
        <w:numPr>
          <w:ilvl w:val="0"/>
          <w:numId w:val="5"/>
        </w:numPr>
        <w:ind w:left="720" w:firstLine="0"/>
        <w:rPr>
          <w:lang w:eastAsia="pt-BR"/>
        </w:rPr>
      </w:pPr>
      <w:r w:rsidRPr="6103A698">
        <w:rPr>
          <w:b/>
          <w:bCs/>
          <w:lang w:eastAsia="pt-BR"/>
        </w:rPr>
        <w:t>Regras de negócio</w:t>
      </w:r>
      <w:r w:rsidRPr="6103A698">
        <w:rPr>
          <w:lang w:eastAsia="pt-BR"/>
        </w:rPr>
        <w:t xml:space="preserve"> devem ser identificadas por: [RNxxx] – nome e descrição e serem descritas na seção requisitos funcionais, subitem regras de negócio.</w:t>
      </w:r>
    </w:p>
    <w:p w14:paraId="4AABF0E5" w14:textId="7FD38C50" w:rsidR="00055061" w:rsidRPr="00055061" w:rsidRDefault="6103A698" w:rsidP="00152728">
      <w:pPr>
        <w:pStyle w:val="ListParagraph"/>
        <w:numPr>
          <w:ilvl w:val="0"/>
          <w:numId w:val="6"/>
        </w:numPr>
        <w:ind w:left="720" w:firstLine="0"/>
        <w:rPr>
          <w:lang w:eastAsia="pt-BR"/>
        </w:rPr>
      </w:pPr>
      <w:r w:rsidRPr="6103A698">
        <w:rPr>
          <w:b/>
          <w:bCs/>
          <w:lang w:eastAsia="pt-BR"/>
        </w:rPr>
        <w:t>Requisitos não funcionais</w:t>
      </w:r>
      <w:r w:rsidRPr="6103A698">
        <w:rPr>
          <w:lang w:eastAsia="pt-BR"/>
        </w:rPr>
        <w:t xml:space="preserve"> devem ser identificados por: [RNFxxx]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2B28410A" w14:textId="47A198A0" w:rsidR="00055061" w:rsidRDefault="00055061" w:rsidP="002407D4">
      <w:pPr>
        <w:rPr>
          <w:lang w:eastAsia="pt-BR"/>
        </w:rPr>
      </w:pPr>
    </w:p>
    <w:p w14:paraId="1D68FAA8" w14:textId="69933EDC" w:rsidR="002407D4" w:rsidRDefault="002407D4" w:rsidP="00AD1FC5">
      <w:pPr>
        <w:pStyle w:val="Heading3"/>
      </w:pPr>
      <w:bookmarkStart w:id="147" w:name="_Toc479868185"/>
      <w:r>
        <w:t>Requisitos Funcionais</w:t>
      </w:r>
      <w:bookmarkEnd w:id="147"/>
    </w:p>
    <w:p w14:paraId="571CDE46" w14:textId="79092DC8" w:rsidR="002407D4" w:rsidRDefault="004E1FFB" w:rsidP="382A6C4F">
      <w:pPr>
        <w:rPr>
          <w:rStyle w:val="eop"/>
          <w:rFonts w:eastAsia="Arial" w:cs="Arial"/>
          <w:color w:val="00000A"/>
        </w:rPr>
      </w:pPr>
      <w:del w:id="148" w:author="Andreia Machion" w:date="2017-06-02T11:41:00Z">
        <w:r w:rsidRPr="382A6C4F" w:rsidDel="00EB5650">
          <w:rPr>
            <w:rStyle w:val="normaltextrun"/>
            <w:rFonts w:eastAsia="Arial" w:cs="Arial"/>
            <w:color w:val="00000A"/>
            <w:shd w:val="clear" w:color="auto" w:fill="FFFFFF"/>
          </w:rPr>
          <w:delText>Neste item devem ser</w:delText>
        </w:r>
      </w:del>
      <w:ins w:id="149" w:author="Andreia Machion" w:date="2017-06-02T11:41:00Z">
        <w:r w:rsidR="00EB5650">
          <w:rPr>
            <w:rStyle w:val="normaltextrun"/>
            <w:rFonts w:eastAsia="Arial" w:cs="Arial"/>
            <w:color w:val="00000A"/>
            <w:shd w:val="clear" w:color="auto" w:fill="FFFFFF"/>
          </w:rPr>
          <w:t>Nesta seção são</w:t>
        </w:r>
      </w:ins>
      <w:r w:rsidRPr="382A6C4F">
        <w:rPr>
          <w:rStyle w:val="normaltextrun"/>
          <w:rFonts w:eastAsia="Arial" w:cs="Arial"/>
          <w:color w:val="00000A"/>
          <w:shd w:val="clear" w:color="auto" w:fill="FFFFFF"/>
        </w:rPr>
        <w:t xml:space="preserve"> descritos os requisitos funcionais que </w:t>
      </w:r>
      <w:r w:rsidRPr="00B26B01">
        <w:rPr>
          <w:rFonts w:eastAsia="Arial"/>
        </w:rPr>
        <w:t>especificam ações que um sistema deve ser capaz de executar, ou seja, os objetivos do sistema, incluindo prioridade e regras de negócio</w:t>
      </w:r>
      <w:del w:id="150" w:author="Andreia Machion" w:date="2017-06-02T11:42:00Z">
        <w:r w:rsidRPr="00B26B01" w:rsidDel="00EB5650">
          <w:rPr>
            <w:rFonts w:eastAsia="Arial"/>
          </w:rPr>
          <w:delText>. A seguir são apresentados exemplos.</w:delText>
        </w:r>
        <w:r w:rsidRPr="382A6C4F" w:rsidDel="00EB5650">
          <w:rPr>
            <w:rStyle w:val="eop"/>
            <w:rFonts w:eastAsia="Arial" w:cs="Arial"/>
            <w:color w:val="00000A"/>
            <w:shd w:val="clear" w:color="auto" w:fill="FFFFFF"/>
          </w:rPr>
          <w:delText> </w:delText>
        </w:r>
      </w:del>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line="360" w:lineRule="auto"/>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Este requisito permite que o sistema importe os preços de fechamento e os volumes ajustados por proventos da Bolsa de Valores do Brasil</w:t>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1B90D36C"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4C61E1">
        <w:rPr>
          <w:rFonts w:eastAsia="Arial"/>
        </w:rPr>
        <w:t>sera prevista, quantos dias precisa para prever o proximo)</w:t>
      </w:r>
      <w:r w:rsidR="00B26B01" w:rsidRPr="00B26B01">
        <w:rPr>
          <w:rFonts w:eastAsia="Arial"/>
        </w:rPr>
        <w:t xml:space="preserve"> salvar essa rede localmente em um formato definido pelo fr</w:t>
      </w:r>
      <w:r w:rsidR="00C01073">
        <w:rPr>
          <w:rFonts w:eastAsia="Arial"/>
        </w:rPr>
        <w:t xml:space="preserve">amework </w:t>
      </w:r>
      <w:commentRangeStart w:id="151"/>
      <w:commentRangeStart w:id="152"/>
      <w:r w:rsidR="00C01073">
        <w:rPr>
          <w:rFonts w:eastAsia="Arial"/>
        </w:rPr>
        <w:t xml:space="preserve">Encog </w:t>
      </w:r>
      <w:commentRangeEnd w:id="151"/>
      <w:r w:rsidR="007014F2">
        <w:rPr>
          <w:rStyle w:val="CommentReference"/>
        </w:rPr>
        <w:commentReference w:id="151"/>
      </w:r>
      <w:commentRangeEnd w:id="152"/>
      <w:r w:rsidR="004C61E1">
        <w:rPr>
          <w:rStyle w:val="CommentReference"/>
        </w:rPr>
        <w:commentReference w:id="152"/>
      </w:r>
      <w:r w:rsidR="00C01073">
        <w:rPr>
          <w:rFonts w:eastAsia="Arial"/>
        </w:rPr>
        <w:t xml:space="preserve">(.eg)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6935D14C" w:rsidR="00084545" w:rsidRDefault="382A6C4F" w:rsidP="004C61E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gráfico</w:t>
      </w:r>
      <w:r w:rsidR="007014F2">
        <w:rPr>
          <w:rFonts w:eastAsia="Arial" w:cs="Arial"/>
          <w:color w:val="00000A"/>
          <w:lang w:eastAsia="pt-BR"/>
        </w:rPr>
        <w:t>s</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3C88B8D9" w14:textId="4B371D2A" w:rsidR="00084545" w:rsidRPr="00381262" w:rsidRDefault="00084545" w:rsidP="00AD1FC5">
      <w:pPr>
        <w:pStyle w:val="Heading2"/>
      </w:pPr>
      <w:bookmarkStart w:id="153" w:name="__RefHeading___Toc1261_1614258110"/>
      <w:bookmarkStart w:id="154" w:name="_Toc447474823"/>
      <w:bookmarkStart w:id="155" w:name="__RefHeading___Toc1263_1614258110"/>
      <w:bookmarkStart w:id="156" w:name="_Toc447474824"/>
      <w:bookmarkStart w:id="157" w:name="_Toc395474966"/>
      <w:bookmarkStart w:id="158" w:name="_Toc479868189"/>
      <w:bookmarkEnd w:id="153"/>
      <w:bookmarkEnd w:id="154"/>
      <w:bookmarkEnd w:id="155"/>
      <w:r w:rsidRPr="00381262">
        <w:t>Modelagem</w:t>
      </w:r>
      <w:bookmarkEnd w:id="156"/>
      <w:bookmarkEnd w:id="157"/>
      <w:r w:rsidRPr="00381262">
        <w:t xml:space="preserve"> dos requisitos funcionais</w:t>
      </w:r>
      <w:bookmarkEnd w:id="158"/>
    </w:p>
    <w:p w14:paraId="36074F30" w14:textId="77777777" w:rsidR="00084545" w:rsidRPr="00084545" w:rsidRDefault="00084545" w:rsidP="00084545">
      <w:pPr>
        <w:rPr>
          <w:rFonts w:eastAsia="Arial"/>
          <w:lang w:eastAsia="pt-BR"/>
        </w:rPr>
      </w:pPr>
    </w:p>
    <w:p w14:paraId="55AE0501" w14:textId="088919EE"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Pr>
          <w:rFonts w:eastAsia="Arial" w:cs="Arial"/>
          <w:color w:val="00000A"/>
          <w:lang w:eastAsia="pt-BR"/>
        </w:rPr>
        <w:t>descrevem-se</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0434AF4C" w:rsidR="00084545" w:rsidRPr="00084545" w:rsidRDefault="00084545" w:rsidP="00AD1FC5">
      <w:pPr>
        <w:pStyle w:val="Heading3"/>
      </w:pPr>
      <w:bookmarkStart w:id="159" w:name="__RefHeading___Toc1265_1614258110"/>
      <w:bookmarkStart w:id="160" w:name="_Toc447474825"/>
      <w:bookmarkStart w:id="161" w:name="_Toc479868190"/>
      <w:bookmarkEnd w:id="159"/>
      <w:bookmarkEnd w:id="160"/>
      <w:r w:rsidRPr="00084545">
        <w:t>Atores</w:t>
      </w:r>
      <w:bookmarkEnd w:id="161"/>
    </w:p>
    <w:p w14:paraId="4B269A2B" w14:textId="7E4BA1F2" w:rsidR="00084545" w:rsidRPr="00084545" w:rsidRDefault="005856B2"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line="360" w:lineRule="auto"/>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BA03132" w14:textId="4AFF0FF8" w:rsidR="00084545" w:rsidRPr="00084545" w:rsidRDefault="00084545" w:rsidP="00AD1FC5">
      <w:pPr>
        <w:pStyle w:val="Heading3"/>
        <w:rPr>
          <w:rFonts w:ascii="Times New Roman,Calibri" w:eastAsia="Times New Roman,Calibri" w:hAnsi="Times New Roman,Calibri" w:cs="Times New Roman,Calibri"/>
          <w:color w:val="00000A"/>
        </w:rPr>
      </w:pPr>
      <w:bookmarkStart w:id="162" w:name="_Toc479868191"/>
      <w:r>
        <w:t xml:space="preserve">Diagrama de </w:t>
      </w:r>
      <w:r w:rsidR="002A209B">
        <w:t xml:space="preserve">caso </w:t>
      </w:r>
      <w:r>
        <w:t>de uso</w:t>
      </w:r>
      <w:bookmarkEnd w:id="162"/>
    </w:p>
    <w:p w14:paraId="4AFB21E4" w14:textId="77777777" w:rsidR="0053431D" w:rsidRPr="00084545" w:rsidRDefault="0053431D" w:rsidP="0053431D">
      <w:pPr>
        <w:ind w:firstLine="0"/>
        <w:jc w:val="center"/>
        <w:rPr>
          <w:rFonts w:eastAsia="Calibri"/>
        </w:rPr>
      </w:pPr>
    </w:p>
    <w:p w14:paraId="1F4FFBE7" w14:textId="58473A27" w:rsidR="0053431D" w:rsidRDefault="0053431D" w:rsidP="0053431D">
      <w:pPr>
        <w:pStyle w:val="Caption"/>
      </w:pPr>
      <w:bookmarkStart w:id="163" w:name="_Toc479868081"/>
      <w:r>
        <w:t xml:space="preserve">Figura </w:t>
      </w:r>
      <w:fldSimple w:instr=" SEQ Figura \* ARABIC ">
        <w:r w:rsidR="00A114EB">
          <w:rPr>
            <w:noProof/>
          </w:rPr>
          <w:t>22</w:t>
        </w:r>
      </w:fldSimple>
      <w:r>
        <w:t xml:space="preserve">. </w:t>
      </w:r>
      <w:bookmarkEnd w:id="163"/>
      <w:r w:rsidR="004C61E1">
        <w:t>Diagrama de caso de uso</w:t>
      </w:r>
    </w:p>
    <w:p w14:paraId="1DE2A391" w14:textId="03530A24" w:rsidR="00084545" w:rsidRDefault="00BA564B" w:rsidP="002F168E">
      <w:pPr>
        <w:pStyle w:val="Image"/>
      </w:pPr>
      <w:r w:rsidRPr="00BA564B">
        <w:lastRenderedPageBreak/>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bookmarkStart w:id="164" w:name="_GoBack"/>
      <w:bookmarkEnd w:id="164"/>
    </w:p>
    <w:p w14:paraId="60F1A653" w14:textId="462E53CB" w:rsidR="00084545" w:rsidRDefault="382A6C4F" w:rsidP="00ED5B11">
      <w:pPr>
        <w:pStyle w:val="Caption"/>
      </w:pPr>
      <w:commentRangeStart w:id="165"/>
      <w:r>
        <w:t>Fonte</w:t>
      </w:r>
      <w:commentRangeEnd w:id="165"/>
      <w:r w:rsidR="002A209B">
        <w:rPr>
          <w:rStyle w:val="CommentReference"/>
          <w:b w:val="0"/>
          <w:bCs w:val="0"/>
        </w:rPr>
        <w:commentReference w:id="165"/>
      </w:r>
      <w:r>
        <w:t>: Autor</w:t>
      </w:r>
      <w:r w:rsidR="00401DAA">
        <w:t xml:space="preserve"> (2017)</w:t>
      </w:r>
    </w:p>
    <w:p w14:paraId="569175DD" w14:textId="4F83F590" w:rsidR="00CC454B" w:rsidRDefault="00CC454B">
      <w:pPr>
        <w:suppressAutoHyphens w:val="0"/>
        <w:spacing w:after="0"/>
        <w:ind w:firstLine="0"/>
        <w:jc w:val="left"/>
      </w:pPr>
      <w:r>
        <w:br w:type="page"/>
      </w:r>
    </w:p>
    <w:p w14:paraId="73A11C06" w14:textId="1DEC5868" w:rsidR="00084545" w:rsidRDefault="00084545" w:rsidP="00AD1FC5">
      <w:pPr>
        <w:pStyle w:val="Heading3"/>
      </w:pPr>
      <w:bookmarkStart w:id="166" w:name="_Toc479868192"/>
      <w:r>
        <w:lastRenderedPageBreak/>
        <w:t>Especificação do</w:t>
      </w:r>
      <w:ins w:id="167" w:author="Andreia Machion" w:date="2017-06-02T17:47:00Z">
        <w:r w:rsidR="00191C81">
          <w:t>s</w:t>
        </w:r>
      </w:ins>
      <w:r>
        <w:t xml:space="preserve"> Caso</w:t>
      </w:r>
      <w:ins w:id="168" w:author="Andreia Machion" w:date="2017-06-02T17:47:00Z">
        <w:r w:rsidR="00191C81">
          <w:t>s</w:t>
        </w:r>
      </w:ins>
      <w:r>
        <w:t xml:space="preserve"> de </w:t>
      </w:r>
      <w:commentRangeStart w:id="169"/>
      <w:r>
        <w:t>Uso</w:t>
      </w:r>
      <w:bookmarkEnd w:id="166"/>
      <w:commentRangeEnd w:id="169"/>
      <w:r w:rsidR="002A209B">
        <w:rPr>
          <w:rStyle w:val="CommentReference"/>
          <w:rFonts w:eastAsia="Times New Roman"/>
          <w:b w:val="0"/>
          <w:bCs w:val="0"/>
          <w:lang w:eastAsia="ar-SA"/>
        </w:rPr>
        <w:commentReference w:id="169"/>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ListParagraph"/>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Conexão com a internet</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ListParagraph"/>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ListParagraph"/>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ListParagraph"/>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ListParagraph"/>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ListParagraph"/>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0043094C">
            <w:pPr>
              <w:suppressAutoHyphens w:val="0"/>
              <w:spacing w:after="0" w:line="48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43094C">
            <w:pPr>
              <w:pStyle w:val="ListParagraph"/>
              <w:suppressAutoHyphens w:val="0"/>
              <w:spacing w:after="0" w:line="48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23</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458D66BB" w14:textId="77777777" w:rsidR="0053431D" w:rsidRDefault="0053431D" w:rsidP="0053431D">
      <w:pPr>
        <w:keepNext/>
        <w:suppressAutoHyphens w:val="0"/>
        <w:spacing w:after="0"/>
        <w:ind w:firstLine="0"/>
        <w:jc w:val="center"/>
      </w:pPr>
    </w:p>
    <w:p w14:paraId="5CAAECDF" w14:textId="3D2D0AE6" w:rsidR="0053431D" w:rsidRDefault="0053431D" w:rsidP="0053431D">
      <w:pPr>
        <w:pStyle w:val="Caption"/>
      </w:pPr>
      <w:bookmarkStart w:id="170" w:name="_Ref476586716"/>
      <w:bookmarkStart w:id="171" w:name="_Toc479868082"/>
      <w:r>
        <w:t xml:space="preserve">Figura </w:t>
      </w:r>
      <w:fldSimple w:instr=" SEQ Figura \* ARABIC ">
        <w:r w:rsidR="00DA40B7">
          <w:rPr>
            <w:noProof/>
          </w:rPr>
          <w:t>23</w:t>
        </w:r>
      </w:fldSimple>
      <w:bookmarkEnd w:id="170"/>
      <w:r>
        <w:t xml:space="preserve">. </w:t>
      </w:r>
      <w:commentRangeStart w:id="172"/>
      <w:r>
        <w:t xml:space="preserve">Formato </w:t>
      </w:r>
      <w:commentRangeEnd w:id="172"/>
      <w:r w:rsidR="002A209B">
        <w:rPr>
          <w:rStyle w:val="CommentReference"/>
          <w:b w:val="0"/>
          <w:bCs w:val="0"/>
        </w:rPr>
        <w:commentReference w:id="172"/>
      </w:r>
      <w:r>
        <w:t>importação BMF</w:t>
      </w:r>
      <w:bookmarkEnd w:id="171"/>
    </w:p>
    <w:p w14:paraId="58496799" w14:textId="7F89E310" w:rsidR="00C0680F" w:rsidRDefault="002048FB" w:rsidP="002F168E">
      <w:pPr>
        <w:pStyle w:val="Image"/>
      </w:pPr>
      <w:r>
        <w:rPr>
          <w:lang w:val="en-US" w:eastAsia="en-US"/>
        </w:rP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Caption"/>
      </w:pPr>
      <w:r>
        <w:t>Fonte: Autor (2017)</w:t>
      </w:r>
    </w:p>
    <w:p w14:paraId="23CB47C1" w14:textId="6A64EAA5" w:rsidR="002048FB" w:rsidRDefault="002048FB" w:rsidP="002048FB"/>
    <w:p w14:paraId="3C8AAC8F" w14:textId="2C3BE7F4" w:rsidR="002048FB" w:rsidRPr="002048FB" w:rsidRDefault="002048FB" w:rsidP="002048FB">
      <w:r>
        <w:t xml:space="preserve">Como é possível observar na </w:t>
      </w:r>
      <w:r>
        <w:fldChar w:fldCharType="begin"/>
      </w:r>
      <w:r>
        <w:instrText xml:space="preserve"> REF _Ref476586716 \h </w:instrText>
      </w:r>
      <w:r>
        <w:fldChar w:fldCharType="separate"/>
      </w:r>
      <w:r w:rsidR="00D21753">
        <w:t xml:space="preserve">Figura </w:t>
      </w:r>
      <w:r w:rsidR="00D21753">
        <w:rPr>
          <w:noProof/>
        </w:rPr>
        <w:t>23</w:t>
      </w:r>
      <w:r>
        <w:fldChar w:fldCharType="end"/>
      </w:r>
      <w:r>
        <w:t xml:space="preserve">, os dados obtidos da BMF vêm em um </w:t>
      </w:r>
      <w:r w:rsidR="00957937">
        <w:t>formato csv</w:t>
      </w:r>
      <w:r>
        <w:t>.</w:t>
      </w:r>
      <w:r w:rsidR="00FA531B">
        <w:t xml:space="preserve"> O sistema é responsável por extrair os dados deste </w:t>
      </w:r>
      <w:commentRangeStart w:id="173"/>
      <w:r w:rsidR="00FA531B">
        <w:t>arquivo</w:t>
      </w:r>
      <w:commentRangeEnd w:id="173"/>
      <w:r w:rsidR="002A209B">
        <w:rPr>
          <w:rStyle w:val="CommentReference"/>
        </w:rPr>
        <w:commentReference w:id="173"/>
      </w:r>
      <w:r w:rsidR="00FA531B">
        <w:t>.</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line="36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line="36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line="360" w:lineRule="auto"/>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line="360" w:lineRule="auto"/>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ListParagraph"/>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ListParagraph"/>
              <w:numPr>
                <w:ilvl w:val="0"/>
                <w:numId w:val="25"/>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line="360" w:lineRule="auto"/>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ListParagraph"/>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ListParagraph"/>
              <w:numPr>
                <w:ilvl w:val="0"/>
                <w:numId w:val="23"/>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ListParagraph"/>
              <w:numPr>
                <w:ilvl w:val="0"/>
                <w:numId w:val="23"/>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line="360" w:lineRule="auto"/>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ListParagraph"/>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ListParagraph"/>
              <w:numPr>
                <w:ilvl w:val="0"/>
                <w:numId w:val="24"/>
              </w:numPr>
              <w:suppressAutoHyphens w:val="0"/>
              <w:spacing w:after="0" w:line="360" w:lineRule="auto"/>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ListParagraph"/>
              <w:numPr>
                <w:ilvl w:val="0"/>
                <w:numId w:val="24"/>
              </w:numPr>
              <w:suppressAutoHyphens w:val="0"/>
              <w:spacing w:after="0" w:line="360" w:lineRule="auto"/>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ListParagraph"/>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ListParagraph"/>
              <w:numPr>
                <w:ilvl w:val="0"/>
                <w:numId w:val="22"/>
              </w:numPr>
              <w:suppressAutoHyphens w:val="0"/>
              <w:spacing w:after="0" w:line="360" w:lineRule="auto"/>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line="360" w:lineRule="auto"/>
              <w:ind w:left="634"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7358B5EF" w:rsidR="00084545" w:rsidRPr="00084545" w:rsidRDefault="382A6C4F" w:rsidP="0043094C">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D21753" w:rsidRPr="00D21753">
              <w:rPr>
                <w:sz w:val="20"/>
                <w:szCs w:val="20"/>
              </w:rPr>
              <w:t>I001</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Caption"/>
        <w:rPr>
          <w:lang w:eastAsia="pt-BR"/>
        </w:rPr>
      </w:pPr>
    </w:p>
    <w:p w14:paraId="29EE8277" w14:textId="77777777" w:rsidR="00084545" w:rsidRDefault="00084545" w:rsidP="00ED5B11">
      <w:pPr>
        <w:pStyle w:val="Caption"/>
        <w:rPr>
          <w:lang w:eastAsia="pt-BR"/>
        </w:rPr>
      </w:pPr>
    </w:p>
    <w:p w14:paraId="78A1BFB3" w14:textId="77777777" w:rsidR="00084545" w:rsidRDefault="00084545" w:rsidP="00ED5B11">
      <w:pPr>
        <w:pStyle w:val="Caption"/>
        <w:rPr>
          <w:lang w:eastAsia="pt-BR"/>
        </w:rPr>
      </w:pPr>
    </w:p>
    <w:p w14:paraId="5077B0E4" w14:textId="77777777" w:rsidR="0053431D" w:rsidRDefault="0053431D" w:rsidP="0053431D">
      <w:pPr>
        <w:ind w:firstLine="0"/>
        <w:jc w:val="center"/>
      </w:pPr>
    </w:p>
    <w:p w14:paraId="1AC9F69E" w14:textId="17AA2637" w:rsidR="0053431D" w:rsidRPr="005D34CE" w:rsidRDefault="0053431D" w:rsidP="0053431D">
      <w:pPr>
        <w:pStyle w:val="Caption"/>
      </w:pPr>
      <w:bookmarkStart w:id="174" w:name="_Ref478495382"/>
      <w:bookmarkStart w:id="175" w:name="_Ref478497313"/>
      <w:bookmarkStart w:id="176" w:name="_Toc479868083"/>
      <w:r>
        <w:lastRenderedPageBreak/>
        <w:t xml:space="preserve">Figura </w:t>
      </w:r>
      <w:fldSimple w:instr=" SEQ Figura \* ARABIC ">
        <w:r w:rsidR="00A114EB">
          <w:rPr>
            <w:noProof/>
          </w:rPr>
          <w:t>24</w:t>
        </w:r>
      </w:fldSimple>
      <w:bookmarkEnd w:id="174"/>
      <w:r>
        <w:t xml:space="preserve">. </w:t>
      </w:r>
      <w:bookmarkStart w:id="177" w:name="_Ref475126640"/>
      <w:bookmarkStart w:id="178" w:name="_Ref475136127"/>
      <w:r>
        <w:t xml:space="preserve">I001 – </w:t>
      </w:r>
      <w:bookmarkEnd w:id="177"/>
      <w:r>
        <w:t xml:space="preserve">Gerenciar Rede </w:t>
      </w:r>
      <w:commentRangeStart w:id="179"/>
      <w:r>
        <w:t>Neural</w:t>
      </w:r>
      <w:bookmarkEnd w:id="175"/>
      <w:bookmarkEnd w:id="176"/>
      <w:bookmarkEnd w:id="178"/>
      <w:commentRangeEnd w:id="179"/>
      <w:r w:rsidR="00561F0E">
        <w:rPr>
          <w:rStyle w:val="CommentReference"/>
          <w:b w:val="0"/>
          <w:bCs w:val="0"/>
        </w:rPr>
        <w:commentReference w:id="179"/>
      </w:r>
    </w:p>
    <w:p w14:paraId="0DB1D30E" w14:textId="218E63EF" w:rsidR="005D34CE" w:rsidRPr="005D34CE" w:rsidRDefault="00C53927" w:rsidP="002F168E">
      <w:pPr>
        <w:pStyle w:val="Image"/>
      </w:pPr>
      <w:r>
        <w:rPr>
          <w:lang w:val="en-US" w:eastAsia="en-US"/>
        </w:rP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8600" cy="4569239"/>
                    </a:xfrm>
                    <a:prstGeom prst="rect">
                      <a:avLst/>
                    </a:prstGeom>
                  </pic:spPr>
                </pic:pic>
              </a:graphicData>
            </a:graphic>
          </wp:inline>
        </w:drawing>
      </w:r>
    </w:p>
    <w:p w14:paraId="2E0CC50B" w14:textId="41AD3774" w:rsidR="00084545" w:rsidRDefault="382A6C4F" w:rsidP="00B26B01">
      <w:pPr>
        <w:pStyle w:val="Caption"/>
      </w:pPr>
      <w:r>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152728">
            <w:pPr>
              <w:numPr>
                <w:ilvl w:val="0"/>
                <w:numId w:val="11"/>
              </w:numPr>
              <w:suppressAutoHyphens w:val="0"/>
              <w:spacing w:after="0" w:line="480" w:lineRule="auto"/>
              <w:ind w:left="318"/>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152728">
            <w:pPr>
              <w:numPr>
                <w:ilvl w:val="0"/>
                <w:numId w:val="11"/>
              </w:numPr>
              <w:suppressAutoHyphens w:val="0"/>
              <w:spacing w:after="0" w:line="480" w:lineRule="auto"/>
              <w:ind w:left="318"/>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152728">
            <w:pPr>
              <w:numPr>
                <w:ilvl w:val="0"/>
                <w:numId w:val="11"/>
              </w:numPr>
              <w:suppressAutoHyphens w:val="0"/>
              <w:spacing w:after="0" w:line="480" w:lineRule="auto"/>
              <w:ind w:left="318"/>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152728">
            <w:pPr>
              <w:pStyle w:val="ListParagraph"/>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152728">
            <w:pPr>
              <w:pStyle w:val="ListParagraph"/>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43094C">
            <w:pPr>
              <w:suppressAutoHyphens w:val="0"/>
              <w:spacing w:after="0" w:line="48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D21753" w:rsidRPr="00D21753">
              <w:rPr>
                <w:sz w:val="20"/>
                <w:szCs w:val="20"/>
              </w:rPr>
              <w:t>I001</w:t>
            </w:r>
            <w:r w:rsidR="00D21753">
              <w:t xml:space="preserve"> – Gerenciar Rede Neural</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43094C">
            <w:pPr>
              <w:suppressAutoHyphens w:val="0"/>
              <w:spacing w:after="0" w:line="48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43094C">
            <w:pPr>
              <w:suppressAutoHyphens w:val="0"/>
              <w:spacing w:after="0" w:line="48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D21753" w:rsidRPr="00D21753">
              <w:rPr>
                <w:rFonts w:eastAsia="Arial" w:cs="Arial"/>
                <w:color w:val="00000A"/>
                <w:sz w:val="20"/>
                <w:szCs w:val="20"/>
                <w:lang w:eastAsia="pt-BR"/>
              </w:rPr>
              <w:t>Figura 25</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0489F3E0" w:rsidR="0053431D" w:rsidRDefault="0053431D" w:rsidP="0053431D">
      <w:pPr>
        <w:pStyle w:val="Caption"/>
      </w:pPr>
      <w:bookmarkStart w:id="180" w:name="_Ref476591963"/>
      <w:bookmarkStart w:id="181" w:name="_Toc479868084"/>
      <w:r>
        <w:t xml:space="preserve">Figura </w:t>
      </w:r>
      <w:fldSimple w:instr=" SEQ Figura \* ARABIC ">
        <w:r w:rsidR="00A114EB">
          <w:rPr>
            <w:noProof/>
          </w:rPr>
          <w:t>25</w:t>
        </w:r>
      </w:fldSimple>
      <w:bookmarkEnd w:id="180"/>
      <w:r>
        <w:t>. Formato importação RNA</w:t>
      </w:r>
      <w:bookmarkEnd w:id="181"/>
    </w:p>
    <w:p w14:paraId="7D21C156" w14:textId="6F7545F0" w:rsidR="00C53927" w:rsidRDefault="00C53927" w:rsidP="002F168E">
      <w:pPr>
        <w:pStyle w:val="Image"/>
      </w:pPr>
      <w:r>
        <w:rPr>
          <w:lang w:val="en-US" w:eastAsia="en-US"/>
        </w:rPr>
        <w:lastRenderedPageBreak/>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Caption"/>
      </w:pPr>
      <w:r>
        <w:t>Fonte: Autor (2017)</w:t>
      </w:r>
    </w:p>
    <w:p w14:paraId="7D54BBD6" w14:textId="109583A8" w:rsidR="00AB4843" w:rsidRDefault="00AB4843" w:rsidP="00084545"/>
    <w:p w14:paraId="52E87290" w14:textId="66FED464" w:rsidR="008D602A" w:rsidRDefault="008D602A" w:rsidP="008D602A">
      <w:r>
        <w:t xml:space="preserve">A </w:t>
      </w:r>
      <w:r>
        <w:fldChar w:fldCharType="begin"/>
      </w:r>
      <w:r>
        <w:instrText xml:space="preserve"> REF _Ref476591963 \h  \* MERGEFORMAT </w:instrText>
      </w:r>
      <w:r>
        <w:fldChar w:fldCharType="separate"/>
      </w:r>
      <w:r w:rsidR="00D21753">
        <w:t xml:space="preserve">Figura </w:t>
      </w:r>
      <w:r w:rsidR="00D21753">
        <w:rPr>
          <w:noProof/>
        </w:rPr>
        <w:t>25</w:t>
      </w:r>
      <w:r>
        <w:fldChar w:fldCharType="end"/>
      </w:r>
      <w:r>
        <w:t xml:space="preserve"> mostra o padrão de arquivo utilizado pelo framework da </w:t>
      </w:r>
      <w:commentRangeStart w:id="182"/>
      <w:r>
        <w:t>Encog</w:t>
      </w:r>
      <w:commentRangeEnd w:id="182"/>
      <w:r w:rsidR="00561F0E">
        <w:rPr>
          <w:rStyle w:val="CommentReference"/>
        </w:rPr>
        <w:commentReference w:id="182"/>
      </w:r>
      <w:r w:rsidR="004F2ED6">
        <w:t xml:space="preserve">, que é o formato eg, </w:t>
      </w:r>
      <w:r w:rsidR="00E43379">
        <w:t>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7E67D574" w:rsidR="0053431D" w:rsidRDefault="0053431D" w:rsidP="0053431D">
      <w:pPr>
        <w:pStyle w:val="Caption"/>
      </w:pPr>
      <w:bookmarkStart w:id="183" w:name="_Toc479868085"/>
      <w:r>
        <w:t xml:space="preserve">Figura </w:t>
      </w:r>
      <w:fldSimple w:instr=" SEQ Figura \* ARABIC ">
        <w:r w:rsidR="00A114EB">
          <w:rPr>
            <w:noProof/>
          </w:rPr>
          <w:t>26</w:t>
        </w:r>
      </w:fldSimple>
      <w:r>
        <w:t>. I002 - Treinar Rede Neural</w:t>
      </w:r>
      <w:bookmarkEnd w:id="183"/>
    </w:p>
    <w:p w14:paraId="4FFD7C8D" w14:textId="0C09CE70" w:rsidR="0023015B" w:rsidRDefault="0023015B" w:rsidP="002F168E">
      <w:pPr>
        <w:pStyle w:val="Image"/>
      </w:pPr>
      <w:r>
        <w:rPr>
          <w:lang w:val="en-US" w:eastAsia="en-US"/>
        </w:rPr>
        <w:lastRenderedPageBreak/>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Caption"/>
      </w:pPr>
      <w:r>
        <w:t>Fonte: Autor (2017)</w:t>
      </w: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w:t>
            </w:r>
            <w:r w:rsidR="382A6C4F" w:rsidRPr="382A6C4F">
              <w:rPr>
                <w:rFonts w:eastAsia="Arial" w:cs="Arial"/>
                <w:b/>
                <w:bCs/>
                <w:color w:val="00000A"/>
                <w:sz w:val="20"/>
                <w:szCs w:val="20"/>
                <w:lang w:eastAsia="pt-BR"/>
              </w:rPr>
              <w:t xml:space="preserve">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7876D883" w:rsidR="0053431D" w:rsidRDefault="0053431D" w:rsidP="0053431D">
      <w:pPr>
        <w:pStyle w:val="Caption"/>
      </w:pPr>
      <w:bookmarkStart w:id="184" w:name="_Toc479868086"/>
      <w:r>
        <w:t xml:space="preserve">Figura </w:t>
      </w:r>
      <w:fldSimple w:instr=" SEQ Figura \* ARABIC ">
        <w:r w:rsidR="00A114EB">
          <w:rPr>
            <w:noProof/>
          </w:rPr>
          <w:t>27</w:t>
        </w:r>
      </w:fldSimple>
      <w:r>
        <w:t xml:space="preserve">. I003 - Gerar </w:t>
      </w:r>
      <w:commentRangeStart w:id="185"/>
      <w:r>
        <w:t>Relatório</w:t>
      </w:r>
      <w:bookmarkEnd w:id="184"/>
      <w:commentRangeEnd w:id="185"/>
      <w:r w:rsidR="00561F0E">
        <w:rPr>
          <w:rStyle w:val="CommentReference"/>
          <w:b w:val="0"/>
          <w:bCs w:val="0"/>
        </w:rPr>
        <w:commentReference w:id="185"/>
      </w:r>
    </w:p>
    <w:p w14:paraId="06123E58" w14:textId="4598163A" w:rsidR="007759A3" w:rsidRDefault="00401DAA" w:rsidP="002F168E">
      <w:pPr>
        <w:pStyle w:val="Image"/>
      </w:pPr>
      <w:r>
        <w:rPr>
          <w:lang w:val="en-US" w:eastAsia="en-US"/>
        </w:rPr>
        <w:lastRenderedPageBreak/>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Caption"/>
      </w:pPr>
      <w:r>
        <w:t>Fonte: Autor</w:t>
      </w:r>
      <w:r w:rsidR="00180B6A">
        <w:t xml:space="preserve"> (2017</w:t>
      </w:r>
      <w:r w:rsidR="00B26B01">
        <w:t>)</w:t>
      </w:r>
    </w:p>
    <w:p w14:paraId="0A0189C7" w14:textId="2993C9F5" w:rsidR="007759A3" w:rsidRDefault="007759A3" w:rsidP="00AD1FC5">
      <w:pPr>
        <w:pStyle w:val="Heading1"/>
      </w:pPr>
      <w:r>
        <w:br w:type="page"/>
      </w:r>
      <w:bookmarkStart w:id="186" w:name="_Toc479868193"/>
      <w:r w:rsidR="00322820" w:rsidRPr="00AD1FC5">
        <w:lastRenderedPageBreak/>
        <w:t>Desenvolvimento</w:t>
      </w:r>
      <w:r w:rsidR="00322820">
        <w:t xml:space="preserve"> do projeto</w:t>
      </w:r>
      <w:bookmarkEnd w:id="186"/>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BodyTextIndent3"/>
        <w:spacing w:after="0" w:line="360" w:lineRule="auto"/>
        <w:ind w:left="0"/>
        <w:rPr>
          <w:rFonts w:cs="Arial"/>
          <w:sz w:val="24"/>
          <w:szCs w:val="24"/>
        </w:rPr>
      </w:pPr>
    </w:p>
    <w:p w14:paraId="29D23FF3" w14:textId="015DD843" w:rsidR="00381262" w:rsidRDefault="00381262" w:rsidP="00AD1FC5">
      <w:pPr>
        <w:pStyle w:val="Heading2"/>
      </w:pPr>
      <w:bookmarkStart w:id="187" w:name="_Toc479868194"/>
      <w:r>
        <w:t>Análise</w:t>
      </w:r>
      <w:bookmarkEnd w:id="187"/>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Heading3"/>
      </w:pPr>
      <w:bookmarkStart w:id="188" w:name="_Toc479868195"/>
      <w:r>
        <w:t>Diagrama de Classes de Análise (Visão de Negócio)</w:t>
      </w:r>
      <w:bookmarkEnd w:id="188"/>
    </w:p>
    <w:p w14:paraId="027D60F0" w14:textId="4E46EC55"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D21753">
        <w:t>Figura 28</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1CE29B10" w:rsidR="00067967" w:rsidRDefault="0053431D" w:rsidP="009E749C">
      <w:pPr>
        <w:pStyle w:val="Caption"/>
      </w:pPr>
      <w:bookmarkStart w:id="189" w:name="_Ref476398108"/>
      <w:bookmarkStart w:id="190" w:name="_Toc479868087"/>
      <w:r>
        <w:t xml:space="preserve">Figura </w:t>
      </w:r>
      <w:fldSimple w:instr=" SEQ Figura \* ARABIC ">
        <w:r w:rsidR="00A114EB">
          <w:rPr>
            <w:noProof/>
          </w:rPr>
          <w:t>28</w:t>
        </w:r>
      </w:fldSimple>
      <w:bookmarkEnd w:id="189"/>
      <w:r>
        <w:t>. Diagrama de Classes de negócio</w:t>
      </w:r>
      <w:bookmarkEnd w:id="190"/>
    </w:p>
    <w:p w14:paraId="4BDDD260" w14:textId="157A9B71" w:rsidR="006C1DDD" w:rsidRDefault="006E15D2" w:rsidP="002F168E">
      <w:pPr>
        <w:pStyle w:val="Image"/>
      </w:pPr>
      <w:r>
        <w:rPr>
          <w:lang w:val="en-US" w:eastAsia="en-US"/>
        </w:rP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404134B3" w:rsidR="00ED5B11" w:rsidRDefault="00A52DED" w:rsidP="00AD1FC5">
      <w:pPr>
        <w:pStyle w:val="Heading2"/>
      </w:pPr>
      <w:bookmarkStart w:id="191" w:name="_Toc479868196"/>
      <w:r w:rsidRPr="00AD1FC5">
        <w:t>Projeto</w:t>
      </w:r>
      <w:bookmarkEnd w:id="191"/>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Heading3"/>
      </w:pPr>
      <w:bookmarkStart w:id="192" w:name="_Toc479868197"/>
      <w:r>
        <w:t>Arquitetura do Sistema</w:t>
      </w:r>
      <w:bookmarkEnd w:id="192"/>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45D25CE2" w14:textId="2B5D6CA4" w:rsidR="00067967" w:rsidRDefault="0053431D" w:rsidP="009E749C">
      <w:pPr>
        <w:pStyle w:val="Caption"/>
      </w:pPr>
      <w:bookmarkStart w:id="193" w:name="_Toc479868088"/>
      <w:r>
        <w:t xml:space="preserve">Figura </w:t>
      </w:r>
      <w:fldSimple w:instr=" SEQ Figura \* ARABIC ">
        <w:r w:rsidR="00A114EB">
          <w:rPr>
            <w:noProof/>
          </w:rPr>
          <w:t>29</w:t>
        </w:r>
      </w:fldSimple>
      <w:r>
        <w:t>. Diagrama de implantação</w:t>
      </w:r>
      <w:bookmarkEnd w:id="193"/>
    </w:p>
    <w:p w14:paraId="522E1304" w14:textId="38F652D9" w:rsidR="00A52DED" w:rsidRDefault="006E15D2" w:rsidP="002F168E">
      <w:pPr>
        <w:pStyle w:val="Image"/>
      </w:pPr>
      <w:r>
        <w:rPr>
          <w:lang w:val="en-US" w:eastAsia="en-US"/>
        </w:rP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Heading3"/>
      </w:pPr>
      <w:bookmarkStart w:id="194" w:name="_Toc479868198"/>
      <w:r>
        <w:t>Diagrama de Classes de Projeto por Caso de Uso</w:t>
      </w:r>
      <w:bookmarkEnd w:id="194"/>
    </w:p>
    <w:p w14:paraId="40DE09F0" w14:textId="66A40AAE" w:rsidR="0053431D" w:rsidRDefault="00F17C35" w:rsidP="008662A2">
      <w:pPr>
        <w:pStyle w:val="BodyText"/>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BodyText"/>
      </w:pPr>
    </w:p>
    <w:p w14:paraId="4956AADB" w14:textId="24BA6042" w:rsidR="008662A2" w:rsidRPr="008662A2" w:rsidRDefault="0053431D" w:rsidP="008662A2">
      <w:pPr>
        <w:pStyle w:val="Caption"/>
      </w:pPr>
      <w:bookmarkStart w:id="195" w:name="_Toc479868089"/>
      <w:r w:rsidRPr="00ED5B11">
        <w:t xml:space="preserve">Figura </w:t>
      </w:r>
      <w:fldSimple w:instr=" SEQ Figura \* ARABIC ">
        <w:r w:rsidR="00A114EB">
          <w:rPr>
            <w:noProof/>
          </w:rPr>
          <w:t>30</w:t>
        </w:r>
      </w:fldSimple>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195"/>
    </w:p>
    <w:p w14:paraId="26E0574B" w14:textId="12F9BE5D" w:rsidR="006C1DDD" w:rsidRDefault="006E15D2" w:rsidP="00C924F0">
      <w:pPr>
        <w:pStyle w:val="Image"/>
      </w:pPr>
      <w:r>
        <w:rPr>
          <w:lang w:val="en-US" w:eastAsia="en-US"/>
        </w:rP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196AFD1C" w:rsidR="006E15D2" w:rsidRDefault="006E15D2" w:rsidP="006E15D2">
      <w:pPr>
        <w:pStyle w:val="Caption"/>
      </w:pPr>
      <w:bookmarkStart w:id="196" w:name="_Toc479868090"/>
      <w:r>
        <w:t xml:space="preserve">Figura </w:t>
      </w:r>
      <w:fldSimple w:instr=" SEQ Figura \* ARABIC ">
        <w:r w:rsidR="00A114EB">
          <w:rPr>
            <w:noProof/>
          </w:rPr>
          <w:t>31</w:t>
        </w:r>
      </w:fldSimple>
      <w:r>
        <w:t xml:space="preserve">. Diagrama de </w:t>
      </w:r>
      <w:r w:rsidR="008662A2">
        <w:t>sequência</w:t>
      </w:r>
      <w:r>
        <w:t xml:space="preserve"> - </w:t>
      </w:r>
      <w:r w:rsidRPr="009565FD">
        <w:rPr>
          <w:i/>
        </w:rPr>
        <w:t>Create NN</w:t>
      </w:r>
      <w:bookmarkEnd w:id="196"/>
    </w:p>
    <w:p w14:paraId="066D110D" w14:textId="501346A2" w:rsidR="006E15D2" w:rsidRDefault="006E15D2" w:rsidP="00C924F0">
      <w:pPr>
        <w:pStyle w:val="Image"/>
      </w:pPr>
      <w:r>
        <w:rPr>
          <w:lang w:val="en-US" w:eastAsia="en-US"/>
        </w:rP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39DBD25F" w14:textId="52C3C102" w:rsidR="00C924F0" w:rsidRPr="00C924F0" w:rsidRDefault="00C924F0" w:rsidP="00C924F0">
      <w:pPr>
        <w:pStyle w:val="Caption"/>
      </w:pPr>
      <w:bookmarkStart w:id="197" w:name="_Toc479868091"/>
      <w:r>
        <w:t xml:space="preserve">Figura </w:t>
      </w:r>
      <w:fldSimple w:instr=" SEQ Figura \* ARABIC ">
        <w:r w:rsidR="00A114EB">
          <w:rPr>
            <w:noProof/>
          </w:rPr>
          <w:t>32</w:t>
        </w:r>
      </w:fldSimple>
      <w:r>
        <w:t xml:space="preserve">. Diagrama de classes de projeto - </w:t>
      </w:r>
      <w:r w:rsidRPr="009565FD">
        <w:rPr>
          <w:i/>
        </w:rPr>
        <w:t>Choose NN</w:t>
      </w:r>
      <w:bookmarkEnd w:id="197"/>
    </w:p>
    <w:p w14:paraId="6B9F2ACC" w14:textId="6D0E4DF3" w:rsidR="008662A2" w:rsidRDefault="00C924F0" w:rsidP="00C924F0">
      <w:pPr>
        <w:pStyle w:val="Image"/>
      </w:pPr>
      <w:r>
        <w:rPr>
          <w:lang w:val="en-US" w:eastAsia="en-US"/>
        </w:rP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009EE26A" w:rsidR="00C924F0" w:rsidRDefault="00C924F0" w:rsidP="00C924F0">
      <w:pPr>
        <w:pStyle w:val="Caption"/>
      </w:pPr>
      <w:bookmarkStart w:id="198" w:name="_Toc479868092"/>
      <w:r>
        <w:t xml:space="preserve">Figura </w:t>
      </w:r>
      <w:fldSimple w:instr=" SEQ Figura \* ARABIC ">
        <w:r w:rsidR="00A114EB">
          <w:rPr>
            <w:noProof/>
          </w:rPr>
          <w:t>33</w:t>
        </w:r>
      </w:fldSimple>
      <w:r>
        <w:t>. Diagrama de sequência - Choose NN</w:t>
      </w:r>
      <w:bookmarkEnd w:id="198"/>
    </w:p>
    <w:p w14:paraId="70E1F6ED" w14:textId="25C9CB46" w:rsidR="00C924F0" w:rsidRDefault="00C924F0" w:rsidP="00C924F0">
      <w:pPr>
        <w:pStyle w:val="Image"/>
      </w:pPr>
      <w:r>
        <w:rPr>
          <w:lang w:val="en-US" w:eastAsia="en-US"/>
        </w:rP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4416FD75" w14:textId="5A3EF030" w:rsidR="00C924F0" w:rsidRDefault="00C924F0" w:rsidP="00C924F0"/>
    <w:p w14:paraId="354B1EE0" w14:textId="39027E98" w:rsidR="00C924F0" w:rsidRDefault="00C924F0" w:rsidP="00C924F0">
      <w:pPr>
        <w:pStyle w:val="Caption"/>
      </w:pPr>
      <w:bookmarkStart w:id="199" w:name="_Toc479868093"/>
      <w:r>
        <w:t xml:space="preserve">Figura </w:t>
      </w:r>
      <w:fldSimple w:instr=" SEQ Figura \* ARABIC ">
        <w:r w:rsidR="00A114EB">
          <w:rPr>
            <w:noProof/>
          </w:rPr>
          <w:t>34</w:t>
        </w:r>
      </w:fldSimple>
      <w:r>
        <w:t xml:space="preserve">. Diagrama de classes de projeto </w:t>
      </w:r>
      <w:r w:rsidRPr="009565FD">
        <w:rPr>
          <w:i/>
        </w:rPr>
        <w:t>- Import BMF Data</w:t>
      </w:r>
      <w:bookmarkEnd w:id="199"/>
    </w:p>
    <w:p w14:paraId="3B913AFA" w14:textId="0C124E1B" w:rsidR="00C924F0" w:rsidRPr="00C924F0" w:rsidRDefault="00C924F0" w:rsidP="00C924F0">
      <w:pPr>
        <w:pStyle w:val="Image"/>
      </w:pPr>
      <w:r>
        <w:rPr>
          <w:lang w:val="en-US" w:eastAsia="en-US"/>
        </w:rP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Caption"/>
      </w:pPr>
      <w:r>
        <w:t>Fonte: Autor (2017)</w:t>
      </w:r>
    </w:p>
    <w:p w14:paraId="0AD0304E" w14:textId="23141555" w:rsidR="00C924F0" w:rsidRDefault="00C924F0" w:rsidP="00C924F0"/>
    <w:p w14:paraId="54831939" w14:textId="2DB39B4D" w:rsidR="00C924F0" w:rsidRPr="009565FD" w:rsidRDefault="00C924F0" w:rsidP="00C924F0">
      <w:pPr>
        <w:pStyle w:val="Caption"/>
        <w:rPr>
          <w:i/>
        </w:rPr>
      </w:pPr>
      <w:bookmarkStart w:id="200" w:name="_Toc479868094"/>
      <w:r>
        <w:t xml:space="preserve">Figura </w:t>
      </w:r>
      <w:fldSimple w:instr=" SEQ Figura \* ARABIC ">
        <w:r w:rsidR="00A114EB">
          <w:rPr>
            <w:noProof/>
          </w:rPr>
          <w:t>35</w:t>
        </w:r>
      </w:fldSimple>
      <w:r>
        <w:t xml:space="preserve">. Diagrama de sequência </w:t>
      </w:r>
      <w:r w:rsidRPr="009565FD">
        <w:rPr>
          <w:i/>
        </w:rPr>
        <w:t>- Import BMF Data</w:t>
      </w:r>
      <w:bookmarkEnd w:id="200"/>
    </w:p>
    <w:p w14:paraId="0FA78831" w14:textId="6D119DF4" w:rsidR="00C924F0" w:rsidRDefault="00C924F0" w:rsidP="00C924F0">
      <w:pPr>
        <w:pStyle w:val="Image"/>
      </w:pPr>
      <w:r>
        <w:rPr>
          <w:lang w:val="en-US" w:eastAsia="en-US"/>
        </w:rP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57E58B28" w14:textId="15C4241A" w:rsidR="00C924F0" w:rsidRDefault="00C924F0" w:rsidP="00C924F0"/>
    <w:p w14:paraId="20A9BAC9" w14:textId="42DA7742" w:rsidR="00C924F0" w:rsidRDefault="00C924F0" w:rsidP="00C924F0"/>
    <w:p w14:paraId="521DE782" w14:textId="39C7082B" w:rsidR="00C924F0" w:rsidRPr="009565FD" w:rsidRDefault="00C924F0" w:rsidP="00C924F0">
      <w:pPr>
        <w:pStyle w:val="Caption"/>
        <w:rPr>
          <w:i/>
        </w:rPr>
      </w:pPr>
      <w:bookmarkStart w:id="201" w:name="_Toc479868095"/>
      <w:r>
        <w:t xml:space="preserve">Figura </w:t>
      </w:r>
      <w:fldSimple w:instr=" SEQ Figura \* ARABIC ">
        <w:r w:rsidR="00A114EB">
          <w:rPr>
            <w:noProof/>
          </w:rPr>
          <w:t>36</w:t>
        </w:r>
      </w:fldSimple>
      <w:r>
        <w:t xml:space="preserve">. Diagrama de classes de projeto - </w:t>
      </w:r>
      <w:r w:rsidRPr="009565FD">
        <w:rPr>
          <w:i/>
        </w:rPr>
        <w:t>Comparative Chart</w:t>
      </w:r>
      <w:bookmarkEnd w:id="201"/>
    </w:p>
    <w:p w14:paraId="5C919D00" w14:textId="2D8A522A" w:rsidR="00C924F0" w:rsidRDefault="00C924F0" w:rsidP="00C924F0">
      <w:pPr>
        <w:pStyle w:val="Image"/>
      </w:pPr>
      <w:r w:rsidRPr="00C924F0">
        <w:rPr>
          <w:lang w:val="en-US" w:eastAsia="en-US"/>
        </w:rPr>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4BFF2A82" w:rsidR="00C924F0" w:rsidRPr="009565FD" w:rsidRDefault="00C924F0" w:rsidP="00C924F0">
      <w:pPr>
        <w:pStyle w:val="Caption"/>
        <w:rPr>
          <w:i/>
        </w:rPr>
      </w:pPr>
      <w:bookmarkStart w:id="202" w:name="_Toc479868096"/>
      <w:r>
        <w:t xml:space="preserve">Figura </w:t>
      </w:r>
      <w:fldSimple w:instr=" SEQ Figura \* ARABIC ">
        <w:r w:rsidR="00A114EB">
          <w:rPr>
            <w:noProof/>
          </w:rPr>
          <w:t>37</w:t>
        </w:r>
      </w:fldSimple>
      <w:r>
        <w:t xml:space="preserve">. Diagrama de sequência - </w:t>
      </w:r>
      <w:r w:rsidRPr="009565FD">
        <w:rPr>
          <w:i/>
        </w:rPr>
        <w:t>Comparative Chart</w:t>
      </w:r>
      <w:bookmarkEnd w:id="202"/>
    </w:p>
    <w:p w14:paraId="179FDAD0" w14:textId="2855DF64" w:rsidR="00C924F0" w:rsidRPr="00C924F0" w:rsidRDefault="00C924F0" w:rsidP="00C924F0">
      <w:pPr>
        <w:pStyle w:val="Image"/>
      </w:pPr>
      <w:r>
        <w:rPr>
          <w:lang w:val="en-US" w:eastAsia="en-US"/>
        </w:rP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Caption"/>
      </w:pPr>
      <w:r>
        <w:t>Fonte: Autor (2017)</w:t>
      </w:r>
    </w:p>
    <w:p w14:paraId="59232223" w14:textId="76BB7CFF" w:rsidR="00C924F0" w:rsidRDefault="00C924F0" w:rsidP="00C924F0"/>
    <w:p w14:paraId="11B7343B" w14:textId="49B20078" w:rsidR="00C924F0" w:rsidRDefault="00C924F0" w:rsidP="00C924F0"/>
    <w:p w14:paraId="4CC8C5EC" w14:textId="03AB6EDD" w:rsidR="00C924F0" w:rsidRPr="009565FD" w:rsidRDefault="00C924F0" w:rsidP="00C924F0">
      <w:pPr>
        <w:pStyle w:val="Caption"/>
        <w:rPr>
          <w:i/>
        </w:rPr>
      </w:pPr>
      <w:bookmarkStart w:id="203" w:name="_Toc479868097"/>
      <w:r>
        <w:t xml:space="preserve">Figura </w:t>
      </w:r>
      <w:fldSimple w:instr=" SEQ Figura \* ARABIC ">
        <w:r w:rsidR="00A114EB">
          <w:rPr>
            <w:noProof/>
          </w:rPr>
          <w:t>38</w:t>
        </w:r>
      </w:fldSimple>
      <w:r>
        <w:t xml:space="preserve">. Diagrama de classes de projeto </w:t>
      </w:r>
      <w:r w:rsidRPr="009565FD">
        <w:rPr>
          <w:i/>
        </w:rPr>
        <w:t>- Train NN</w:t>
      </w:r>
      <w:bookmarkEnd w:id="203"/>
    </w:p>
    <w:p w14:paraId="2EAB4017" w14:textId="109EDB76" w:rsidR="00C924F0" w:rsidRDefault="00C924F0" w:rsidP="00C924F0">
      <w:pPr>
        <w:pStyle w:val="Image"/>
      </w:pPr>
      <w:r>
        <w:rPr>
          <w:lang w:val="en-US" w:eastAsia="en-US"/>
        </w:rP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6484E6E4" w14:textId="1F560378" w:rsidR="00C924F0" w:rsidRDefault="00C924F0" w:rsidP="00C924F0"/>
    <w:p w14:paraId="41CFE0D2" w14:textId="57545037" w:rsidR="00C924F0" w:rsidRDefault="00C924F0" w:rsidP="00C924F0"/>
    <w:p w14:paraId="58963D79" w14:textId="197A85BB" w:rsidR="00C924F0" w:rsidRDefault="00C924F0" w:rsidP="00C924F0">
      <w:pPr>
        <w:pStyle w:val="Caption"/>
      </w:pPr>
      <w:bookmarkStart w:id="204" w:name="_Toc479868098"/>
      <w:r>
        <w:t xml:space="preserve">Figura </w:t>
      </w:r>
      <w:fldSimple w:instr=" SEQ Figura \* ARABIC ">
        <w:r w:rsidR="00A114EB">
          <w:rPr>
            <w:noProof/>
          </w:rPr>
          <w:t>39</w:t>
        </w:r>
      </w:fldSimple>
      <w:r>
        <w:t xml:space="preserve">. Diagrama de sequência - </w:t>
      </w:r>
      <w:r w:rsidRPr="009565FD">
        <w:rPr>
          <w:i/>
        </w:rPr>
        <w:t>Train NN</w:t>
      </w:r>
      <w:bookmarkEnd w:id="204"/>
    </w:p>
    <w:p w14:paraId="09B60DB6" w14:textId="49070F3D" w:rsidR="00C924F0" w:rsidRDefault="00C924F0" w:rsidP="00C924F0">
      <w:pPr>
        <w:pStyle w:val="Image"/>
      </w:pPr>
      <w:r>
        <w:rPr>
          <w:lang w:val="en-US" w:eastAsia="en-US"/>
        </w:rP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AA7917">
      <w:pPr>
        <w:pStyle w:val="Heading1"/>
      </w:pPr>
      <w:bookmarkStart w:id="205" w:name="_Toc479868199"/>
      <w:r w:rsidRPr="00AD1FC5">
        <w:t>Detalhes de implementação.</w:t>
      </w:r>
      <w:bookmarkEnd w:id="205"/>
    </w:p>
    <w:p w14:paraId="3D0AA073" w14:textId="65E6A78F" w:rsidR="00F17C35" w:rsidRPr="00F17C35" w:rsidRDefault="00F17C35" w:rsidP="00F17C35">
      <w:pPr>
        <w:pStyle w:val="BodyText"/>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AA7917">
      <w:pPr>
        <w:pStyle w:val="Heading2"/>
      </w:pPr>
      <w:bookmarkStart w:id="206" w:name="_Toc479868200"/>
      <w:r w:rsidRPr="00AD1FC5">
        <w:t>Topologia</w:t>
      </w:r>
      <w:bookmarkEnd w:id="206"/>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D21753">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D21753">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E4ED73F" w:rsidR="00067967" w:rsidRPr="00067967" w:rsidRDefault="0053431D" w:rsidP="00067967">
      <w:pPr>
        <w:pStyle w:val="Caption"/>
      </w:pPr>
      <w:bookmarkStart w:id="207" w:name="_Ref478497308"/>
      <w:bookmarkStart w:id="208" w:name="_Ref478500004"/>
      <w:bookmarkStart w:id="209" w:name="_Toc479868099"/>
      <w:r>
        <w:t xml:space="preserve">Figura </w:t>
      </w:r>
      <w:fldSimple w:instr=" SEQ Figura \* ARABIC ">
        <w:r w:rsidR="00A114EB">
          <w:rPr>
            <w:noProof/>
          </w:rPr>
          <w:t>40</w:t>
        </w:r>
      </w:fldSimple>
      <w:bookmarkEnd w:id="207"/>
      <w:r>
        <w:t>. Topologia da RNA utilizada</w:t>
      </w:r>
      <w:bookmarkEnd w:id="208"/>
      <w:bookmarkEnd w:id="209"/>
    </w:p>
    <w:p w14:paraId="6C310F68" w14:textId="676DBB56" w:rsidR="00AD1FC5" w:rsidRDefault="009C18A7" w:rsidP="002F168E">
      <w:pPr>
        <w:pStyle w:val="Image"/>
      </w:pPr>
      <w:r>
        <w:rPr>
          <w:lang w:val="en-US" w:eastAsia="en-US"/>
        </w:rP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00D21753">
        <w:t xml:space="preserve">Figura </w:t>
      </w:r>
      <w:r w:rsidR="00D21753">
        <w:rPr>
          <w:noProof/>
        </w:rPr>
        <w:t>40</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D21753">
        <w:t xml:space="preserve">Figura </w:t>
      </w:r>
      <w:r w:rsidR="00D21753">
        <w:rPr>
          <w:noProof/>
        </w:rPr>
        <w:t>40</w:t>
      </w:r>
      <w:r>
        <w:fldChar w:fldCharType="end"/>
      </w:r>
      <w:r>
        <w:t xml:space="preserve">. Já quando </w:t>
      </w:r>
      <w:r w:rsidR="009565FD">
        <w:t>utilizam</w:t>
      </w:r>
      <w:r>
        <w:t xml:space="preserve"> os próprios dados, ela se comporta como uma rede recorrente. </w:t>
      </w:r>
    </w:p>
    <w:p w14:paraId="53884158" w14:textId="77777777" w:rsidR="0053431D" w:rsidRDefault="0053431D" w:rsidP="0053431D">
      <w:pPr>
        <w:keepNext/>
        <w:ind w:firstLine="0"/>
        <w:jc w:val="center"/>
      </w:pPr>
    </w:p>
    <w:p w14:paraId="0BAD7539" w14:textId="3825152C" w:rsidR="00067967" w:rsidRDefault="0053431D" w:rsidP="009E749C">
      <w:pPr>
        <w:pStyle w:val="Caption"/>
      </w:pPr>
      <w:bookmarkStart w:id="210" w:name="_Ref478500916"/>
      <w:bookmarkStart w:id="211" w:name="_Toc479868100"/>
      <w:r>
        <w:t xml:space="preserve">Figura </w:t>
      </w:r>
      <w:fldSimple w:instr=" SEQ Figura \* ARABIC ">
        <w:r w:rsidR="00A114EB">
          <w:rPr>
            <w:noProof/>
          </w:rPr>
          <w:t>41</w:t>
        </w:r>
      </w:fldSimple>
      <w:bookmarkEnd w:id="210"/>
      <w:r>
        <w:t>. Código implementação topologia</w:t>
      </w:r>
      <w:bookmarkEnd w:id="211"/>
    </w:p>
    <w:p w14:paraId="6068872A" w14:textId="00EC7E14" w:rsidR="009C18A7" w:rsidRDefault="009C18A7" w:rsidP="002F168E">
      <w:pPr>
        <w:pStyle w:val="Image"/>
      </w:pPr>
      <w:r>
        <w:rPr>
          <w:lang w:val="en-US" w:eastAsia="en-US"/>
        </w:rP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rsidR="00D21753">
        <w:t xml:space="preserve">Figura </w:t>
      </w:r>
      <w:r w:rsidR="00D21753">
        <w:rPr>
          <w:noProof/>
        </w:rPr>
        <w:t>41</w:t>
      </w:r>
      <w:r>
        <w:fldChar w:fldCharType="end"/>
      </w:r>
      <w:r>
        <w:t xml:space="preserve"> aparece um recurso muito utilizado no projeto, mas que será abordado em outra parte: o Javadoc.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AA7917">
      <w:pPr>
        <w:pStyle w:val="Heading2"/>
      </w:pPr>
      <w:bookmarkStart w:id="212" w:name="_Toc479868201"/>
      <w:r>
        <w:t>Função de ativação</w:t>
      </w:r>
      <w:bookmarkEnd w:id="212"/>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00D21753">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5F0F7881" w:rsidR="0053431D" w:rsidRDefault="0053431D" w:rsidP="0053431D">
      <w:pPr>
        <w:pStyle w:val="Caption"/>
      </w:pPr>
      <w:bookmarkStart w:id="213" w:name="_Ref478501908"/>
      <w:bookmarkStart w:id="214" w:name="_Toc479868101"/>
      <w:r>
        <w:t xml:space="preserve">Figura </w:t>
      </w:r>
      <w:fldSimple w:instr=" SEQ Figura \* ARABIC ">
        <w:r w:rsidR="00A114EB">
          <w:rPr>
            <w:noProof/>
          </w:rPr>
          <w:t>42</w:t>
        </w:r>
      </w:fldSimple>
      <w:bookmarkEnd w:id="213"/>
      <w:r>
        <w:t xml:space="preserve">. Código </w:t>
      </w:r>
      <w:r w:rsidRPr="00307DBC">
        <w:rPr>
          <w:i/>
        </w:rPr>
        <w:t>Factory</w:t>
      </w:r>
      <w:r>
        <w:t xml:space="preserve"> função de ativação</w:t>
      </w:r>
      <w:bookmarkEnd w:id="214"/>
    </w:p>
    <w:p w14:paraId="0729BEB1" w14:textId="6D10C7D4" w:rsidR="00F71B19" w:rsidRDefault="00F71B19" w:rsidP="002F168E">
      <w:pPr>
        <w:pStyle w:val="Image"/>
      </w:pPr>
      <w:r>
        <w:rPr>
          <w:lang w:val="en-US" w:eastAsia="en-US"/>
        </w:rP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Caption"/>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rsidR="00D21753">
        <w:t xml:space="preserve">Figura </w:t>
      </w:r>
      <w:r w:rsidR="00D21753">
        <w:rPr>
          <w:noProof/>
        </w:rPr>
        <w:t>42</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D21753">
        <w:t xml:space="preserve">Figura </w:t>
      </w:r>
      <w:r w:rsidR="00D21753">
        <w:rPr>
          <w:noProof/>
        </w:rPr>
        <w:t>41</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AA7917">
      <w:pPr>
        <w:pStyle w:val="Heading2"/>
        <w:rPr>
          <w:lang w:val="en-US"/>
        </w:rPr>
      </w:pPr>
      <w:bookmarkStart w:id="215" w:name="_Toc479868202"/>
      <w:r w:rsidRPr="00C53E38">
        <w:rPr>
          <w:lang w:val="en-US"/>
        </w:rPr>
        <w:t>Date Interval</w:t>
      </w:r>
      <w:bookmarkEnd w:id="215"/>
    </w:p>
    <w:p w14:paraId="529899A6" w14:textId="677D7558"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00D21753">
        <w:t xml:space="preserve">Figura </w:t>
      </w:r>
      <w:r w:rsidR="00D21753">
        <w:rPr>
          <w:noProof/>
        </w:rPr>
        <w:t>24.</w:t>
      </w:r>
      <w:r w:rsidR="00D21753">
        <w:t xml:space="preserve"> I001 – Gerenciar Rede Neural</w:t>
      </w:r>
      <w:r w:rsidRPr="001A7880">
        <w:fldChar w:fldCharType="end"/>
      </w:r>
      <w:r>
        <w:t>,</w:t>
      </w:r>
      <w:r w:rsidR="00096A17" w:rsidRPr="00C53E38">
        <w:fldChar w:fldCharType="begin"/>
      </w:r>
      <w:r w:rsidR="00096A17" w:rsidRPr="00C53E38">
        <w:instrText xml:space="preserve"> REF _Ref478495382 \h </w:instrText>
      </w:r>
      <w:r w:rsidR="00096A17" w:rsidRPr="00C53E38">
        <w:fldChar w:fldCharType="separate"/>
      </w:r>
      <w:r w:rsidR="00D21753">
        <w:t xml:space="preserve">Figura </w:t>
      </w:r>
      <w:r w:rsidR="00D21753">
        <w:rPr>
          <w:noProof/>
        </w:rPr>
        <w:t>24</w:t>
      </w:r>
      <w:r w:rsidR="00096A17" w:rsidRPr="00C53E38">
        <w:fldChar w:fldCharType="end"/>
      </w:r>
      <w:r w:rsidR="00096A17" w:rsidRPr="00C53E38">
        <w:t xml:space="preserve"> é possível ver esse atributo representado como </w:t>
      </w:r>
      <w:r w:rsidR="00096A17" w:rsidRPr="00C53E38">
        <w:rPr>
          <w:i/>
        </w:rPr>
        <w:t>Date Interval</w:t>
      </w:r>
      <w:r w:rsidR="00096A17" w:rsidRPr="00C53E38">
        <w:t>. Para</w:t>
      </w:r>
      <w:r>
        <w:t xml:space="preserve"> </w:t>
      </w:r>
      <w:r w:rsidR="009565FD">
        <w:t>programar</w:t>
      </w:r>
      <w:r w:rsidR="00096A17" w:rsidRPr="00C53E38">
        <w:t xml:space="preserve"> isso, foi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7ACC9F79" w:rsidR="006D2C39" w:rsidRPr="0053431D" w:rsidRDefault="0053431D" w:rsidP="0053431D">
      <w:pPr>
        <w:pStyle w:val="Caption"/>
        <w:rPr>
          <w:i/>
        </w:rPr>
      </w:pPr>
      <w:bookmarkStart w:id="216" w:name="_Ref478497307"/>
      <w:bookmarkStart w:id="217" w:name="_Toc479868102"/>
      <w:r w:rsidRPr="00C53E38">
        <w:t xml:space="preserve">Figura </w:t>
      </w:r>
      <w:fldSimple w:instr=" SEQ Figura \* ARABIC ">
        <w:r w:rsidR="00A114EB">
          <w:rPr>
            <w:noProof/>
          </w:rPr>
          <w:t>43</w:t>
        </w:r>
      </w:fldSimple>
      <w:bookmarkEnd w:id="216"/>
      <w:r w:rsidRPr="00C53E38">
        <w:t xml:space="preserve">. Ajuste </w:t>
      </w:r>
      <w:r w:rsidRPr="00C53E38">
        <w:rPr>
          <w:i/>
        </w:rPr>
        <w:t>Date Interval</w:t>
      </w:r>
      <w:bookmarkEnd w:id="217"/>
    </w:p>
    <w:p w14:paraId="49B17605" w14:textId="3D9EF2AD" w:rsidR="006D2C39" w:rsidRPr="00C53E38" w:rsidRDefault="006512C1" w:rsidP="002F168E">
      <w:pPr>
        <w:pStyle w:val="Image"/>
        <w:rPr>
          <w:i/>
        </w:rPr>
      </w:pPr>
      <w:r w:rsidRPr="00C53E38">
        <w:rPr>
          <w:lang w:val="en-US" w:eastAsia="en-US"/>
        </w:rPr>
        <w:lastRenderedPageBreak/>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D21753" w:rsidRPr="00C53E38">
        <w:t xml:space="preserve">Figura </w:t>
      </w:r>
      <w:r w:rsidR="00D21753">
        <w:rPr>
          <w:noProof/>
        </w:rPr>
        <w:t>43</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76E3E4D1" w:rsidR="00067967" w:rsidRDefault="00D35775" w:rsidP="009E749C">
      <w:pPr>
        <w:pStyle w:val="Caption"/>
        <w:rPr>
          <w:i/>
        </w:rPr>
      </w:pPr>
      <w:bookmarkStart w:id="218" w:name="_Ref478587359"/>
      <w:bookmarkStart w:id="219" w:name="_Ref478587346"/>
      <w:bookmarkStart w:id="220" w:name="_Toc479868103"/>
      <w:r>
        <w:t xml:space="preserve">Figura </w:t>
      </w:r>
      <w:fldSimple w:instr=" SEQ Figura \* ARABIC ">
        <w:r w:rsidR="00A114EB">
          <w:rPr>
            <w:noProof/>
          </w:rPr>
          <w:t>44</w:t>
        </w:r>
      </w:fldSimple>
      <w:bookmarkEnd w:id="218"/>
      <w:r>
        <w:t xml:space="preserve">. </w:t>
      </w:r>
      <w:r w:rsidR="00BB3113">
        <w:t>Código</w:t>
      </w:r>
      <w:r>
        <w:t xml:space="preserve"> </w:t>
      </w:r>
      <w:r>
        <w:rPr>
          <w:i/>
        </w:rPr>
        <w:t>mixed data</w:t>
      </w:r>
      <w:bookmarkEnd w:id="219"/>
      <w:bookmarkEnd w:id="220"/>
    </w:p>
    <w:p w14:paraId="61032B5D" w14:textId="36D9F7D5" w:rsidR="00D07015" w:rsidRDefault="00D07015" w:rsidP="002F168E">
      <w:pPr>
        <w:pStyle w:val="Image"/>
      </w:pPr>
      <w:r>
        <w:rPr>
          <w:lang w:val="en-US" w:eastAsia="en-US"/>
        </w:rP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D21753">
        <w:t xml:space="preserve">Figura </w:t>
      </w:r>
      <w:r w:rsidR="00D21753">
        <w:rPr>
          <w:noProof/>
        </w:rPr>
        <w:t>44</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109F4618" w:rsidR="00067967" w:rsidRDefault="00BB3113" w:rsidP="009E749C">
      <w:pPr>
        <w:pStyle w:val="Caption"/>
        <w:rPr>
          <w:i/>
        </w:rPr>
      </w:pPr>
      <w:bookmarkStart w:id="221" w:name="_Ref478588319"/>
      <w:bookmarkStart w:id="222" w:name="_Toc479868104"/>
      <w:r>
        <w:t xml:space="preserve">Figura </w:t>
      </w:r>
      <w:fldSimple w:instr=" SEQ Figura \* ARABIC ">
        <w:r w:rsidR="00A114EB">
          <w:rPr>
            <w:noProof/>
          </w:rPr>
          <w:t>45</w:t>
        </w:r>
      </w:fldSimple>
      <w:bookmarkEnd w:id="221"/>
      <w:r>
        <w:t xml:space="preserve">. Código </w:t>
      </w:r>
      <w:r w:rsidRPr="00BB3113">
        <w:rPr>
          <w:i/>
        </w:rPr>
        <w:t>calculated data</w:t>
      </w:r>
      <w:bookmarkEnd w:id="222"/>
    </w:p>
    <w:p w14:paraId="397CCD26" w14:textId="53E6D2B9" w:rsidR="00D71AB3" w:rsidRDefault="00BB3113" w:rsidP="002F168E">
      <w:pPr>
        <w:pStyle w:val="Image"/>
        <w:rPr>
          <w:i/>
        </w:rPr>
      </w:pPr>
      <w:r>
        <w:rPr>
          <w:lang w:val="en-US" w:eastAsia="en-US"/>
        </w:rP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D21753">
        <w:t xml:space="preserve">Figura </w:t>
      </w:r>
      <w:r w:rsidR="00D21753">
        <w:rPr>
          <w:noProof/>
        </w:rPr>
        <w:t>45</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7008B36C" w:rsidR="00067967" w:rsidRDefault="00FE2C3B" w:rsidP="009E749C">
      <w:pPr>
        <w:pStyle w:val="Caption"/>
      </w:pPr>
      <w:bookmarkStart w:id="223" w:name="_Ref478743763"/>
      <w:bookmarkStart w:id="224" w:name="_Toc479868105"/>
      <w:r>
        <w:t xml:space="preserve">Figura </w:t>
      </w:r>
      <w:fldSimple w:instr=" SEQ Figura \* ARABIC ">
        <w:r w:rsidR="00A114EB">
          <w:rPr>
            <w:noProof/>
          </w:rPr>
          <w:t>46</w:t>
        </w:r>
      </w:fldSimple>
      <w:bookmarkEnd w:id="223"/>
      <w:r>
        <w:t>. Código vetor de pessoa</w:t>
      </w:r>
      <w:bookmarkEnd w:id="224"/>
    </w:p>
    <w:p w14:paraId="7931124E" w14:textId="07B03307" w:rsidR="00FE2C3B" w:rsidRDefault="00FE2C3B" w:rsidP="002F168E">
      <w:pPr>
        <w:pStyle w:val="Image"/>
      </w:pPr>
      <w:r>
        <w:rPr>
          <w:lang w:val="en-US" w:eastAsia="en-US"/>
        </w:rP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Caption"/>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D21753">
        <w:t xml:space="preserve">Figura </w:t>
      </w:r>
      <w:r w:rsidR="00D21753">
        <w:rPr>
          <w:noProof/>
        </w:rPr>
        <w:t>46</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AA7917">
      <w:pPr>
        <w:pStyle w:val="Heading2"/>
      </w:pPr>
      <w:bookmarkStart w:id="225" w:name="_Toc479868203"/>
      <w:r>
        <w:t>Normalizador de dados</w:t>
      </w:r>
      <w:bookmarkEnd w:id="225"/>
    </w:p>
    <w:p w14:paraId="3E7E9D7A" w14:textId="411AC49C" w:rsidR="0017671A" w:rsidRDefault="0017671A" w:rsidP="009E749C">
      <w:pPr>
        <w:pStyle w:val="BodyText"/>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D21753">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D21753">
        <w:t xml:space="preserve">Figura </w:t>
      </w:r>
      <w:r w:rsidR="00D21753">
        <w:rPr>
          <w:noProof/>
        </w:rPr>
        <w:t>45</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BodyText"/>
        <w:rPr>
          <w:lang w:eastAsia="pt-BR"/>
        </w:rPr>
      </w:pPr>
    </w:p>
    <w:p w14:paraId="29EF0B44" w14:textId="41A6BABD" w:rsidR="00067967" w:rsidRDefault="003B46E3" w:rsidP="009E749C">
      <w:pPr>
        <w:pStyle w:val="Caption"/>
        <w:rPr>
          <w:i/>
        </w:rPr>
      </w:pPr>
      <w:bookmarkStart w:id="226" w:name="_Ref478745216"/>
      <w:bookmarkStart w:id="227" w:name="_Toc479868106"/>
      <w:r>
        <w:t xml:space="preserve">Figura </w:t>
      </w:r>
      <w:fldSimple w:instr=" SEQ Figura \* ARABIC ">
        <w:r w:rsidR="00A114EB">
          <w:rPr>
            <w:noProof/>
          </w:rPr>
          <w:t>47</w:t>
        </w:r>
      </w:fldSimple>
      <w:bookmarkEnd w:id="226"/>
      <w:r>
        <w:t xml:space="preserve">. Código </w:t>
      </w:r>
      <w:r>
        <w:rPr>
          <w:i/>
        </w:rPr>
        <w:t>normalize data</w:t>
      </w:r>
      <w:bookmarkEnd w:id="227"/>
    </w:p>
    <w:p w14:paraId="2A721715" w14:textId="782476D0" w:rsidR="0017671A" w:rsidRDefault="003B46E3" w:rsidP="002F168E">
      <w:pPr>
        <w:pStyle w:val="Image"/>
      </w:pPr>
      <w:r>
        <w:rPr>
          <w:lang w:val="en-US" w:eastAsia="en-US"/>
        </w:rP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D21753">
        <w:t xml:space="preserve">Figura </w:t>
      </w:r>
      <w:r w:rsidR="00D21753">
        <w:rPr>
          <w:noProof/>
        </w:rPr>
        <w:t>47</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rsidR="00D21753">
        <w:t xml:space="preserve">Equação </w:t>
      </w:r>
      <w:r w:rsidR="00D21753">
        <w:rPr>
          <w:noProof/>
        </w:rPr>
        <w:t>8</w:t>
      </w:r>
      <w:r>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97E1A46" w:rsidR="00067967" w:rsidRPr="00970AA3" w:rsidRDefault="004D15DD" w:rsidP="004D15DD">
      <w:pPr>
        <w:pStyle w:val="Caption"/>
        <w:rPr>
          <w:i/>
          <w:lang w:val="en-US"/>
        </w:rPr>
      </w:pPr>
      <w:bookmarkStart w:id="228" w:name="_Ref478746517"/>
      <w:bookmarkStart w:id="229" w:name="_Toc479868107"/>
      <w:proofErr w:type="gramStart"/>
      <w:r w:rsidRPr="00970AA3">
        <w:rPr>
          <w:lang w:val="en-US"/>
        </w:rPr>
        <w:t xml:space="preserve">Figura </w:t>
      </w:r>
      <w:r w:rsidR="00970AA3">
        <w:fldChar w:fldCharType="begin"/>
      </w:r>
      <w:r w:rsidR="00970AA3" w:rsidRPr="00970AA3">
        <w:rPr>
          <w:lang w:val="en-US"/>
        </w:rPr>
        <w:instrText xml:space="preserve"> SEQ Figura \* ARABIC </w:instrText>
      </w:r>
      <w:r w:rsidR="00970AA3">
        <w:fldChar w:fldCharType="separate"/>
      </w:r>
      <w:r w:rsidR="00A114EB">
        <w:rPr>
          <w:noProof/>
          <w:lang w:val="en-US"/>
        </w:rPr>
        <w:t>48</w:t>
      </w:r>
      <w:r w:rsidR="00970AA3">
        <w:rPr>
          <w:noProof/>
        </w:rPr>
        <w:fldChar w:fldCharType="end"/>
      </w:r>
      <w:bookmarkEnd w:id="228"/>
      <w:r w:rsidRPr="00970AA3">
        <w:rPr>
          <w:lang w:val="en-US"/>
        </w:rPr>
        <w:t>.</w:t>
      </w:r>
      <w:proofErr w:type="gramEnd"/>
      <w:r w:rsidRPr="00970AA3">
        <w:rPr>
          <w:lang w:val="en-US"/>
        </w:rPr>
        <w:t xml:space="preserve"> Código </w:t>
      </w:r>
      <w:r w:rsidRPr="00970AA3">
        <w:rPr>
          <w:i/>
          <w:lang w:val="en-US"/>
        </w:rPr>
        <w:t>get max and min</w:t>
      </w:r>
      <w:bookmarkEnd w:id="229"/>
    </w:p>
    <w:p w14:paraId="0A8664A2" w14:textId="314636BD" w:rsidR="004D15DD" w:rsidRPr="003B46E3" w:rsidRDefault="004D15DD" w:rsidP="002F168E">
      <w:pPr>
        <w:pStyle w:val="Image"/>
      </w:pPr>
      <w:r>
        <w:rPr>
          <w:lang w:val="en-US" w:eastAsia="en-US"/>
        </w:rP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D21753" w:rsidRPr="00D21753">
        <w:t xml:space="preserve">Figura </w:t>
      </w:r>
      <w:r w:rsidR="00D21753" w:rsidRPr="00D21753">
        <w:rPr>
          <w:noProof/>
        </w:rPr>
        <w:t>48</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7701C386" w:rsidR="00067967" w:rsidRDefault="00BB012F" w:rsidP="00BB012F">
      <w:pPr>
        <w:pStyle w:val="Caption"/>
        <w:rPr>
          <w:i/>
        </w:rPr>
      </w:pPr>
      <w:bookmarkStart w:id="230" w:name="_Ref478748471"/>
      <w:bookmarkStart w:id="231" w:name="_Toc479868108"/>
      <w:r>
        <w:t xml:space="preserve">Figura </w:t>
      </w:r>
      <w:fldSimple w:instr=" SEQ Figura \* ARABIC ">
        <w:r w:rsidR="00A114EB">
          <w:rPr>
            <w:noProof/>
          </w:rPr>
          <w:t>49</w:t>
        </w:r>
      </w:fldSimple>
      <w:bookmarkEnd w:id="230"/>
      <w:r>
        <w:t xml:space="preserve">. Código </w:t>
      </w:r>
      <w:r>
        <w:rPr>
          <w:i/>
        </w:rPr>
        <w:t>getNormalizedValue</w:t>
      </w:r>
      <w:bookmarkEnd w:id="231"/>
    </w:p>
    <w:p w14:paraId="645802CE" w14:textId="0229A7EB" w:rsidR="00BB012F" w:rsidRDefault="00BB012F" w:rsidP="002F168E">
      <w:pPr>
        <w:pStyle w:val="Image"/>
        <w:rPr>
          <w:i/>
        </w:rPr>
      </w:pPr>
      <w:r>
        <w:rPr>
          <w:lang w:val="en-US" w:eastAsia="en-US"/>
        </w:rP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163DA0E7" w:rsidR="00551965" w:rsidRDefault="00856CDF" w:rsidP="00EB043A">
      <w:pPr>
        <w:rPr>
          <w:lang w:eastAsia="pt-BR"/>
        </w:rPr>
      </w:pPr>
      <w:r>
        <w:t xml:space="preserve">A </w:t>
      </w:r>
      <w:r>
        <w:fldChar w:fldCharType="begin"/>
      </w:r>
      <w:r>
        <w:instrText xml:space="preserve"> REF _Ref478748471 \h </w:instrText>
      </w:r>
      <w:r>
        <w:fldChar w:fldCharType="separate"/>
      </w:r>
      <w:r w:rsidR="00D21753">
        <w:t xml:space="preserve">Figura </w:t>
      </w:r>
      <w:r w:rsidR="00D21753">
        <w:rPr>
          <w:noProof/>
        </w:rPr>
        <w:t>49</w:t>
      </w:r>
      <w:r>
        <w:fldChar w:fldCharType="end"/>
      </w:r>
      <w:r>
        <w:t xml:space="preserve"> mostra como foi implementado a </w:t>
      </w:r>
      <w:r>
        <w:fldChar w:fldCharType="begin"/>
      </w:r>
      <w:r>
        <w:instrText xml:space="preserve"> REF _Ref463116623 \h </w:instrText>
      </w:r>
      <w:r>
        <w:fldChar w:fldCharType="separate"/>
      </w:r>
      <w:r w:rsidR="00D21753">
        <w:t xml:space="preserve">Equação </w:t>
      </w:r>
      <w:r w:rsidR="00D21753">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5A45E1C7" w14:textId="0D108955" w:rsidR="00551965" w:rsidRDefault="00551965" w:rsidP="00297F5E">
      <w:pPr>
        <w:pStyle w:val="BodyText"/>
        <w:rPr>
          <w:lang w:eastAsia="pt-BR"/>
        </w:rPr>
      </w:pPr>
    </w:p>
    <w:p w14:paraId="4E713102" w14:textId="4C76C61F" w:rsidR="00551965" w:rsidRDefault="00551965" w:rsidP="00AA7917">
      <w:pPr>
        <w:pStyle w:val="Heading2"/>
      </w:pPr>
      <w:bookmarkStart w:id="232" w:name="_Toc479868204"/>
      <w:r>
        <w:t>Javadoc</w:t>
      </w:r>
      <w:bookmarkEnd w:id="232"/>
    </w:p>
    <w:p w14:paraId="16A45829" w14:textId="753B8225" w:rsidR="00551965" w:rsidRDefault="00551965" w:rsidP="00551965">
      <w:pPr>
        <w:pStyle w:val="BodyText"/>
        <w:rPr>
          <w:lang w:eastAsia="pt-BR"/>
        </w:rPr>
      </w:pPr>
      <w:r>
        <w:rPr>
          <w:lang w:eastAsia="pt-BR"/>
        </w:rPr>
        <w:t>O javadoc é um recurso pouco explorado pelos desenvolvedores, mas muito útil. Ele é responsável por criar uma documentação completa sobre as classes, os métodos e os atributos de um projeto. É com base nele que a documentação mantida pela Oracle sobre o java está disponível aos usuários, como a documentação do javaSE, JDK, entre outros.</w:t>
      </w:r>
      <w:r w:rsidR="00C40F95">
        <w:rPr>
          <w:lang w:eastAsia="pt-BR"/>
        </w:rPr>
        <w:t xml:space="preserve"> Pode ser </w:t>
      </w:r>
      <w:r w:rsidR="009565FD">
        <w:rPr>
          <w:lang w:eastAsia="pt-BR"/>
        </w:rPr>
        <w:t>entendida também como uma espécie de contrato</w:t>
      </w:r>
      <w:r w:rsidR="00C40F95">
        <w:rPr>
          <w:lang w:eastAsia="pt-BR"/>
        </w:rPr>
        <w:t>,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t>
      </w:r>
      <w:r>
        <w:rPr>
          <w:i/>
          <w:lang w:eastAsia="pt-BR"/>
        </w:rPr>
        <w:t>tags</w:t>
      </w:r>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r>
        <w:rPr>
          <w:i/>
          <w:lang w:eastAsia="pt-BR"/>
        </w:rPr>
        <w:t>tag</w:t>
      </w:r>
      <w:r>
        <w:rPr>
          <w:lang w:eastAsia="pt-BR"/>
        </w:rPr>
        <w:t xml:space="preserve"> &lt;p&gt;, utilizar </w:t>
      </w:r>
      <w:r w:rsidR="00320207">
        <w:rPr>
          <w:lang w:eastAsia="pt-BR"/>
        </w:rPr>
        <w:t>a terceira pessoa do singuar, entre outras.</w:t>
      </w:r>
    </w:p>
    <w:p w14:paraId="0687D5BB" w14:textId="0CCF2A3A" w:rsidR="00320207" w:rsidRDefault="00320207" w:rsidP="001024DF">
      <w:pPr>
        <w:rPr>
          <w:lang w:eastAsia="pt-BR"/>
        </w:rPr>
      </w:pPr>
      <w:r>
        <w:rPr>
          <w:lang w:eastAsia="pt-BR"/>
        </w:rPr>
        <w:lastRenderedPageBreak/>
        <w:t xml:space="preserve">As principais tags são: @author, @version, @param, @return, @exception, @see, @since e @deprecated. </w:t>
      </w:r>
    </w:p>
    <w:p w14:paraId="0293A25B" w14:textId="469FBA4A" w:rsidR="00504F7D" w:rsidRDefault="00504F7D" w:rsidP="001024DF">
      <w:pPr>
        <w:rPr>
          <w:lang w:eastAsia="pt-BR"/>
        </w:rPr>
      </w:pPr>
    </w:p>
    <w:p w14:paraId="4A22EABF" w14:textId="1FA240A6" w:rsidR="00067967" w:rsidRDefault="00504F7D" w:rsidP="00504F7D">
      <w:pPr>
        <w:pStyle w:val="Caption"/>
        <w:ind w:firstLine="567"/>
      </w:pPr>
      <w:bookmarkStart w:id="233" w:name="_Ref479000605"/>
      <w:bookmarkStart w:id="234" w:name="_Toc479868109"/>
      <w:r>
        <w:t xml:space="preserve">Figura </w:t>
      </w:r>
      <w:fldSimple w:instr=" SEQ Figura \* ARABIC ">
        <w:r w:rsidR="00A114EB">
          <w:rPr>
            <w:noProof/>
          </w:rPr>
          <w:t>50</w:t>
        </w:r>
      </w:fldSimple>
      <w:bookmarkEnd w:id="233"/>
      <w:r>
        <w:t xml:space="preserve"> Código exemplo Javadoc</w:t>
      </w:r>
      <w:bookmarkEnd w:id="234"/>
    </w:p>
    <w:p w14:paraId="06AFF8DF" w14:textId="5C01BFAB" w:rsidR="00504F7D" w:rsidRDefault="00504F7D" w:rsidP="002F168E">
      <w:pPr>
        <w:pStyle w:val="Image"/>
      </w:pPr>
      <w:r>
        <w:rPr>
          <w:lang w:val="en-US" w:eastAsia="en-US"/>
        </w:rP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Caption"/>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rsidR="00D21753">
        <w:t xml:space="preserve">Figura </w:t>
      </w:r>
      <w:r w:rsidR="00D21753">
        <w:rPr>
          <w:noProof/>
        </w:rPr>
        <w:t>50</w:t>
      </w:r>
      <w:r>
        <w:rPr>
          <w:lang w:eastAsia="pt-BR"/>
        </w:rPr>
        <w:fldChar w:fldCharType="end"/>
      </w:r>
      <w:r>
        <w:rPr>
          <w:lang w:eastAsia="pt-BR"/>
        </w:rPr>
        <w:t xml:space="preserve"> mostra um exemplo de uma documentação para o método </w:t>
      </w:r>
      <w:r>
        <w:rPr>
          <w:i/>
          <w:lang w:eastAsia="pt-BR"/>
        </w:rPr>
        <w:t>train</w:t>
      </w:r>
      <w:r>
        <w:rPr>
          <w:lang w:eastAsia="pt-BR"/>
        </w:rPr>
        <w:t xml:space="preserve">. É possível observar que a primeira linha explica resumidamente qual é a função deste método, e nas demais linhas, aparece a </w:t>
      </w:r>
      <w:r>
        <w:rPr>
          <w:i/>
          <w:lang w:eastAsia="pt-BR"/>
        </w:rPr>
        <w:t>tag</w:t>
      </w:r>
      <w:r>
        <w:rPr>
          <w:lang w:eastAsia="pt-BR"/>
        </w:rPr>
        <w:t xml:space="preserve"> “param”, que como o próprio nome diz, explica sobre os parâmetros do método. Nas últimas linhas, a </w:t>
      </w:r>
      <w:r>
        <w:rPr>
          <w:i/>
          <w:lang w:eastAsia="pt-BR"/>
        </w:rPr>
        <w:t>tag</w:t>
      </w:r>
      <w:r>
        <w:rPr>
          <w:lang w:eastAsia="pt-BR"/>
        </w:rPr>
        <w:t xml:space="preserve"> “throws” mostra quais são os tipos de erro que esse método pode gerar, explicando em que caso que isso ocorre.</w:t>
      </w:r>
    </w:p>
    <w:p w14:paraId="79DDA97F" w14:textId="77777777" w:rsidR="00504F7D" w:rsidRDefault="00504F7D" w:rsidP="00504F7D">
      <w:pPr>
        <w:pStyle w:val="BodyText"/>
        <w:rPr>
          <w:lang w:eastAsia="pt-BR"/>
        </w:rPr>
      </w:pPr>
    </w:p>
    <w:p w14:paraId="47BC5690" w14:textId="418A91AE" w:rsidR="00504F7D" w:rsidRDefault="00504F7D" w:rsidP="00504F7D">
      <w:pPr>
        <w:pStyle w:val="Caption"/>
        <w:rPr>
          <w:lang w:eastAsia="pt-BR"/>
        </w:rPr>
      </w:pPr>
      <w:bookmarkStart w:id="235" w:name="_Ref479001028"/>
      <w:bookmarkStart w:id="236" w:name="_Toc479868110"/>
      <w:r>
        <w:t xml:space="preserve">Figura </w:t>
      </w:r>
      <w:fldSimple w:instr=" SEQ Figura \* ARABIC ">
        <w:r w:rsidR="00A114EB">
          <w:rPr>
            <w:noProof/>
          </w:rPr>
          <w:t>51</w:t>
        </w:r>
      </w:fldSimple>
      <w:bookmarkEnd w:id="235"/>
      <w:r>
        <w:t xml:space="preserve">. Resultado javadoc do método </w:t>
      </w:r>
      <w:r>
        <w:rPr>
          <w:i/>
        </w:rPr>
        <w:t>train</w:t>
      </w:r>
      <w:bookmarkEnd w:id="236"/>
    </w:p>
    <w:p w14:paraId="1F519BAB" w14:textId="77777777" w:rsidR="00504F7D" w:rsidRPr="0017671A" w:rsidRDefault="00504F7D" w:rsidP="002F168E">
      <w:pPr>
        <w:pStyle w:val="Image"/>
      </w:pPr>
      <w:r>
        <w:rPr>
          <w:lang w:val="en-US" w:eastAsia="en-US"/>
        </w:rP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Caption"/>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IDE’s mostra a documentação desse trecho do código, em um formato padronizado, como mostra a </w:t>
      </w:r>
      <w:r>
        <w:fldChar w:fldCharType="begin"/>
      </w:r>
      <w:r>
        <w:instrText xml:space="preserve"> REF _Ref479001028 \h </w:instrText>
      </w:r>
      <w:r>
        <w:fldChar w:fldCharType="separate"/>
      </w:r>
      <w:r w:rsidR="00D21753">
        <w:t xml:space="preserve">Figura </w:t>
      </w:r>
      <w:r w:rsidR="00D21753">
        <w:rPr>
          <w:noProof/>
        </w:rPr>
        <w:t>51</w:t>
      </w:r>
      <w:r>
        <w:fldChar w:fldCharType="end"/>
      </w:r>
      <w:r>
        <w:t>.</w:t>
      </w:r>
    </w:p>
    <w:p w14:paraId="78BA911B" w14:textId="77777777" w:rsidR="00504F7D" w:rsidRDefault="00504F7D" w:rsidP="001024DF">
      <w:pPr>
        <w:rPr>
          <w:lang w:eastAsia="pt-BR"/>
        </w:rPr>
      </w:pPr>
    </w:p>
    <w:p w14:paraId="10C33CAC" w14:textId="53DAAA55" w:rsidR="00320207" w:rsidRDefault="00320207" w:rsidP="00AA7917">
      <w:pPr>
        <w:pStyle w:val="Heading3"/>
      </w:pPr>
      <w:bookmarkStart w:id="237" w:name="_Toc479868205"/>
      <w:r>
        <w:rPr>
          <w:i/>
          <w:lang w:val="en-US"/>
        </w:rPr>
        <w:t xml:space="preserve">Tag </w:t>
      </w:r>
      <w:r>
        <w:rPr>
          <w:lang w:val="en-US"/>
        </w:rPr>
        <w:t>@author</w:t>
      </w:r>
      <w:bookmarkEnd w:id="237"/>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r w:rsidR="00ED5619" w:rsidRPr="00970AA3">
        <w:rPr>
          <w:i/>
          <w:lang w:eastAsia="pt-BR"/>
        </w:rPr>
        <w:t>tags</w:t>
      </w:r>
      <w:r w:rsidR="00ED5619">
        <w:rPr>
          <w:lang w:eastAsia="pt-BR"/>
        </w:rPr>
        <w:t xml:space="preserve"> @</w:t>
      </w:r>
      <w:r w:rsidR="00ED5619" w:rsidRPr="00970AA3">
        <w:rPr>
          <w:lang w:eastAsia="pt-BR"/>
        </w:rPr>
        <w:t>author</w:t>
      </w:r>
      <w:r w:rsidR="00ED5619">
        <w:rPr>
          <w:lang w:eastAsia="pt-BR"/>
        </w:rPr>
        <w:t xml:space="preserve"> ou sem nenhuma.</w:t>
      </w:r>
    </w:p>
    <w:p w14:paraId="0D79B64D" w14:textId="113D4F2D" w:rsidR="00ED5619" w:rsidRPr="00ED5619" w:rsidRDefault="00ED5619" w:rsidP="001024DF">
      <w:pPr>
        <w:rPr>
          <w:lang w:eastAsia="pt-BR"/>
        </w:rPr>
      </w:pPr>
      <w:r>
        <w:rPr>
          <w:lang w:eastAsia="pt-BR"/>
        </w:rPr>
        <w:t xml:space="preserve">Não é uma </w:t>
      </w:r>
      <w:r w:rsidRPr="00970AA3">
        <w:rPr>
          <w:i/>
          <w:lang w:eastAsia="pt-BR"/>
        </w:rPr>
        <w:t>tag</w:t>
      </w:r>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AA7917">
      <w:pPr>
        <w:pStyle w:val="Heading3"/>
        <w:rPr>
          <w:lang w:val="en-US"/>
        </w:rPr>
      </w:pPr>
      <w:bookmarkStart w:id="238" w:name="_Toc479868206"/>
      <w:r>
        <w:rPr>
          <w:i/>
          <w:lang w:val="en-US"/>
        </w:rPr>
        <w:t>Tag</w:t>
      </w:r>
      <w:r>
        <w:rPr>
          <w:lang w:val="en-US"/>
        </w:rPr>
        <w:t xml:space="preserve"> @version</w:t>
      </w:r>
      <w:bookmarkEnd w:id="238"/>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r w:rsidR="007A663F">
        <w:rPr>
          <w:i/>
          <w:lang w:eastAsia="pt-BR"/>
        </w:rPr>
        <w:t>tags</w:t>
      </w:r>
      <w:r w:rsidR="00932807">
        <w:rPr>
          <w:lang w:eastAsia="pt-BR"/>
        </w:rPr>
        <w:t xml:space="preserve"> de @version se fizer sentido.</w:t>
      </w:r>
    </w:p>
    <w:p w14:paraId="0D06E269" w14:textId="77777777" w:rsidR="00ED5619" w:rsidRPr="00970AA3" w:rsidRDefault="00ED5619" w:rsidP="00ED5619">
      <w:pPr>
        <w:rPr>
          <w:lang w:eastAsia="pt-BR"/>
        </w:rPr>
      </w:pPr>
    </w:p>
    <w:p w14:paraId="1B11306A" w14:textId="37CA6B2D" w:rsidR="00ED5619" w:rsidRDefault="00ED5619" w:rsidP="00AA7917">
      <w:pPr>
        <w:pStyle w:val="Heading3"/>
        <w:rPr>
          <w:lang w:val="en-US"/>
        </w:rPr>
      </w:pPr>
      <w:bookmarkStart w:id="239" w:name="_Toc479868207"/>
      <w:r>
        <w:rPr>
          <w:i/>
          <w:lang w:val="en-US"/>
        </w:rPr>
        <w:t>Tag</w:t>
      </w:r>
      <w:r>
        <w:rPr>
          <w:lang w:val="en-US"/>
        </w:rPr>
        <w:t xml:space="preserve"> @param</w:t>
      </w:r>
      <w:bookmarkEnd w:id="239"/>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t xml:space="preserve">A </w:t>
      </w:r>
      <w:r w:rsidRPr="00970AA3">
        <w:rPr>
          <w:i/>
          <w:lang w:eastAsia="pt-BR"/>
        </w:rPr>
        <w:t>tag</w:t>
      </w:r>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AA7917">
      <w:pPr>
        <w:pStyle w:val="Heading3"/>
        <w:rPr>
          <w:lang w:val="en-US"/>
        </w:rPr>
      </w:pPr>
      <w:bookmarkStart w:id="240" w:name="_Toc479868208"/>
      <w:r>
        <w:rPr>
          <w:i/>
          <w:lang w:val="en-US"/>
        </w:rPr>
        <w:t>Tag</w:t>
      </w:r>
      <w:r>
        <w:rPr>
          <w:lang w:val="en-US"/>
        </w:rPr>
        <w:t xml:space="preserve"> @return</w:t>
      </w:r>
      <w:bookmarkEnd w:id="240"/>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r w:rsidRPr="00970AA3">
        <w:rPr>
          <w:i/>
          <w:lang w:eastAsia="pt-BR"/>
        </w:rPr>
        <w:t>tag</w:t>
      </w:r>
      <w:r>
        <w:rPr>
          <w:lang w:eastAsia="pt-BR"/>
        </w:rPr>
        <w:t xml:space="preserve"> @return é utilizada somente em métodos onde o retorno é diferente de </w:t>
      </w:r>
      <w:r w:rsidRPr="00970AA3">
        <w:rPr>
          <w:i/>
          <w:lang w:eastAsia="pt-BR"/>
        </w:rPr>
        <w:t>void</w:t>
      </w:r>
      <w:r>
        <w:rPr>
          <w:lang w:eastAsia="pt-BR"/>
        </w:rPr>
        <w:t>, e indica qual é o retorno do método, e deve ser utilizada mesmo se o conteúdo for redundante.</w:t>
      </w:r>
    </w:p>
    <w:p w14:paraId="19D06F37" w14:textId="3C700FA0" w:rsidR="00932807" w:rsidRPr="00970AA3" w:rsidRDefault="00932807" w:rsidP="00ED5619">
      <w:pPr>
        <w:rPr>
          <w:lang w:eastAsia="pt-BR"/>
        </w:rPr>
      </w:pPr>
      <w:r>
        <w:rPr>
          <w:lang w:eastAsia="pt-BR"/>
        </w:rPr>
        <w:t xml:space="preserve">Ter essa </w:t>
      </w:r>
      <w:r w:rsidRPr="00970AA3">
        <w:rPr>
          <w:i/>
          <w:lang w:eastAsia="pt-BR"/>
        </w:rPr>
        <w:t>tag</w:t>
      </w:r>
      <w:r>
        <w:rPr>
          <w:i/>
          <w:lang w:eastAsia="pt-BR"/>
        </w:rPr>
        <w:t xml:space="preserve">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Pr="00970AA3" w:rsidRDefault="00ED5619" w:rsidP="00ED5619">
      <w:pPr>
        <w:rPr>
          <w:lang w:eastAsia="pt-BR"/>
        </w:rPr>
      </w:pPr>
    </w:p>
    <w:p w14:paraId="0B44D6C2" w14:textId="2CA302F9" w:rsidR="00ED5619" w:rsidRDefault="00ED5619" w:rsidP="00AA7917">
      <w:pPr>
        <w:pStyle w:val="Heading3"/>
        <w:rPr>
          <w:lang w:val="en-US"/>
        </w:rPr>
      </w:pPr>
      <w:bookmarkStart w:id="241" w:name="_Toc479868209"/>
      <w:r w:rsidRPr="00ED5619">
        <w:rPr>
          <w:i/>
          <w:lang w:val="en-US"/>
        </w:rPr>
        <w:t>Tag</w:t>
      </w:r>
      <w:r>
        <w:rPr>
          <w:lang w:val="en-US"/>
        </w:rPr>
        <w:t xml:space="preserve"> @exception (@throws)</w:t>
      </w:r>
      <w:bookmarkEnd w:id="241"/>
    </w:p>
    <w:p w14:paraId="04B5E280" w14:textId="703E9825" w:rsidR="00ED5619" w:rsidRDefault="00ED5619" w:rsidP="00ED5619">
      <w:pPr>
        <w:rPr>
          <w:lang w:val="en-US" w:eastAsia="pt-BR"/>
        </w:rPr>
      </w:pPr>
    </w:p>
    <w:p w14:paraId="3F38EE93" w14:textId="2AACF750" w:rsidR="00ED5619" w:rsidRDefault="00ED5619" w:rsidP="00ED5619">
      <w:pPr>
        <w:rPr>
          <w:lang w:eastAsia="pt-BR"/>
        </w:rPr>
      </w:pPr>
      <w:r>
        <w:rPr>
          <w:lang w:eastAsia="pt-BR"/>
        </w:rPr>
        <w:t xml:space="preserve">A </w:t>
      </w:r>
      <w:r w:rsidRPr="00970AA3">
        <w:rPr>
          <w:i/>
          <w:lang w:eastAsia="pt-BR"/>
        </w:rPr>
        <w:t>tag @</w:t>
      </w:r>
      <w:r w:rsidRPr="00970AA3">
        <w:rPr>
          <w:lang w:eastAsia="pt-BR"/>
        </w:rPr>
        <w:t>exception</w:t>
      </w:r>
      <w:r>
        <w:rPr>
          <w:lang w:eastAsia="pt-BR"/>
        </w:rPr>
        <w:t>, ou @</w:t>
      </w:r>
      <w:r w:rsidRPr="00970AA3">
        <w:rPr>
          <w:lang w:eastAsia="pt-BR"/>
        </w:rPr>
        <w:t>throws</w:t>
      </w:r>
      <w:r>
        <w:rPr>
          <w:lang w:eastAsia="pt-BR"/>
        </w:rPr>
        <w:t xml:space="preserve"> (a partir da Javadoc 1.2)</w:t>
      </w:r>
      <w:r w:rsidR="009565FD">
        <w:rPr>
          <w:lang w:eastAsia="pt-BR"/>
        </w:rPr>
        <w:t xml:space="preserve"> indica</w:t>
      </w:r>
      <w:r>
        <w:rPr>
          <w:lang w:eastAsia="pt-BR"/>
        </w:rPr>
        <w:t xml:space="preserve"> qual é o tipo de </w:t>
      </w:r>
      <w:r w:rsidRPr="00970AA3">
        <w:rPr>
          <w:i/>
          <w:lang w:eastAsia="pt-BR"/>
        </w:rPr>
        <w:t>exception</w:t>
      </w:r>
      <w:r>
        <w:rPr>
          <w:lang w:eastAsia="pt-BR"/>
        </w:rPr>
        <w:t xml:space="preserve"> que o método pode lançar, bem como uma descrição de quando isso ocorre.</w:t>
      </w:r>
    </w:p>
    <w:p w14:paraId="2C5FB974" w14:textId="17198B89" w:rsidR="00ED5619" w:rsidRPr="00C40F95" w:rsidRDefault="00932807" w:rsidP="00C40F95">
      <w:pPr>
        <w:rPr>
          <w:lang w:eastAsia="pt-BR"/>
        </w:rPr>
      </w:pPr>
      <w:r>
        <w:rPr>
          <w:lang w:eastAsia="pt-BR"/>
        </w:rPr>
        <w:t xml:space="preserve">É uma boa prática escrever múltiplas </w:t>
      </w:r>
      <w:r w:rsidRPr="00970AA3">
        <w:rPr>
          <w:i/>
          <w:lang w:eastAsia="pt-BR"/>
        </w:rPr>
        <w:t>tags</w:t>
      </w:r>
      <w:r>
        <w:rPr>
          <w:lang w:eastAsia="pt-BR"/>
        </w:rPr>
        <w:t xml:space="preserve"> deste tipo em ordem alfabética.</w:t>
      </w:r>
      <w:r w:rsidR="00C40F95">
        <w:rPr>
          <w:lang w:eastAsia="pt-BR"/>
        </w:rPr>
        <w:t xml:space="preserve"> A ideia desta </w:t>
      </w:r>
      <w:r w:rsidR="00C40F95" w:rsidRPr="00970AA3">
        <w:rPr>
          <w:i/>
          <w:lang w:eastAsia="pt-BR"/>
        </w:rPr>
        <w:t>tag</w:t>
      </w:r>
      <w:r w:rsidR="00C40F95">
        <w:rPr>
          <w:lang w:eastAsia="pt-BR"/>
        </w:rPr>
        <w:t xml:space="preserve"> é indicar ao usuário do método quais são as exceções que ele deve tratar ao utilizar. Além disso, é uma boa prática não documentar exceções </w:t>
      </w:r>
      <w:r w:rsidR="00C40F95" w:rsidRPr="00970AA3">
        <w:rPr>
          <w:i/>
          <w:lang w:eastAsia="pt-BR"/>
        </w:rPr>
        <w:t>uncheckeds</w:t>
      </w:r>
      <w:r w:rsidR="00C40F95">
        <w:rPr>
          <w:lang w:eastAsia="pt-BR"/>
        </w:rPr>
        <w:t xml:space="preserve">, ou seja, aqueles erros irrecuperáveis, como </w:t>
      </w:r>
      <w:r w:rsidR="009565FD">
        <w:rPr>
          <w:lang w:eastAsia="pt-BR"/>
        </w:rPr>
        <w:t>por exemplo,</w:t>
      </w:r>
      <w:r w:rsidR="00C40F95">
        <w:rPr>
          <w:lang w:eastAsia="pt-BR"/>
        </w:rPr>
        <w:t xml:space="preserve"> um </w:t>
      </w:r>
      <w:r w:rsidR="00C40F95" w:rsidRPr="00970AA3">
        <w:rPr>
          <w:i/>
          <w:lang w:eastAsia="pt-BR"/>
        </w:rPr>
        <w:t>NullPointerException</w:t>
      </w:r>
      <w:r w:rsidR="00C40F95">
        <w:rPr>
          <w:lang w:eastAsia="pt-BR"/>
        </w:rPr>
        <w:t>.</w:t>
      </w:r>
    </w:p>
    <w:p w14:paraId="3573B16F" w14:textId="77777777" w:rsidR="00ED5619" w:rsidRPr="00970AA3" w:rsidRDefault="00ED5619" w:rsidP="00ED5619">
      <w:pPr>
        <w:rPr>
          <w:lang w:eastAsia="pt-BR"/>
        </w:rPr>
      </w:pPr>
    </w:p>
    <w:p w14:paraId="0CA0EFD6" w14:textId="5357C4AD" w:rsidR="00ED5619" w:rsidRDefault="00ED5619" w:rsidP="00AA7917">
      <w:pPr>
        <w:pStyle w:val="Heading3"/>
        <w:rPr>
          <w:lang w:val="en-US"/>
        </w:rPr>
      </w:pPr>
      <w:bookmarkStart w:id="242" w:name="_Toc479868210"/>
      <w:r>
        <w:rPr>
          <w:i/>
          <w:lang w:val="en-US"/>
        </w:rPr>
        <w:t xml:space="preserve">Tag </w:t>
      </w:r>
      <w:r>
        <w:rPr>
          <w:lang w:val="en-US"/>
        </w:rPr>
        <w:t>@see</w:t>
      </w:r>
      <w:bookmarkEnd w:id="242"/>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sidRPr="00970AA3">
        <w:rPr>
          <w:lang w:eastAsia="pt-BR"/>
        </w:rPr>
        <w:t xml:space="preserve">A </w:t>
      </w:r>
      <w:r w:rsidRPr="00970AA3">
        <w:rPr>
          <w:i/>
          <w:lang w:eastAsia="pt-BR"/>
        </w:rPr>
        <w:t xml:space="preserve">tag </w:t>
      </w:r>
      <w:r w:rsidRPr="00970AA3">
        <w:rPr>
          <w:lang w:eastAsia="pt-BR"/>
        </w:rPr>
        <w:t>@</w:t>
      </w:r>
      <w:r w:rsidRPr="00CF4F09">
        <w:rPr>
          <w:i/>
          <w:lang w:eastAsia="pt-BR"/>
        </w:rPr>
        <w:t>see</w:t>
      </w:r>
      <w:r w:rsidRPr="00970AA3">
        <w:rPr>
          <w:lang w:eastAsia="pt-BR"/>
        </w:rPr>
        <w:t xml:space="preserv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1C242BB2" w:rsidR="00D621AC" w:rsidRPr="00970AA3" w:rsidRDefault="00D621AC" w:rsidP="00C40F95">
      <w:pPr>
        <w:rPr>
          <w:lang w:eastAsia="pt-BR"/>
        </w:rPr>
      </w:pPr>
      <w:r>
        <w:rPr>
          <w:lang w:eastAsia="pt-BR"/>
        </w:rPr>
        <w:t>Há três maneiras de se utilizar esta tag. A primeira é adicionar somente um texto, que indique um livro, ou outra informação que não tenha uma URL, exemplo @</w:t>
      </w:r>
      <w:r w:rsidRPr="00CF4F09">
        <w:rPr>
          <w:i/>
          <w:lang w:eastAsia="pt-BR"/>
        </w:rPr>
        <w:t>see</w:t>
      </w:r>
      <w:r>
        <w:rPr>
          <w:lang w:eastAsia="pt-BR"/>
        </w:rPr>
        <w:t xml:space="preserve"> “</w:t>
      </w:r>
      <w:r w:rsidRPr="00CF4F09">
        <w:rPr>
          <w:i/>
          <w:lang w:eastAsia="pt-BR"/>
        </w:rPr>
        <w:t>Artificial Intelligence: a modern approach</w:t>
      </w:r>
      <w:r>
        <w:rPr>
          <w:lang w:eastAsia="pt-BR"/>
        </w:rPr>
        <w:t>”. A segunda é indicar a referência como se fosse em um HTML: @</w:t>
      </w:r>
      <w:r w:rsidRPr="00CF4F09">
        <w:rPr>
          <w:i/>
          <w:lang w:eastAsia="pt-BR"/>
        </w:rPr>
        <w:t>see</w:t>
      </w:r>
      <w:r>
        <w:rPr>
          <w:lang w:eastAsia="pt-BR"/>
        </w:rPr>
        <w:t xml:space="preserve">&lt;ahref=”URL#value”&gt;texto&lt;/a&gt;, neste caso ao </w:t>
      </w:r>
      <w:r>
        <w:rPr>
          <w:lang w:eastAsia="pt-BR"/>
        </w:rPr>
        <w:lastRenderedPageBreak/>
        <w:t xml:space="preserve">clicar na palavra “texto”, será redirecionado para a </w:t>
      </w:r>
      <w:r w:rsidRPr="00CF4F09">
        <w:rPr>
          <w:i/>
          <w:lang w:eastAsia="pt-BR"/>
        </w:rPr>
        <w:t>url</w:t>
      </w:r>
      <w:r>
        <w:rPr>
          <w:lang w:eastAsia="pt-BR"/>
        </w:rPr>
        <w:t xml:space="preserve"> “URL” na sessão “</w:t>
      </w:r>
      <w:r w:rsidRPr="00CF4F09">
        <w:rPr>
          <w:i/>
          <w:lang w:eastAsia="pt-BR"/>
        </w:rPr>
        <w:t>value</w:t>
      </w:r>
      <w:r>
        <w:rPr>
          <w:lang w:eastAsia="pt-BR"/>
        </w:rPr>
        <w:t xml:space="preserve">”. O último caso, que é o mais comum, é referenciar um item de uma </w:t>
      </w:r>
      <w:r w:rsidR="009565FD">
        <w:rPr>
          <w:lang w:eastAsia="pt-BR"/>
        </w:rPr>
        <w:t>classe:</w:t>
      </w:r>
      <w:r>
        <w:rPr>
          <w:lang w:eastAsia="pt-BR"/>
        </w:rPr>
        <w:t xml:space="preserve"> @</w:t>
      </w:r>
      <w:r w:rsidRPr="00CF4F09">
        <w:rPr>
          <w:i/>
          <w:lang w:eastAsia="pt-BR"/>
        </w:rPr>
        <w:t>see</w:t>
      </w:r>
      <w:r>
        <w:rPr>
          <w:lang w:eastAsia="pt-BR"/>
        </w:rPr>
        <w:t xml:space="preserve"> </w:t>
      </w:r>
      <w:r w:rsidRPr="00CF4F09">
        <w:rPr>
          <w:i/>
          <w:lang w:eastAsia="pt-BR"/>
        </w:rPr>
        <w:t>String</w:t>
      </w:r>
      <w:r>
        <w:rPr>
          <w:lang w:eastAsia="pt-BR"/>
        </w:rPr>
        <w:t>#</w:t>
      </w:r>
      <w:r w:rsidRPr="00CF4F09">
        <w:rPr>
          <w:i/>
          <w:lang w:eastAsia="pt-BR"/>
        </w:rPr>
        <w:t>equals</w:t>
      </w:r>
      <w:r>
        <w:rPr>
          <w:lang w:eastAsia="pt-BR"/>
        </w:rPr>
        <w:t>(</w:t>
      </w:r>
      <w:r w:rsidRPr="00CF4F09">
        <w:rPr>
          <w:i/>
          <w:lang w:eastAsia="pt-BR"/>
        </w:rPr>
        <w:t>Object</w:t>
      </w:r>
      <w:r>
        <w:rPr>
          <w:lang w:eastAsia="pt-BR"/>
        </w:rPr>
        <w:t xml:space="preserve">) </w:t>
      </w:r>
      <w:r w:rsidRPr="00CF4F09">
        <w:rPr>
          <w:i/>
          <w:lang w:eastAsia="pt-BR"/>
        </w:rPr>
        <w:t>equalsText</w:t>
      </w:r>
      <w:r>
        <w:rPr>
          <w:lang w:eastAsia="pt-BR"/>
        </w:rPr>
        <w:t>. Neste caso a classe é a “</w:t>
      </w:r>
      <w:r w:rsidRPr="00CF4F09">
        <w:rPr>
          <w:i/>
          <w:lang w:eastAsia="pt-BR"/>
        </w:rPr>
        <w:t>String</w:t>
      </w:r>
      <w:r>
        <w:rPr>
          <w:lang w:eastAsia="pt-BR"/>
        </w:rPr>
        <w:t>”, no método “</w:t>
      </w:r>
      <w:r w:rsidRPr="00CF4F09">
        <w:rPr>
          <w:i/>
          <w:lang w:eastAsia="pt-BR"/>
        </w:rPr>
        <w:t>equals</w:t>
      </w:r>
      <w:r>
        <w:rPr>
          <w:lang w:eastAsia="pt-BR"/>
        </w:rPr>
        <w:t>” e o que vai aparecer é o texto “</w:t>
      </w:r>
      <w:r w:rsidRPr="00CF4F09">
        <w:rPr>
          <w:i/>
          <w:lang w:eastAsia="pt-BR"/>
        </w:rPr>
        <w:t>equalsText</w:t>
      </w:r>
      <w:r>
        <w:rPr>
          <w:lang w:eastAsia="pt-BR"/>
        </w:rPr>
        <w:t>”.</w:t>
      </w:r>
    </w:p>
    <w:p w14:paraId="5B95AB33" w14:textId="5709CD49" w:rsidR="00ED5619" w:rsidRPr="00970AA3" w:rsidRDefault="00ED5619" w:rsidP="00ED5619">
      <w:pPr>
        <w:rPr>
          <w:lang w:eastAsia="pt-BR"/>
        </w:rPr>
      </w:pPr>
    </w:p>
    <w:p w14:paraId="2E156108" w14:textId="1EDB793D" w:rsidR="00ED5619" w:rsidRDefault="00ED5619" w:rsidP="00AA7917">
      <w:pPr>
        <w:pStyle w:val="Heading3"/>
        <w:rPr>
          <w:lang w:val="en-US"/>
        </w:rPr>
      </w:pPr>
      <w:bookmarkStart w:id="243" w:name="_Toc479868211"/>
      <w:r>
        <w:rPr>
          <w:i/>
          <w:lang w:val="en-US"/>
        </w:rPr>
        <w:t xml:space="preserve">Tag </w:t>
      </w:r>
      <w:r>
        <w:rPr>
          <w:lang w:val="en-US"/>
        </w:rPr>
        <w:t>@since</w:t>
      </w:r>
      <w:bookmarkEnd w:id="243"/>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sidRPr="00970AA3">
        <w:rPr>
          <w:lang w:eastAsia="pt-BR"/>
        </w:rPr>
        <w:t xml:space="preserve">A </w:t>
      </w:r>
      <w:r w:rsidRPr="00970AA3">
        <w:rPr>
          <w:i/>
          <w:lang w:eastAsia="pt-BR"/>
        </w:rPr>
        <w:t>tag</w:t>
      </w:r>
      <w:r w:rsidRPr="00970AA3">
        <w:rPr>
          <w:lang w:eastAsia="pt-BR"/>
        </w:rPr>
        <w:t xml:space="preserve"> @since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Pr="00970AA3" w:rsidRDefault="00D621AC" w:rsidP="00F779CF">
      <w:pPr>
        <w:rPr>
          <w:lang w:eastAsia="pt-BR"/>
        </w:rPr>
      </w:pPr>
      <w:r>
        <w:rPr>
          <w:lang w:eastAsia="pt-BR"/>
        </w:rPr>
        <w:t xml:space="preserve">Um exemplo de utilização é nas novas funcionalidades do Java 8, neste caso elas estarão com a </w:t>
      </w:r>
      <w:r>
        <w:rPr>
          <w:i/>
          <w:lang w:eastAsia="pt-BR"/>
        </w:rPr>
        <w:t xml:space="preserve">tag </w:t>
      </w:r>
      <w:r>
        <w:rPr>
          <w:lang w:eastAsia="pt-BR"/>
        </w:rPr>
        <w:t>@since 1.8.</w:t>
      </w:r>
      <w:r w:rsidR="00F779CF">
        <w:rPr>
          <w:lang w:eastAsia="pt-BR"/>
        </w:rPr>
        <w:t xml:space="preserve"> É usual para as documentações da API do Android, para que o desenvolvedor saiba exatamente a partir de qual versão o recurso funcionará.</w:t>
      </w:r>
    </w:p>
    <w:p w14:paraId="5003552C" w14:textId="2D1910E8" w:rsidR="00ED5619" w:rsidRDefault="00ED5619" w:rsidP="00AA7917">
      <w:pPr>
        <w:pStyle w:val="Heading3"/>
        <w:rPr>
          <w:lang w:val="en-US"/>
        </w:rPr>
      </w:pPr>
      <w:bookmarkStart w:id="244" w:name="_Toc479868212"/>
      <w:r>
        <w:rPr>
          <w:i/>
          <w:lang w:val="en-US"/>
        </w:rPr>
        <w:t xml:space="preserve">Tag </w:t>
      </w:r>
      <w:r>
        <w:rPr>
          <w:lang w:val="en-US"/>
        </w:rPr>
        <w:t>@deprecated</w:t>
      </w:r>
      <w:bookmarkEnd w:id="244"/>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sidRPr="00970AA3">
        <w:rPr>
          <w:lang w:eastAsia="pt-BR"/>
        </w:rPr>
        <w:t xml:space="preserve">A </w:t>
      </w:r>
      <w:r w:rsidRPr="00970AA3">
        <w:rPr>
          <w:i/>
          <w:lang w:eastAsia="pt-BR"/>
        </w:rPr>
        <w:t>tag</w:t>
      </w:r>
      <w:r w:rsidRPr="00970AA3">
        <w:rPr>
          <w:lang w:eastAsia="pt-BR"/>
        </w:rPr>
        <w:t xml:space="preserve"> @deprecated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970AA3" w:rsidRDefault="00F779CF" w:rsidP="00F779CF">
      <w:pPr>
        <w:rPr>
          <w:lang w:eastAsia="pt-BR"/>
        </w:rPr>
      </w:pPr>
      <w:r>
        <w:rPr>
          <w:lang w:eastAsia="pt-BR"/>
        </w:rPr>
        <w:t>Em IDE’s modernas, quando percebe o uso de códigos que foram descontinuados, geralmente aparece um aviso para alertar o desenvolvedor.</w:t>
      </w:r>
    </w:p>
    <w:p w14:paraId="014B3730" w14:textId="77777777" w:rsidR="00ED5619" w:rsidRPr="00970AA3" w:rsidRDefault="00ED5619" w:rsidP="00ED5619">
      <w:pPr>
        <w:rPr>
          <w:lang w:eastAsia="pt-BR"/>
        </w:rPr>
      </w:pPr>
    </w:p>
    <w:p w14:paraId="15395B12" w14:textId="77777777" w:rsidR="00ED5619" w:rsidRPr="00970AA3" w:rsidRDefault="00ED5619" w:rsidP="00ED5619">
      <w:pPr>
        <w:rPr>
          <w:lang w:eastAsia="pt-BR"/>
        </w:rPr>
      </w:pPr>
    </w:p>
    <w:p w14:paraId="7AC15528" w14:textId="3F534F6E" w:rsidR="00320207" w:rsidRDefault="0071521B" w:rsidP="00AA7917">
      <w:pPr>
        <w:pStyle w:val="Heading2"/>
      </w:pPr>
      <w:bookmarkStart w:id="245" w:name="_Toc479868213"/>
      <w:r>
        <w:t>Recursos do Java 8</w:t>
      </w:r>
      <w:bookmarkEnd w:id="245"/>
    </w:p>
    <w:p w14:paraId="7A1B0F77" w14:textId="6104DC1D" w:rsidR="0071521B" w:rsidRDefault="0071521B" w:rsidP="0071521B">
      <w:pPr>
        <w:pStyle w:val="BodyText"/>
        <w:rPr>
          <w:lang w:eastAsia="pt-BR"/>
        </w:rPr>
      </w:pPr>
      <w:r>
        <w:rPr>
          <w:lang w:eastAsia="pt-BR"/>
        </w:rPr>
        <w:t>Nesta sessão será apresentado alguns recursos que vieram com o Java 8 e outros que se tornaram mais fáceis de utilizar.</w:t>
      </w:r>
    </w:p>
    <w:p w14:paraId="127D257F" w14:textId="703AD8FA" w:rsidR="0071521B" w:rsidRDefault="0071521B" w:rsidP="0071521B">
      <w:pPr>
        <w:pStyle w:val="BodyText"/>
        <w:rPr>
          <w:lang w:eastAsia="pt-BR"/>
        </w:rPr>
      </w:pPr>
    </w:p>
    <w:p w14:paraId="1CA2E3DC" w14:textId="23E0A2E3" w:rsidR="0071521B" w:rsidRDefault="0071521B" w:rsidP="00AA7917">
      <w:pPr>
        <w:pStyle w:val="Heading3"/>
        <w:rPr>
          <w:lang w:val="en-US"/>
        </w:rPr>
      </w:pPr>
      <w:bookmarkStart w:id="246" w:name="_Toc479868214"/>
      <w:r>
        <w:rPr>
          <w:lang w:val="en-US"/>
        </w:rPr>
        <w:t>Func</w:t>
      </w:r>
      <w:r w:rsidR="001E07AA">
        <w:rPr>
          <w:lang w:val="en-US"/>
        </w:rPr>
        <w:t>t</w:t>
      </w:r>
      <w:r>
        <w:rPr>
          <w:lang w:val="en-US"/>
        </w:rPr>
        <w:t>ional Programming</w:t>
      </w:r>
      <w:bookmarkEnd w:id="246"/>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320416E8" w:rsidR="001E07AA" w:rsidRPr="001E07AA" w:rsidRDefault="001E07AA" w:rsidP="0071521B">
      <w:pPr>
        <w:rPr>
          <w:lang w:eastAsia="pt-BR"/>
        </w:rPr>
      </w:pPr>
      <w:r>
        <w:rPr>
          <w:lang w:eastAsia="pt-BR"/>
        </w:rPr>
        <w:t xml:space="preserve">Para exemplificar de uma maneira mais fácil: se no paradigma de orientação a objeto uma função só pode receber objetos como parâmetro, nesse paradigma é possível aceitar outros métodos como parâmetro, ou até retornar </w:t>
      </w:r>
      <w:r w:rsidR="009565FD">
        <w:rPr>
          <w:lang w:eastAsia="pt-BR"/>
        </w:rPr>
        <w:t>outro</w:t>
      </w:r>
      <w:r>
        <w:rPr>
          <w:lang w:eastAsia="pt-BR"/>
        </w:rPr>
        <w:t xml:space="preserve"> método.</w:t>
      </w:r>
    </w:p>
    <w:p w14:paraId="23DFCFE6" w14:textId="6936D63B" w:rsidR="0071521B" w:rsidRPr="00970AA3" w:rsidRDefault="0071521B" w:rsidP="0071521B">
      <w:pPr>
        <w:rPr>
          <w:lang w:eastAsia="pt-BR"/>
        </w:rPr>
      </w:pPr>
    </w:p>
    <w:p w14:paraId="77C57710" w14:textId="49796BB8" w:rsidR="0071521B" w:rsidRDefault="0071521B" w:rsidP="00AA7917">
      <w:pPr>
        <w:pStyle w:val="Heading3"/>
        <w:rPr>
          <w:lang w:val="en-US"/>
        </w:rPr>
      </w:pPr>
      <w:bookmarkStart w:id="247" w:name="_Toc479868215"/>
      <w:r>
        <w:rPr>
          <w:lang w:val="en-US"/>
        </w:rPr>
        <w:lastRenderedPageBreak/>
        <w:t xml:space="preserve">Inner Class (Classes </w:t>
      </w:r>
      <w:r w:rsidRPr="001E07AA">
        <w:t>anônimas</w:t>
      </w:r>
      <w:r>
        <w:rPr>
          <w:lang w:val="en-US"/>
        </w:rPr>
        <w:t>)</w:t>
      </w:r>
      <w:bookmarkEnd w:id="247"/>
    </w:p>
    <w:p w14:paraId="52265D97" w14:textId="5510237F" w:rsidR="001E07AA" w:rsidRDefault="001E07AA" w:rsidP="001E07AA">
      <w:pPr>
        <w:rPr>
          <w:lang w:val="en-US" w:eastAsia="pt-BR"/>
        </w:rPr>
      </w:pPr>
    </w:p>
    <w:p w14:paraId="672E9899" w14:textId="028A9936"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utilizadas para herdar o comportamento, ou </w:t>
      </w:r>
      <w:r w:rsidR="009565FD">
        <w:rPr>
          <w:lang w:eastAsia="pt-BR"/>
        </w:rPr>
        <w:t>programar</w:t>
      </w:r>
      <w:r w:rsidR="00F87990">
        <w:rPr>
          <w:lang w:eastAsia="pt-BR"/>
        </w:rPr>
        <w:t xml:space="preserve"> uma função, em apenas um local exclusivo.</w:t>
      </w:r>
    </w:p>
    <w:p w14:paraId="03036421" w14:textId="40A7199A" w:rsidR="00F87990" w:rsidRDefault="00F87990" w:rsidP="001E07AA">
      <w:pPr>
        <w:rPr>
          <w:lang w:eastAsia="pt-BR"/>
        </w:rPr>
      </w:pPr>
    </w:p>
    <w:p w14:paraId="658E0AE0" w14:textId="0DBC34AD" w:rsidR="00F87990" w:rsidRDefault="00F87990" w:rsidP="00F87990">
      <w:pPr>
        <w:pStyle w:val="Caption"/>
      </w:pPr>
      <w:bookmarkStart w:id="248" w:name="_Ref479616082"/>
      <w:bookmarkStart w:id="249" w:name="_Toc479868111"/>
      <w:r>
        <w:t xml:space="preserve">Figura </w:t>
      </w:r>
      <w:fldSimple w:instr=" SEQ Figura \* ARABIC ">
        <w:r w:rsidR="00A114EB">
          <w:rPr>
            <w:noProof/>
          </w:rPr>
          <w:t>52</w:t>
        </w:r>
      </w:fldSimple>
      <w:bookmarkEnd w:id="248"/>
      <w:r>
        <w:t xml:space="preserve">. Exemplo de </w:t>
      </w:r>
      <w:r w:rsidRPr="00CF4F09">
        <w:rPr>
          <w:i/>
        </w:rPr>
        <w:t>inner class</w:t>
      </w:r>
      <w:bookmarkEnd w:id="249"/>
    </w:p>
    <w:p w14:paraId="3E9D3D1A" w14:textId="731E7991" w:rsidR="00F87990" w:rsidRDefault="00F87990" w:rsidP="00F87990">
      <w:pPr>
        <w:pStyle w:val="Image"/>
      </w:pPr>
      <w:r>
        <w:rPr>
          <w:lang w:val="en-US" w:eastAsia="en-US"/>
        </w:rP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Caption"/>
        <w:rPr>
          <w:lang w:eastAsia="pt-BR"/>
        </w:rPr>
      </w:pPr>
      <w:r>
        <w:rPr>
          <w:lang w:eastAsia="pt-BR"/>
        </w:rPr>
        <w:t>Fonte: Autor (2017)</w:t>
      </w:r>
    </w:p>
    <w:p w14:paraId="41552B2A" w14:textId="5F09A0DF" w:rsidR="00F87990" w:rsidRDefault="00F87990" w:rsidP="00F87990">
      <w:pPr>
        <w:rPr>
          <w:lang w:eastAsia="pt-BR"/>
        </w:rPr>
      </w:pPr>
    </w:p>
    <w:p w14:paraId="0F6D6B13" w14:textId="6F0FD1FD"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D21753">
        <w:t xml:space="preserve">Figura </w:t>
      </w:r>
      <w:r w:rsidR="00D21753">
        <w:rPr>
          <w:noProof/>
        </w:rPr>
        <w:t>52</w:t>
      </w:r>
      <w:r>
        <w:rPr>
          <w:lang w:eastAsia="pt-BR"/>
        </w:rPr>
        <w:fldChar w:fldCharType="end"/>
      </w:r>
      <w:r>
        <w:rPr>
          <w:lang w:eastAsia="pt-BR"/>
        </w:rPr>
        <w:t xml:space="preserve"> mostra um exemplo de </w:t>
      </w:r>
      <w:r w:rsidRPr="00CF4F09">
        <w:rPr>
          <w:i/>
          <w:lang w:eastAsia="pt-BR"/>
        </w:rPr>
        <w:t>inner class</w:t>
      </w:r>
      <w:r>
        <w:rPr>
          <w:lang w:eastAsia="pt-BR"/>
        </w:rPr>
        <w:t xml:space="preserve">, onde é utilizada para criar uma classe somente nesse trecho do código para </w:t>
      </w:r>
      <w:r w:rsidR="009565FD">
        <w:rPr>
          <w:lang w:eastAsia="pt-BR"/>
        </w:rPr>
        <w:t>programar</w:t>
      </w:r>
      <w:r>
        <w:rPr>
          <w:lang w:eastAsia="pt-BR"/>
        </w:rPr>
        <w:t xml:space="preserve"> a interface </w:t>
      </w:r>
      <w:r w:rsidRPr="00CF4F09">
        <w:rPr>
          <w:i/>
          <w:lang w:eastAsia="pt-BR"/>
        </w:rPr>
        <w:t>Runnable</w:t>
      </w:r>
      <w:r>
        <w:rPr>
          <w:lang w:eastAsia="pt-BR"/>
        </w:rPr>
        <w:t xml:space="preserve">, isto é, </w:t>
      </w:r>
      <w:r w:rsidR="009565FD">
        <w:rPr>
          <w:lang w:eastAsia="pt-BR"/>
        </w:rPr>
        <w:t>programar</w:t>
      </w:r>
      <w:r w:rsidR="005E7025">
        <w:rPr>
          <w:lang w:eastAsia="pt-BR"/>
        </w:rPr>
        <w:t xml:space="preserve"> </w:t>
      </w:r>
      <w:r>
        <w:rPr>
          <w:lang w:eastAsia="pt-BR"/>
        </w:rPr>
        <w:t xml:space="preserve">somente o método </w:t>
      </w:r>
      <w:r w:rsidRPr="00CF4F09">
        <w:rPr>
          <w:i/>
          <w:lang w:eastAsia="pt-BR"/>
        </w:rPr>
        <w:t>run</w:t>
      </w:r>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BodyText"/>
        <w:rPr>
          <w:lang w:eastAsia="pt-BR"/>
        </w:rPr>
      </w:pPr>
    </w:p>
    <w:p w14:paraId="3305D0AC" w14:textId="44AB7083" w:rsidR="0071521B" w:rsidRDefault="0071521B" w:rsidP="0071521B">
      <w:pPr>
        <w:pStyle w:val="BodyText"/>
        <w:rPr>
          <w:lang w:eastAsia="pt-BR"/>
        </w:rPr>
      </w:pPr>
    </w:p>
    <w:p w14:paraId="00082BCF" w14:textId="60126823" w:rsidR="0071521B" w:rsidRDefault="0071521B" w:rsidP="00AA7917">
      <w:pPr>
        <w:pStyle w:val="Heading3"/>
        <w:rPr>
          <w:lang w:val="en-US"/>
        </w:rPr>
      </w:pPr>
      <w:bookmarkStart w:id="250" w:name="_Toc479868216"/>
      <w:r>
        <w:rPr>
          <w:lang w:val="en-US"/>
        </w:rPr>
        <w:t>Lambda</w:t>
      </w:r>
      <w:bookmarkEnd w:id="250"/>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r w:rsidRPr="00CF4F09">
        <w:rPr>
          <w:i/>
          <w:lang w:eastAsia="pt-BR"/>
        </w:rPr>
        <w:t>inner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3F3D33B2" w14:textId="3BB0FBEA" w:rsidR="001C4256" w:rsidRDefault="001C4256" w:rsidP="001C4256">
      <w:pPr>
        <w:pStyle w:val="Caption"/>
      </w:pPr>
      <w:bookmarkStart w:id="251" w:name="_Ref479617381"/>
      <w:bookmarkStart w:id="252" w:name="_Toc479868112"/>
      <w:r>
        <w:t xml:space="preserve">Figura </w:t>
      </w:r>
      <w:fldSimple w:instr=" SEQ Figura \* ARABIC ">
        <w:r w:rsidR="00A114EB">
          <w:rPr>
            <w:noProof/>
          </w:rPr>
          <w:t>53</w:t>
        </w:r>
      </w:fldSimple>
      <w:bookmarkEnd w:id="251"/>
      <w:r>
        <w:t xml:space="preserve">. Diferença entre </w:t>
      </w:r>
      <w:r w:rsidRPr="00CF4F09">
        <w:rPr>
          <w:i/>
        </w:rPr>
        <w:t>inner class</w:t>
      </w:r>
      <w:r>
        <w:t xml:space="preserve"> e </w:t>
      </w:r>
      <w:r w:rsidRPr="00CF4F09">
        <w:rPr>
          <w:i/>
        </w:rPr>
        <w:t>lambda</w:t>
      </w:r>
      <w:bookmarkEnd w:id="252"/>
    </w:p>
    <w:p w14:paraId="75EBBD82" w14:textId="7C9BFABA" w:rsidR="001C4256" w:rsidRDefault="001C4256" w:rsidP="001C4256">
      <w:pPr>
        <w:pStyle w:val="Image"/>
      </w:pPr>
      <w:r>
        <w:rPr>
          <w:lang w:val="en-US" w:eastAsia="en-US"/>
        </w:rPr>
        <w:lastRenderedPageBreak/>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7FC4ECE3" w:rsidR="001C4256" w:rsidRDefault="001C4256" w:rsidP="001C4256">
      <w:r>
        <w:t xml:space="preserve">Na </w:t>
      </w:r>
      <w:r>
        <w:fldChar w:fldCharType="begin"/>
      </w:r>
      <w:r>
        <w:instrText xml:space="preserve"> REF _Ref479617381 \h </w:instrText>
      </w:r>
      <w:r>
        <w:fldChar w:fldCharType="separate"/>
      </w:r>
      <w:r w:rsidR="00D21753">
        <w:t xml:space="preserve">Figura </w:t>
      </w:r>
      <w:r w:rsidR="00D21753">
        <w:rPr>
          <w:noProof/>
        </w:rPr>
        <w:t>53</w:t>
      </w:r>
      <w:r>
        <w:fldChar w:fldCharType="end"/>
      </w:r>
      <w:r>
        <w:t xml:space="preserve"> é possível ver o comportamento do clique do botão (neste caso o que adiciona uma linha na tabela de camadas da rede neural</w:t>
      </w:r>
      <w:r w:rsidR="00206FAB">
        <w:t xml:space="preserve">, exemplificada na </w:t>
      </w:r>
      <w:r w:rsidR="00206FAB">
        <w:fldChar w:fldCharType="begin"/>
      </w:r>
      <w:r w:rsidR="00206FAB">
        <w:instrText xml:space="preserve"> REF _Ref478497313 \h </w:instrText>
      </w:r>
      <w:r w:rsidR="00206FAB">
        <w:fldChar w:fldCharType="separate"/>
      </w:r>
      <w:r w:rsidR="00D21753">
        <w:t xml:space="preserve">Figura </w:t>
      </w:r>
      <w:r w:rsidR="00D21753">
        <w:rPr>
          <w:noProof/>
        </w:rPr>
        <w:t>24</w:t>
      </w:r>
      <w:r w:rsidR="00D21753">
        <w:t>. I001 – Gerenciar Rede Neural</w:t>
      </w:r>
      <w:r w:rsidR="00206FAB">
        <w:fldChar w:fldCharType="end"/>
      </w:r>
      <w:r w:rsidR="00206FAB">
        <w:t>) implementado de duas formas diferentes.</w:t>
      </w:r>
    </w:p>
    <w:p w14:paraId="5E649637" w14:textId="6A12B058" w:rsidR="001C4256" w:rsidRDefault="00206FAB" w:rsidP="005E7025">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Caption"/>
      </w:pPr>
      <w:r>
        <w:tab/>
      </w:r>
      <w:bookmarkStart w:id="253" w:name="_Ref479618027"/>
      <w:bookmarkStart w:id="254" w:name="_Ref479618016"/>
      <w:bookmarkStart w:id="255" w:name="_Toc479868113"/>
      <w:r>
        <w:t xml:space="preserve">Figura </w:t>
      </w:r>
      <w:fldSimple w:instr=" SEQ Figura \* ARABIC ">
        <w:r w:rsidR="00A114EB">
          <w:rPr>
            <w:noProof/>
          </w:rPr>
          <w:t>54</w:t>
        </w:r>
      </w:fldSimple>
      <w:bookmarkEnd w:id="253"/>
      <w:r>
        <w:t xml:space="preserve">. Implementação do </w:t>
      </w:r>
      <w:r w:rsidRPr="00CF4F09">
        <w:rPr>
          <w:i/>
        </w:rPr>
        <w:t>main</w:t>
      </w:r>
      <w:r>
        <w:t xml:space="preserve"> com </w:t>
      </w:r>
      <w:r w:rsidRPr="00CF4F09">
        <w:rPr>
          <w:i/>
        </w:rPr>
        <w:t>lamda</w:t>
      </w:r>
      <w:bookmarkEnd w:id="254"/>
      <w:bookmarkEnd w:id="255"/>
    </w:p>
    <w:p w14:paraId="3CC168EF" w14:textId="61C59D5F" w:rsidR="00206FAB" w:rsidRDefault="00206FAB" w:rsidP="00206FAB">
      <w:pPr>
        <w:pStyle w:val="Image"/>
      </w:pPr>
      <w:r>
        <w:rPr>
          <w:lang w:val="en-US" w:eastAsia="en-US"/>
        </w:rP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Caption"/>
      </w:pPr>
      <w:r>
        <w:t>Fonte: Autor (2017)</w:t>
      </w:r>
    </w:p>
    <w:p w14:paraId="55764E28" w14:textId="77777777" w:rsidR="00206FAB" w:rsidRDefault="00206FAB" w:rsidP="00206FAB">
      <w:pPr>
        <w:ind w:firstLine="0"/>
      </w:pPr>
    </w:p>
    <w:p w14:paraId="5141FECD" w14:textId="565B5AE0" w:rsidR="00206FAB" w:rsidRDefault="00206FAB" w:rsidP="00206FAB">
      <w:r>
        <w:t xml:space="preserve">Na parte da esquerda da função lambda, é passado os parâmetros da função, já na direita é a implementação propriamente dita. A </w:t>
      </w:r>
      <w:r>
        <w:fldChar w:fldCharType="begin"/>
      </w:r>
      <w:r>
        <w:instrText xml:space="preserve"> REF _Ref479618027 \h </w:instrText>
      </w:r>
      <w:r>
        <w:fldChar w:fldCharType="separate"/>
      </w:r>
      <w:r w:rsidR="00D21753">
        <w:t xml:space="preserve">Figura </w:t>
      </w:r>
      <w:r w:rsidR="00D21753">
        <w:rPr>
          <w:noProof/>
        </w:rPr>
        <w:t>54</w:t>
      </w:r>
      <w:r>
        <w:fldChar w:fldCharType="end"/>
      </w:r>
      <w:r>
        <w:t xml:space="preserve"> é outra forma de </w:t>
      </w:r>
      <w:r w:rsidR="009565FD">
        <w:t>programar</w:t>
      </w:r>
      <w:r>
        <w:t xml:space="preserve"> o método mostrado anteriormente, e nota-se que quando o método implementado não possui parâmetros, usa-se </w:t>
      </w:r>
      <w:r w:rsidR="00D7436C">
        <w:t>o ‘ () ’.</w:t>
      </w:r>
    </w:p>
    <w:p w14:paraId="70C40DF2" w14:textId="2A1248CA" w:rsidR="00D7436C" w:rsidRPr="00970AA3" w:rsidRDefault="00D7436C" w:rsidP="00D7436C">
      <w:pPr>
        <w:ind w:firstLine="0"/>
        <w:rPr>
          <w:lang w:eastAsia="pt-BR"/>
        </w:rPr>
      </w:pPr>
    </w:p>
    <w:p w14:paraId="2C57ED75" w14:textId="4A8E1BD1" w:rsidR="00D7436C" w:rsidRPr="00CF4F09" w:rsidRDefault="00D7436C" w:rsidP="00AA7917">
      <w:pPr>
        <w:pStyle w:val="Heading3"/>
        <w:rPr>
          <w:lang w:val="en-US"/>
        </w:rPr>
      </w:pPr>
      <w:bookmarkStart w:id="256" w:name="_Toc479868217"/>
      <w:r w:rsidRPr="00CF4F09">
        <w:rPr>
          <w:lang w:val="en-US"/>
        </w:rPr>
        <w:t>ForEach</w:t>
      </w:r>
      <w:bookmarkEnd w:id="256"/>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lastRenderedPageBreak/>
        <w:t xml:space="preserve">O método </w:t>
      </w:r>
      <w:r w:rsidRPr="00CF4F09">
        <w:rPr>
          <w:i/>
          <w:lang w:eastAsia="pt-BR"/>
        </w:rPr>
        <w:t>forEach</w:t>
      </w:r>
      <w:r w:rsidRPr="00D7436C">
        <w:rPr>
          <w:lang w:eastAsia="pt-BR"/>
        </w:rPr>
        <w:t xml:space="preserve"> foi criado</w:t>
      </w:r>
      <w:r>
        <w:rPr>
          <w:lang w:eastAsia="pt-BR"/>
        </w:rPr>
        <w:t xml:space="preserve"> na interface </w:t>
      </w:r>
      <w:r w:rsidRPr="00CF4F09">
        <w:rPr>
          <w:i/>
          <w:lang w:eastAsia="pt-BR"/>
        </w:rPr>
        <w:t>Iterable</w:t>
      </w:r>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r w:rsidRPr="00CF4F09">
        <w:rPr>
          <w:i/>
          <w:lang w:eastAsia="pt-BR"/>
        </w:rPr>
        <w:t>each</w:t>
      </w:r>
      <w:r>
        <w:rPr>
          <w:lang w:eastAsia="pt-BR"/>
        </w:rPr>
        <w:t xml:space="preserve"> convencional, temos essa outra opção.</w:t>
      </w:r>
    </w:p>
    <w:p w14:paraId="46738EFB" w14:textId="21651E0B" w:rsidR="00D7436C" w:rsidRDefault="00D7436C" w:rsidP="00D7436C">
      <w:pPr>
        <w:rPr>
          <w:lang w:eastAsia="pt-BR"/>
        </w:rPr>
      </w:pPr>
    </w:p>
    <w:p w14:paraId="3F3E56A0" w14:textId="2D01D5AA" w:rsidR="00D7436C" w:rsidRDefault="00D7436C" w:rsidP="00D7436C">
      <w:pPr>
        <w:pStyle w:val="Caption"/>
      </w:pPr>
      <w:bookmarkStart w:id="257" w:name="_Ref479618967"/>
      <w:bookmarkStart w:id="258" w:name="_Toc479868114"/>
      <w:r>
        <w:t xml:space="preserve">Figura </w:t>
      </w:r>
      <w:fldSimple w:instr=" SEQ Figura \* ARABIC ">
        <w:r w:rsidR="00A114EB">
          <w:rPr>
            <w:noProof/>
          </w:rPr>
          <w:t>55</w:t>
        </w:r>
      </w:fldSimple>
      <w:bookmarkEnd w:id="257"/>
      <w:r>
        <w:t xml:space="preserve">. Diferenças entre </w:t>
      </w:r>
      <w:r w:rsidRPr="00CF4F09">
        <w:rPr>
          <w:i/>
        </w:rPr>
        <w:t>for</w:t>
      </w:r>
      <w:bookmarkEnd w:id="258"/>
    </w:p>
    <w:p w14:paraId="38016C77" w14:textId="10B35B00" w:rsidR="00D7436C" w:rsidRDefault="00FA465C" w:rsidP="00D7436C">
      <w:pPr>
        <w:pStyle w:val="Image"/>
      </w:pPr>
      <w:r>
        <w:rPr>
          <w:lang w:val="en-US" w:eastAsia="en-US"/>
        </w:rP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Caption"/>
      </w:pPr>
      <w:r>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D21753">
        <w:t xml:space="preserve">Figura </w:t>
      </w:r>
      <w:r w:rsidR="00D21753">
        <w:rPr>
          <w:noProof/>
        </w:rPr>
        <w:t>55</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r w:rsidR="00FA465C" w:rsidRPr="00A062B2">
        <w:rPr>
          <w:i/>
        </w:rPr>
        <w:t>forEach</w:t>
      </w:r>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59D555F7" w:rsidR="005E7025" w:rsidRDefault="005E7025" w:rsidP="00AA7917">
      <w:pPr>
        <w:pStyle w:val="Heading3"/>
        <w:rPr>
          <w:lang w:val="en-US"/>
        </w:rPr>
      </w:pPr>
      <w:bookmarkStart w:id="259" w:name="_Toc479868218"/>
      <w:r w:rsidRPr="00A062B2">
        <w:rPr>
          <w:lang w:val="en-US"/>
        </w:rPr>
        <w:t>Method</w:t>
      </w:r>
      <w:r>
        <w:rPr>
          <w:lang w:val="en-US"/>
        </w:rPr>
        <w:t xml:space="preserve"> </w:t>
      </w:r>
      <w:r w:rsidRPr="00A062B2">
        <w:rPr>
          <w:lang w:val="en-US"/>
        </w:rPr>
        <w:t>Reference</w:t>
      </w:r>
      <w:bookmarkEnd w:id="259"/>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r w:rsidRPr="00A062B2">
        <w:rPr>
          <w:i/>
          <w:lang w:eastAsia="pt-BR"/>
        </w:rPr>
        <w:t>method</w:t>
      </w:r>
      <w:r>
        <w:rPr>
          <w:lang w:eastAsia="pt-BR"/>
        </w:rPr>
        <w:t xml:space="preserve"> </w:t>
      </w:r>
      <w:r w:rsidRPr="00A062B2">
        <w:rPr>
          <w:i/>
          <w:lang w:eastAsia="pt-BR"/>
        </w:rPr>
        <w:t>reference</w:t>
      </w:r>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22BAC93" w:rsidR="00DB5823" w:rsidRDefault="00DB5823" w:rsidP="00DB5823">
      <w:pPr>
        <w:pStyle w:val="Caption"/>
      </w:pPr>
      <w:bookmarkStart w:id="260" w:name="_Ref479619923"/>
      <w:bookmarkStart w:id="261" w:name="_Toc479868115"/>
      <w:r>
        <w:t xml:space="preserve">Figura </w:t>
      </w:r>
      <w:fldSimple w:instr=" SEQ Figura \* ARABIC ">
        <w:r w:rsidR="00A114EB">
          <w:rPr>
            <w:noProof/>
          </w:rPr>
          <w:t>56</w:t>
        </w:r>
      </w:fldSimple>
      <w:bookmarkEnd w:id="260"/>
      <w:r>
        <w:t xml:space="preserve">. Código </w:t>
      </w:r>
      <w:r w:rsidRPr="00A062B2">
        <w:rPr>
          <w:i/>
        </w:rPr>
        <w:t>lambda</w:t>
      </w:r>
      <w:r>
        <w:t xml:space="preserve"> e </w:t>
      </w:r>
      <w:r w:rsidRPr="00A062B2">
        <w:rPr>
          <w:i/>
        </w:rPr>
        <w:t>method</w:t>
      </w:r>
      <w:r>
        <w:t xml:space="preserve"> </w:t>
      </w:r>
      <w:r w:rsidRPr="00A062B2">
        <w:rPr>
          <w:i/>
        </w:rPr>
        <w:t>reference</w:t>
      </w:r>
      <w:bookmarkEnd w:id="261"/>
    </w:p>
    <w:p w14:paraId="00883DC7" w14:textId="56FC2DE2" w:rsidR="00DB5823" w:rsidRDefault="00DB5823" w:rsidP="00DB5823">
      <w:pPr>
        <w:pStyle w:val="Image"/>
      </w:pPr>
      <w:r>
        <w:rPr>
          <w:lang w:val="en-US" w:eastAsia="en-US"/>
        </w:rP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1753">
        <w:t xml:space="preserve">Figura </w:t>
      </w:r>
      <w:r w:rsidR="00D21753">
        <w:rPr>
          <w:noProof/>
        </w:rPr>
        <w:t>56</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0EAF84BE" w:rsidR="00933E83" w:rsidRDefault="00933E83" w:rsidP="00933E83">
      <w:pPr>
        <w:pStyle w:val="Caption"/>
      </w:pPr>
      <w:bookmarkStart w:id="262" w:name="_Ref479701875"/>
      <w:bookmarkStart w:id="263" w:name="_Toc479868116"/>
      <w:r>
        <w:lastRenderedPageBreak/>
        <w:t xml:space="preserve">Figura </w:t>
      </w:r>
      <w:fldSimple w:instr=" SEQ Figura \* ARABIC ">
        <w:r w:rsidR="00A114EB">
          <w:rPr>
            <w:noProof/>
          </w:rPr>
          <w:t>57</w:t>
        </w:r>
      </w:fldSimple>
      <w:bookmarkEnd w:id="262"/>
      <w:r>
        <w:t xml:space="preserve">. Código </w:t>
      </w:r>
      <w:r w:rsidRPr="00A062B2">
        <w:rPr>
          <w:i/>
        </w:rPr>
        <w:t>compareByVolume</w:t>
      </w:r>
      <w:bookmarkEnd w:id="263"/>
    </w:p>
    <w:p w14:paraId="7E842764" w14:textId="34BCBB06" w:rsidR="00933E83" w:rsidRDefault="00933E83" w:rsidP="00933E83">
      <w:pPr>
        <w:pStyle w:val="Image"/>
      </w:pPr>
      <w:r>
        <w:rPr>
          <w:lang w:val="en-US" w:eastAsia="en-US"/>
        </w:rP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Caption"/>
      </w:pPr>
      <w:r>
        <w:t>Fonte: Autor (2017)</w:t>
      </w:r>
    </w:p>
    <w:p w14:paraId="53F9A87D" w14:textId="77777777" w:rsidR="00933E83" w:rsidRDefault="00933E83" w:rsidP="00933E83"/>
    <w:p w14:paraId="2BC1954F" w14:textId="730F47E4" w:rsidR="00933E83" w:rsidRDefault="00933E83" w:rsidP="00933E83">
      <w:r>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r w:rsidR="00FE33A8">
        <w:rPr>
          <w:i/>
        </w:rPr>
        <w:t xml:space="preserve">sort </w:t>
      </w:r>
      <w:r w:rsidR="00FE33A8">
        <w:t>como se ordena esse tipo específico.</w:t>
      </w:r>
      <w:r>
        <w:t xml:space="preserve">  A </w:t>
      </w:r>
      <w:r>
        <w:fldChar w:fldCharType="begin"/>
      </w:r>
      <w:r>
        <w:instrText xml:space="preserve"> REF _Ref479701875 \h </w:instrText>
      </w:r>
      <w:r>
        <w:fldChar w:fldCharType="separate"/>
      </w:r>
      <w:r w:rsidR="00D21753">
        <w:t xml:space="preserve">Figura </w:t>
      </w:r>
      <w:r w:rsidR="00D21753">
        <w:rPr>
          <w:noProof/>
        </w:rPr>
        <w:t>57</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16730DC9" w:rsidR="00FE33A8" w:rsidRDefault="00FE33A8" w:rsidP="00FE33A8">
      <w:pPr>
        <w:pStyle w:val="Caption"/>
      </w:pPr>
      <w:bookmarkStart w:id="264" w:name="_Ref479704238"/>
      <w:bookmarkStart w:id="265" w:name="_Toc479868117"/>
      <w:r>
        <w:t xml:space="preserve">Figura </w:t>
      </w:r>
      <w:fldSimple w:instr=" SEQ Figura \* ARABIC ">
        <w:r w:rsidR="00A114EB">
          <w:rPr>
            <w:noProof/>
          </w:rPr>
          <w:t>58</w:t>
        </w:r>
      </w:fldSimple>
      <w:bookmarkEnd w:id="264"/>
      <w:r>
        <w:t>. Código de ordenação</w:t>
      </w:r>
      <w:bookmarkEnd w:id="265"/>
    </w:p>
    <w:p w14:paraId="114BB38D" w14:textId="6BDE9427" w:rsidR="00FE33A8" w:rsidRPr="00FE33A8" w:rsidRDefault="00FE33A8" w:rsidP="00FE33A8">
      <w:pPr>
        <w:pStyle w:val="Image"/>
      </w:pPr>
      <w:r>
        <w:rPr>
          <w:lang w:val="en-US" w:eastAsia="en-US"/>
        </w:rP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Caption"/>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Existe algumas maneiras de fazer isso, e na </w:t>
      </w:r>
      <w:r>
        <w:fldChar w:fldCharType="begin"/>
      </w:r>
      <w:r>
        <w:instrText xml:space="preserve"> REF _Ref479704238 \h </w:instrText>
      </w:r>
      <w:r>
        <w:fldChar w:fldCharType="separate"/>
      </w:r>
      <w:r w:rsidR="00D21753">
        <w:t xml:space="preserve">Figura </w:t>
      </w:r>
      <w:r w:rsidR="00D21753">
        <w:rPr>
          <w:noProof/>
        </w:rPr>
        <w:t>58</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2E38E036" w:rsidR="0071521B" w:rsidRDefault="0071521B" w:rsidP="00AA7917">
      <w:pPr>
        <w:pStyle w:val="Heading3"/>
        <w:rPr>
          <w:lang w:val="en-US"/>
        </w:rPr>
      </w:pPr>
      <w:bookmarkStart w:id="266" w:name="_Toc479868219"/>
      <w:r w:rsidRPr="00A062B2">
        <w:rPr>
          <w:lang w:val="en-US"/>
        </w:rPr>
        <w:t>Stream</w:t>
      </w:r>
      <w:bookmarkEnd w:id="266"/>
    </w:p>
    <w:p w14:paraId="1775C32F" w14:textId="092644FC"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p>
    <w:p w14:paraId="13B258F7" w14:textId="77777777" w:rsidR="00AA7917" w:rsidRPr="009565FD" w:rsidRDefault="00AA7917" w:rsidP="00AA7917">
      <w:pPr>
        <w:pStyle w:val="BodyText"/>
        <w:rPr>
          <w:lang w:eastAsia="pt-BR"/>
        </w:rPr>
      </w:pPr>
    </w:p>
    <w:p w14:paraId="3C0BB9EC" w14:textId="28E8636F" w:rsidR="00AA7917" w:rsidRPr="00AA7917" w:rsidRDefault="00AA7917" w:rsidP="00AA7917">
      <w:pPr>
        <w:pStyle w:val="Heading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449C1F6" w14:textId="77777777" w:rsidR="00E46DC0" w:rsidRDefault="00E46DC0" w:rsidP="00993339">
      <w:pPr>
        <w:rPr>
          <w:lang w:eastAsia="pt-BR"/>
        </w:rPr>
      </w:pPr>
    </w:p>
    <w:p w14:paraId="7E438075" w14:textId="20BAEA43" w:rsidR="00E46DC0" w:rsidRDefault="00E46DC0" w:rsidP="00E46DC0">
      <w:pPr>
        <w:pStyle w:val="Caption"/>
      </w:pPr>
      <w:bookmarkStart w:id="267" w:name="_Ref479712557"/>
      <w:bookmarkStart w:id="268" w:name="_Toc479868118"/>
      <w:r>
        <w:t xml:space="preserve">Figura </w:t>
      </w:r>
      <w:fldSimple w:instr=" SEQ Figura \* ARABIC ">
        <w:r w:rsidR="00A114EB">
          <w:rPr>
            <w:noProof/>
          </w:rPr>
          <w:t>59</w:t>
        </w:r>
      </w:fldSimple>
      <w:bookmarkEnd w:id="267"/>
      <w:r>
        <w:t xml:space="preserve">. Código exemplo </w:t>
      </w:r>
      <w:r w:rsidRPr="00A062B2">
        <w:rPr>
          <w:i/>
        </w:rPr>
        <w:t>stream</w:t>
      </w:r>
      <w:r w:rsidR="00D709F2">
        <w:t xml:space="preserve"> – pegando dados</w:t>
      </w:r>
      <w:bookmarkEnd w:id="268"/>
    </w:p>
    <w:p w14:paraId="3ECE7F8C" w14:textId="1491651F" w:rsidR="00E46DC0" w:rsidRDefault="00E46DC0" w:rsidP="00D709F2">
      <w:pPr>
        <w:pStyle w:val="Image"/>
      </w:pPr>
      <w:r>
        <w:tab/>
      </w:r>
      <w:r w:rsidR="00D709F2">
        <w:rPr>
          <w:lang w:val="en-US" w:eastAsia="en-US"/>
        </w:rP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Caption"/>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56F47825" w:rsidR="00D709F2" w:rsidRDefault="00D709F2" w:rsidP="00D709F2">
      <w:pPr>
        <w:pStyle w:val="Caption"/>
      </w:pPr>
      <w:bookmarkStart w:id="269" w:name="_Ref479712759"/>
      <w:bookmarkStart w:id="270" w:name="_Toc479868119"/>
      <w:r>
        <w:t xml:space="preserve">Figura </w:t>
      </w:r>
      <w:fldSimple w:instr=" SEQ Figura \* ARABIC ">
        <w:r w:rsidR="00A114EB">
          <w:rPr>
            <w:noProof/>
          </w:rPr>
          <w:t>60</w:t>
        </w:r>
      </w:fldSimple>
      <w:bookmarkEnd w:id="269"/>
      <w:r>
        <w:t xml:space="preserve">. Exemplo código </w:t>
      </w:r>
      <w:r w:rsidRPr="00A062B2">
        <w:rPr>
          <w:i/>
        </w:rPr>
        <w:t>stream</w:t>
      </w:r>
      <w:r>
        <w:t xml:space="preserve"> - sobrescrita </w:t>
      </w:r>
      <w:r w:rsidRPr="00A062B2">
        <w:rPr>
          <w:i/>
        </w:rPr>
        <w:t>toString</w:t>
      </w:r>
      <w:bookmarkEnd w:id="270"/>
    </w:p>
    <w:p w14:paraId="7BB20080" w14:textId="2EA53808" w:rsidR="00D709F2" w:rsidRDefault="00D709F2" w:rsidP="00D709F2">
      <w:pPr>
        <w:pStyle w:val="Image"/>
      </w:pPr>
      <w:r>
        <w:rPr>
          <w:lang w:val="en-US" w:eastAsia="en-US"/>
        </w:rPr>
        <w:lastRenderedPageBreak/>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Caption"/>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rsidR="00D21753">
        <w:t xml:space="preserve">Figura </w:t>
      </w:r>
      <w:r w:rsidR="00D21753">
        <w:rPr>
          <w:noProof/>
        </w:rPr>
        <w:t>60</w:t>
      </w:r>
      <w:r>
        <w:fldChar w:fldCharType="end"/>
      </w:r>
      <w:r>
        <w:t>. A ideia é bem simples, mostrar todos os valores, sem se preocupar se existe ou não.</w:t>
      </w:r>
    </w:p>
    <w:p w14:paraId="3CFC9A3F" w14:textId="77777777" w:rsidR="00D709F2" w:rsidRDefault="00D709F2" w:rsidP="00D709F2"/>
    <w:p w14:paraId="41B638D4" w14:textId="3709035C" w:rsidR="00D709F2" w:rsidRDefault="00D709F2" w:rsidP="00D709F2">
      <w:pPr>
        <w:pStyle w:val="Caption"/>
      </w:pPr>
      <w:bookmarkStart w:id="271" w:name="_Ref479712890"/>
      <w:bookmarkStart w:id="272" w:name="_Toc479868120"/>
      <w:r>
        <w:t xml:space="preserve">Figura </w:t>
      </w:r>
      <w:fldSimple w:instr=" SEQ Figura \* ARABIC ">
        <w:r w:rsidR="00A114EB">
          <w:rPr>
            <w:noProof/>
          </w:rPr>
          <w:t>61</w:t>
        </w:r>
      </w:fldSimple>
      <w:bookmarkEnd w:id="271"/>
      <w:r>
        <w:t xml:space="preserve">. Saída do código de exemplo da </w:t>
      </w:r>
      <w:r w:rsidRPr="00A062B2">
        <w:rPr>
          <w:i/>
        </w:rPr>
        <w:t>stream</w:t>
      </w:r>
      <w:bookmarkEnd w:id="272"/>
    </w:p>
    <w:p w14:paraId="6FD29F49" w14:textId="62C9CCF4" w:rsidR="00D709F2" w:rsidRDefault="00D709F2" w:rsidP="00D709F2">
      <w:pPr>
        <w:pStyle w:val="Image"/>
      </w:pPr>
      <w:r>
        <w:rPr>
          <w:lang w:val="en-US" w:eastAsia="en-US"/>
        </w:rP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Caption"/>
      </w:pPr>
      <w:r>
        <w:lastRenderedPageBreak/>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1753">
        <w:t xml:space="preserve">Figura </w:t>
      </w:r>
      <w:r w:rsidR="00D21753">
        <w:rPr>
          <w:noProof/>
        </w:rPr>
        <w:t>61</w:t>
      </w:r>
      <w:r>
        <w:fldChar w:fldCharType="end"/>
      </w:r>
      <w:r>
        <w:t xml:space="preserve"> apresenta o resultado do código mostrado na </w:t>
      </w:r>
      <w:r>
        <w:fldChar w:fldCharType="begin"/>
      </w:r>
      <w:r>
        <w:instrText xml:space="preserve"> REF _Ref479712557 \h </w:instrText>
      </w:r>
      <w:r>
        <w:fldChar w:fldCharType="separate"/>
      </w:r>
      <w:r w:rsidR="00D21753">
        <w:t xml:space="preserve">Figura </w:t>
      </w:r>
      <w:r w:rsidR="00D21753">
        <w:rPr>
          <w:noProof/>
        </w:rPr>
        <w:t>59</w:t>
      </w:r>
      <w:r>
        <w:fldChar w:fldCharType="end"/>
      </w:r>
      <w:r>
        <w:t xml:space="preserve">. É possível notar que somente os atributos que eu declarei anteriormente estão sendo 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6B391577" w:rsidR="00C04152" w:rsidRDefault="00C04152" w:rsidP="00C04152">
      <w:pPr>
        <w:pStyle w:val="Caption"/>
      </w:pPr>
      <w:bookmarkStart w:id="273" w:name="_Ref479714282"/>
      <w:bookmarkStart w:id="274" w:name="_Toc479868121"/>
      <w:r>
        <w:t xml:space="preserve">Figura </w:t>
      </w:r>
      <w:fldSimple w:instr=" SEQ Figura \* ARABIC ">
        <w:r w:rsidR="00A114EB">
          <w:rPr>
            <w:noProof/>
          </w:rPr>
          <w:t>62</w:t>
        </w:r>
      </w:fldSimple>
      <w:bookmarkEnd w:id="273"/>
      <w:r>
        <w:t xml:space="preserve">. Código exemplo </w:t>
      </w:r>
      <w:r w:rsidRPr="00A062B2">
        <w:rPr>
          <w:i/>
        </w:rPr>
        <w:t>stream</w:t>
      </w:r>
      <w:bookmarkEnd w:id="274"/>
    </w:p>
    <w:p w14:paraId="07F956F7" w14:textId="50D031F6" w:rsidR="00C04152" w:rsidRDefault="00C04152" w:rsidP="00C04152">
      <w:pPr>
        <w:pStyle w:val="Image"/>
      </w:pPr>
      <w:r>
        <w:rPr>
          <w:lang w:val="en-US" w:eastAsia="en-US"/>
        </w:rP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Caption"/>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1753">
        <w:t xml:space="preserve">Figura </w:t>
      </w:r>
      <w:r w:rsidR="00D21753">
        <w:rPr>
          <w:noProof/>
        </w:rPr>
        <w:t>62</w:t>
      </w:r>
      <w:r>
        <w:fldChar w:fldCharType="end"/>
      </w:r>
      <w:r>
        <w:t xml:space="preserve"> percebemos a facilidade lógica e semântica que </w:t>
      </w:r>
      <w:r w:rsidR="00A062B2">
        <w:t>se ganha</w:t>
      </w:r>
      <w:r>
        <w:t xml:space="preserve"> com o uso do </w:t>
      </w:r>
      <w:r w:rsidRPr="00A062B2">
        <w:rPr>
          <w:i/>
        </w:rPr>
        <w:t>Stream</w:t>
      </w:r>
      <w:r>
        <w:t xml:space="preserve">. </w:t>
      </w:r>
      <w:r w:rsidR="00A062B2">
        <w:t xml:space="preserve">É possível notar o padrão de projeto </w:t>
      </w:r>
      <w:r w:rsidR="00A062B2" w:rsidRPr="00A062B2">
        <w:rPr>
          <w:i/>
        </w:rPr>
        <w:t>Builder</w:t>
      </w:r>
      <w:r w:rsidR="00A062B2">
        <w:t xml:space="preserve"> e o </w:t>
      </w:r>
      <w:r w:rsidR="00A062B2" w:rsidRPr="00A062B2">
        <w:rPr>
          <w:i/>
        </w:rPr>
        <w:t>Fluent Interface</w:t>
      </w:r>
      <w:r w:rsidR="00A062B2">
        <w:t>, responsáveis por essa leitura mais “fluente” e um código muito menos verboso.</w:t>
      </w:r>
    </w:p>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lastRenderedPageBreak/>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851B01C" w14:textId="77777777" w:rsidR="00E10491" w:rsidRDefault="00E10491" w:rsidP="00C04152"/>
    <w:p w14:paraId="482362AB" w14:textId="77777777" w:rsidR="00E10491" w:rsidRDefault="00E10491" w:rsidP="00E10491">
      <w:pPr>
        <w:pStyle w:val="Caption"/>
      </w:pPr>
      <w:bookmarkStart w:id="275" w:name="_Ref479717654"/>
      <w:bookmarkStart w:id="276" w:name="_Toc479868122"/>
      <w:r>
        <w:t xml:space="preserve">Figura </w:t>
      </w:r>
      <w:fldSimple w:instr=" SEQ Figura \* ARABIC ">
        <w:r w:rsidR="00A114EB">
          <w:rPr>
            <w:noProof/>
          </w:rPr>
          <w:t>63</w:t>
        </w:r>
      </w:fldSimple>
      <w:bookmarkEnd w:id="275"/>
      <w:r>
        <w:t>. Ilustração código stream</w:t>
      </w:r>
      <w:bookmarkEnd w:id="276"/>
    </w:p>
    <w:p w14:paraId="43DCEDE0" w14:textId="05461B66" w:rsidR="005C23FD" w:rsidRDefault="00E10491" w:rsidP="00E10491">
      <w:pPr>
        <w:pStyle w:val="Image"/>
      </w:pPr>
      <w:r>
        <w:rPr>
          <w:lang w:val="en-US" w:eastAsia="en-US"/>
        </w:rP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Caption"/>
      </w:pPr>
      <w:r>
        <w:t>Fonte: Autor(2017)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1753">
        <w:t xml:space="preserve">Figura </w:t>
      </w:r>
      <w:r w:rsidR="00D21753">
        <w:rPr>
          <w:noProof/>
        </w:rPr>
        <w:t>63</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Heading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lastRenderedPageBreak/>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27941B28" w14:textId="77777777" w:rsidR="00E10491" w:rsidRDefault="00E10491" w:rsidP="00C04152"/>
    <w:p w14:paraId="09514BC5" w14:textId="7592BA80" w:rsidR="00E10491" w:rsidRDefault="00E10491" w:rsidP="00E10491">
      <w:pPr>
        <w:pStyle w:val="Caption"/>
      </w:pPr>
      <w:bookmarkStart w:id="277" w:name="_Ref479718370"/>
      <w:bookmarkStart w:id="278" w:name="_Toc479868123"/>
      <w:r>
        <w:t xml:space="preserve">Figura </w:t>
      </w:r>
      <w:fldSimple w:instr=" SEQ Figura \* ARABIC ">
        <w:r w:rsidR="00A114EB">
          <w:rPr>
            <w:noProof/>
          </w:rPr>
          <w:t>64</w:t>
        </w:r>
      </w:fldSimple>
      <w:bookmarkEnd w:id="277"/>
      <w:r>
        <w:t xml:space="preserve">. Código </w:t>
      </w:r>
      <w:r w:rsidRPr="00E10491">
        <w:rPr>
          <w:i/>
        </w:rPr>
        <w:t>stream</w:t>
      </w:r>
      <w:r>
        <w:t xml:space="preserve"> com paralelismo</w:t>
      </w:r>
      <w:bookmarkEnd w:id="278"/>
    </w:p>
    <w:p w14:paraId="77E29EC0" w14:textId="1809CDF3" w:rsidR="00E10491" w:rsidRDefault="00E10491" w:rsidP="00E10491">
      <w:pPr>
        <w:pStyle w:val="Image"/>
      </w:pPr>
      <w:r>
        <w:rPr>
          <w:lang w:val="en-US" w:eastAsia="en-US"/>
        </w:rP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Caption"/>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1753">
        <w:t xml:space="preserve">Figura </w:t>
      </w:r>
      <w:r w:rsidR="00D21753">
        <w:rPr>
          <w:noProof/>
        </w:rPr>
        <w:t>64</w:t>
      </w:r>
      <w:r>
        <w:fldChar w:fldCharType="end"/>
      </w:r>
      <w:r>
        <w:t xml:space="preserve">, só foi </w:t>
      </w:r>
      <w:r w:rsidR="009565FD">
        <w:t>necessária</w:t>
      </w:r>
      <w:r>
        <w:t xml:space="preserve">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5AAFA253" w14:textId="46A5B5B3" w:rsidR="00D5138D" w:rsidRDefault="00D5138D" w:rsidP="00D5138D">
      <w:pPr>
        <w:pStyle w:val="Caption"/>
      </w:pPr>
      <w:bookmarkStart w:id="279" w:name="_Ref479718613"/>
      <w:bookmarkStart w:id="280" w:name="_Toc479868124"/>
      <w:r>
        <w:t xml:space="preserve">Figura </w:t>
      </w:r>
      <w:fldSimple w:instr=" SEQ Figura \* ARABIC ">
        <w:r w:rsidR="00A114EB">
          <w:rPr>
            <w:noProof/>
          </w:rPr>
          <w:t>65</w:t>
        </w:r>
      </w:fldSimple>
      <w:bookmarkEnd w:id="279"/>
      <w:r>
        <w:t>. Código exemplo paralelismo</w:t>
      </w:r>
      <w:bookmarkEnd w:id="280"/>
    </w:p>
    <w:p w14:paraId="5E3871E9" w14:textId="0AAEC9FC" w:rsidR="00D5138D" w:rsidRDefault="00D5138D" w:rsidP="00D5138D">
      <w:pPr>
        <w:pStyle w:val="Image"/>
      </w:pPr>
      <w:r>
        <w:rPr>
          <w:lang w:val="en-US" w:eastAsia="en-US"/>
        </w:rP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Caption"/>
      </w:pPr>
      <w:r>
        <w:t>Fonte: Autor (2017)</w:t>
      </w:r>
    </w:p>
    <w:p w14:paraId="556064D8" w14:textId="77777777" w:rsidR="00E10491" w:rsidRDefault="00E10491" w:rsidP="00E10491"/>
    <w:p w14:paraId="4605770E" w14:textId="706DB6E0" w:rsidR="00E10491" w:rsidRDefault="00E10491" w:rsidP="00E10491">
      <w:r>
        <w:lastRenderedPageBreak/>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1753">
        <w:t xml:space="preserve">Figura </w:t>
      </w:r>
      <w:r w:rsidR="00D21753">
        <w:rPr>
          <w:noProof/>
        </w:rPr>
        <w:t>65</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007D5179" w:rsidR="003C30F9" w:rsidRDefault="003C30F9" w:rsidP="003C30F9">
      <w:pPr>
        <w:pStyle w:val="Caption"/>
      </w:pPr>
      <w:bookmarkStart w:id="281" w:name="_Ref479719299"/>
      <w:bookmarkStart w:id="282" w:name="_Toc479868125"/>
      <w:r>
        <w:t xml:space="preserve">Figura </w:t>
      </w:r>
      <w:fldSimple w:instr=" SEQ Figura \* ARABIC ">
        <w:r w:rsidR="00A114EB">
          <w:rPr>
            <w:noProof/>
          </w:rPr>
          <w:t>66</w:t>
        </w:r>
      </w:fldSimple>
      <w:bookmarkEnd w:id="281"/>
      <w:r>
        <w:t>. Saída código exemplo paralelismo</w:t>
      </w:r>
      <w:bookmarkEnd w:id="282"/>
    </w:p>
    <w:p w14:paraId="62AB4A39" w14:textId="62C07C9A" w:rsidR="003C30F9" w:rsidRDefault="003C30F9" w:rsidP="003C30F9">
      <w:pPr>
        <w:pStyle w:val="Image"/>
      </w:pPr>
      <w:r>
        <w:rPr>
          <w:lang w:val="en-US" w:eastAsia="en-US"/>
        </w:rP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Caption"/>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D21753">
        <w:t xml:space="preserve">Figura </w:t>
      </w:r>
      <w:r w:rsidR="00D21753">
        <w:rPr>
          <w:noProof/>
        </w:rPr>
        <w:t>66</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CAAF8EF" w:rsidR="003C30F9" w:rsidRDefault="003C30F9" w:rsidP="003C30F9">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irá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18DFDB11" w14:textId="5C9D6F6F" w:rsidR="00AD1BD9" w:rsidRDefault="00AD1BD9" w:rsidP="00AD1BD9">
      <w:pPr>
        <w:pStyle w:val="Caption"/>
      </w:pPr>
      <w:bookmarkStart w:id="283" w:name="_Ref479776876"/>
      <w:bookmarkStart w:id="284" w:name="_Toc479868126"/>
      <w:r>
        <w:t xml:space="preserve">Figura </w:t>
      </w:r>
      <w:fldSimple w:instr=" SEQ Figura \* ARABIC ">
        <w:r w:rsidR="00A114EB">
          <w:rPr>
            <w:noProof/>
          </w:rPr>
          <w:t>67</w:t>
        </w:r>
      </w:fldSimple>
      <w:bookmarkEnd w:id="283"/>
      <w:r>
        <w:t>. Código updateMaxMin</w:t>
      </w:r>
      <w:bookmarkEnd w:id="284"/>
    </w:p>
    <w:p w14:paraId="1EC8D4DC" w14:textId="2D4374E2" w:rsidR="00AD1BD9" w:rsidRDefault="00BB5B5E" w:rsidP="00AD1BD9">
      <w:pPr>
        <w:pStyle w:val="Image"/>
      </w:pPr>
      <w:r>
        <w:rPr>
          <w:lang w:val="en-US" w:eastAsia="en-US"/>
        </w:rPr>
        <w:lastRenderedPageBreak/>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Caption"/>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t xml:space="preserve">Figura </w:t>
      </w:r>
      <w:r>
        <w:rPr>
          <w:noProof/>
        </w:rPr>
        <w:t>67</w:t>
      </w:r>
      <w:r>
        <w:fldChar w:fldCharType="end"/>
      </w:r>
      <w:r>
        <w:t xml:space="preserve"> apresenta o mesmo código da </w:t>
      </w:r>
      <w:r>
        <w:fldChar w:fldCharType="begin"/>
      </w:r>
      <w:r>
        <w:instrText xml:space="preserve"> REF _Ref478746517 \h </w:instrText>
      </w:r>
      <w:r>
        <w:fldChar w:fldCharType="separate"/>
      </w:r>
      <w:r w:rsidRPr="00AD1BD9">
        <w:t xml:space="preserve">Figura </w:t>
      </w:r>
      <w:r w:rsidRPr="00AD1BD9">
        <w:rPr>
          <w:noProof/>
        </w:rPr>
        <w:t>48</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w:t>
      </w:r>
      <w:r w:rsidR="001D7587">
        <w:lastRenderedPageBreak/>
        <w:t xml:space="preserve">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Heading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028605C3" w14:textId="77777777" w:rsidR="00D5138D" w:rsidRPr="00457226" w:rsidRDefault="00D5138D" w:rsidP="00E10491"/>
    <w:p w14:paraId="1909C9EC" w14:textId="77777777" w:rsidR="00E10491" w:rsidRPr="00457226" w:rsidRDefault="00E10491" w:rsidP="00E10491"/>
    <w:p w14:paraId="157D2C5F" w14:textId="77777777" w:rsidR="00E10491" w:rsidRPr="00457226" w:rsidRDefault="00E10491" w:rsidP="00C04152"/>
    <w:p w14:paraId="19B8DF38" w14:textId="77777777" w:rsidR="008916C8" w:rsidRPr="00457226" w:rsidRDefault="008916C8" w:rsidP="00D709F2"/>
    <w:p w14:paraId="554D02E6" w14:textId="77777777" w:rsidR="008916C8" w:rsidRPr="00457226" w:rsidRDefault="008916C8" w:rsidP="00D709F2"/>
    <w:p w14:paraId="5D2E5B6C" w14:textId="5AF8D11E" w:rsidR="006C1DDD" w:rsidRPr="00457226" w:rsidRDefault="006C1DDD" w:rsidP="006C1DDD"/>
    <w:p w14:paraId="5E4A8109" w14:textId="09C57542" w:rsidR="00ED5B11" w:rsidRPr="00457226" w:rsidRDefault="00ED5B11">
      <w:pPr>
        <w:suppressAutoHyphens w:val="0"/>
        <w:spacing w:after="0"/>
        <w:ind w:firstLine="0"/>
        <w:jc w:val="left"/>
        <w:rPr>
          <w:sz w:val="20"/>
          <w:szCs w:val="20"/>
          <w:lang w:eastAsia="pt-BR"/>
        </w:rPr>
      </w:pPr>
    </w:p>
    <w:p w14:paraId="1051D3DF" w14:textId="42345770" w:rsidR="00C63693" w:rsidRPr="00457226" w:rsidRDefault="006C1DDD">
      <w:pPr>
        <w:suppressAutoHyphens w:val="0"/>
        <w:spacing w:after="0"/>
        <w:ind w:firstLine="0"/>
        <w:jc w:val="left"/>
      </w:pPr>
      <w:r w:rsidRPr="00457226">
        <w:br w:type="page"/>
      </w:r>
    </w:p>
    <w:p w14:paraId="6D0B374E" w14:textId="0AF0DB27" w:rsidR="00C63693" w:rsidRDefault="00C63693" w:rsidP="00AD1FC5">
      <w:pPr>
        <w:pStyle w:val="Heading1"/>
      </w:pPr>
      <w:bookmarkStart w:id="285" w:name="_Toc479868220"/>
      <w:r>
        <w:lastRenderedPageBreak/>
        <w:t>Resultados Obtidos</w:t>
      </w:r>
      <w:bookmarkEnd w:id="285"/>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5237AD77" w:rsidR="00F059F7" w:rsidRDefault="00F059F7" w:rsidP="00AD1FC5">
      <w:pPr>
        <w:pStyle w:val="Heading2"/>
      </w:pPr>
      <w:bookmarkStart w:id="286" w:name="_Toc479868221"/>
      <w:r>
        <w:t>Criar RNA</w:t>
      </w:r>
      <w:bookmarkEnd w:id="286"/>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5781F5BA" w:rsidR="00457226" w:rsidRDefault="00457226" w:rsidP="00457226">
      <w:pPr>
        <w:pStyle w:val="Caption"/>
        <w:rPr>
          <w:lang w:eastAsia="pt-BR"/>
        </w:rPr>
      </w:pPr>
      <w:bookmarkStart w:id="287" w:name="_Ref479837139"/>
      <w:bookmarkStart w:id="288" w:name="_Toc479868127"/>
      <w:r>
        <w:t xml:space="preserve">Figura </w:t>
      </w:r>
      <w:fldSimple w:instr=" SEQ Figura \* ARABIC ">
        <w:r w:rsidR="00A114EB">
          <w:rPr>
            <w:noProof/>
          </w:rPr>
          <w:t>68</w:t>
        </w:r>
      </w:fldSimple>
      <w:bookmarkEnd w:id="287"/>
      <w:r>
        <w:t xml:space="preserve">. Interface 1 - </w:t>
      </w:r>
      <w:r w:rsidRPr="004E0EDD">
        <w:rPr>
          <w:i/>
          <w:lang w:val="en-US"/>
        </w:rPr>
        <w:t>ini</w:t>
      </w:r>
      <w:r w:rsidR="004E0EDD" w:rsidRPr="004E0EDD">
        <w:rPr>
          <w:i/>
          <w:lang w:val="en-US"/>
        </w:rPr>
        <w:t>t</w:t>
      </w:r>
      <w:r w:rsidRPr="004E0EDD">
        <w:rPr>
          <w:i/>
          <w:lang w:val="en-US"/>
        </w:rPr>
        <w:t>ial</w:t>
      </w:r>
      <w:bookmarkEnd w:id="288"/>
    </w:p>
    <w:p w14:paraId="4E4E9750" w14:textId="13875DCC" w:rsidR="00457226" w:rsidRDefault="00270D20" w:rsidP="00457226">
      <w:pPr>
        <w:pStyle w:val="Image"/>
      </w:pPr>
      <w:r>
        <w:rPr>
          <w:lang w:val="en-US" w:eastAsia="en-US"/>
        </w:rPr>
        <w:drawing>
          <wp:inline distT="0" distB="0" distL="0" distR="0" wp14:anchorId="4B261B23" wp14:editId="0FEBDC81">
            <wp:extent cx="4095750" cy="5810250"/>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95750" cy="5810250"/>
                    </a:xfrm>
                    <a:prstGeom prst="rect">
                      <a:avLst/>
                    </a:prstGeom>
                  </pic:spPr>
                </pic:pic>
              </a:graphicData>
            </a:graphic>
          </wp:inline>
        </w:drawing>
      </w:r>
    </w:p>
    <w:p w14:paraId="136C8395" w14:textId="4500B60F" w:rsidR="00457226" w:rsidRDefault="00457226" w:rsidP="00457226">
      <w:pPr>
        <w:pStyle w:val="Caption"/>
      </w:pPr>
      <w:r>
        <w:lastRenderedPageBreak/>
        <w:t>Fonte: Autor (2017)</w:t>
      </w:r>
    </w:p>
    <w:p w14:paraId="31287C18" w14:textId="77777777" w:rsidR="00457226" w:rsidRDefault="00457226" w:rsidP="00457226"/>
    <w:p w14:paraId="792D7ABC" w14:textId="48165459" w:rsidR="00457226" w:rsidRPr="009A4F96" w:rsidRDefault="00457226" w:rsidP="00457226">
      <w:r>
        <w:t xml:space="preserve">É possível perceber que na </w:t>
      </w:r>
      <w:r>
        <w:fldChar w:fldCharType="begin"/>
      </w:r>
      <w:r>
        <w:instrText xml:space="preserve"> REF _Ref479837139 \h </w:instrText>
      </w:r>
      <w:r>
        <w:fldChar w:fldCharType="separate"/>
      </w:r>
      <w:r>
        <w:t xml:space="preserve">Figura </w:t>
      </w:r>
      <w:r>
        <w:rPr>
          <w:noProof/>
        </w:rPr>
        <w:t>68</w:t>
      </w:r>
      <w:r>
        <w:fldChar w:fldCharType="end"/>
      </w:r>
      <w:r>
        <w:t xml:space="preserve"> todos os campos estão vazios, exceto o </w:t>
      </w:r>
      <w:r>
        <w:rPr>
          <w:i/>
        </w:rPr>
        <w:t>Date Interval</w:t>
      </w:r>
      <w:r>
        <w:t>, que é uma sugestão. No rodapé da imagem, é apresentado qual é a RNA escolhida no momento, como o programa acabou de ser iniciado ainda não tem nenhuma RNA escolhida.</w:t>
      </w:r>
      <w:r w:rsidR="009A4F96">
        <w:t xml:space="preserve"> Se o ponteiro do mouse ficar em cima da aba </w:t>
      </w:r>
      <w:r w:rsidR="009A4F96">
        <w:rPr>
          <w:i/>
        </w:rPr>
        <w:t>NeuralNetwork</w:t>
      </w:r>
      <w:r w:rsidR="009A4F96">
        <w:t xml:space="preserve"> por alguns segundos, aparecerá uma dica do que se trata a aba.</w:t>
      </w:r>
    </w:p>
    <w:p w14:paraId="0C7A8D2E" w14:textId="77777777" w:rsidR="00457226" w:rsidRDefault="00457226" w:rsidP="00457226"/>
    <w:p w14:paraId="302ACCF1" w14:textId="10ECB034" w:rsidR="00457226" w:rsidRDefault="00457226" w:rsidP="00457226">
      <w:pPr>
        <w:pStyle w:val="Caption"/>
      </w:pPr>
      <w:bookmarkStart w:id="289" w:name="_Ref479837277"/>
      <w:bookmarkStart w:id="290" w:name="_Toc479868128"/>
      <w:r>
        <w:t xml:space="preserve">Figura </w:t>
      </w:r>
      <w:fldSimple w:instr=" SEQ Figura \* ARABIC ">
        <w:r w:rsidR="00A114EB">
          <w:rPr>
            <w:noProof/>
          </w:rPr>
          <w:t>69</w:t>
        </w:r>
      </w:fldSimple>
      <w:bookmarkEnd w:id="289"/>
      <w:r>
        <w:t xml:space="preserve">. Interface 1 - </w:t>
      </w:r>
      <w:r w:rsidRPr="004E0EDD">
        <w:rPr>
          <w:i/>
          <w:lang w:val="en-US"/>
        </w:rPr>
        <w:t>erro</w:t>
      </w:r>
      <w:r w:rsidR="004E0EDD" w:rsidRPr="004E0EDD">
        <w:rPr>
          <w:i/>
          <w:lang w:val="en-US"/>
        </w:rPr>
        <w:t>r</w:t>
      </w:r>
      <w:bookmarkEnd w:id="290"/>
    </w:p>
    <w:p w14:paraId="5486CBA4" w14:textId="79052A08" w:rsidR="00457226" w:rsidRDefault="00457226" w:rsidP="00457226">
      <w:pPr>
        <w:pStyle w:val="Image"/>
      </w:pPr>
      <w:r>
        <w:rPr>
          <w:lang w:val="en-US" w:eastAsia="en-US"/>
        </w:rP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Caption"/>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t xml:space="preserve">Figura </w:t>
      </w:r>
      <w:r>
        <w:rPr>
          <w:noProof/>
        </w:rPr>
        <w:t>69</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2C28A1AB" w:rsidR="00457226" w:rsidRDefault="00457226" w:rsidP="00457226">
      <w:pPr>
        <w:pStyle w:val="Caption"/>
        <w:rPr>
          <w:lang w:val="en-US"/>
        </w:rPr>
      </w:pPr>
      <w:bookmarkStart w:id="291" w:name="_Ref479837596"/>
      <w:bookmarkStart w:id="292" w:name="_Toc479868129"/>
      <w:r>
        <w:t xml:space="preserve">Figura </w:t>
      </w:r>
      <w:fldSimple w:instr=" SEQ Figura \* ARABIC ">
        <w:r w:rsidR="00A114EB">
          <w:rPr>
            <w:noProof/>
          </w:rPr>
          <w:t>70</w:t>
        </w:r>
      </w:fldSimple>
      <w:bookmarkEnd w:id="291"/>
      <w:r>
        <w:t xml:space="preserve">. Interface 1 – </w:t>
      </w:r>
      <w:r w:rsidRPr="004E0EDD">
        <w:rPr>
          <w:i/>
          <w:lang w:val="en-US"/>
        </w:rPr>
        <w:t>success</w:t>
      </w:r>
      <w:bookmarkEnd w:id="292"/>
    </w:p>
    <w:p w14:paraId="2DCEEF52" w14:textId="79824ACB" w:rsidR="00457226" w:rsidRDefault="00457226" w:rsidP="00457226">
      <w:pPr>
        <w:pStyle w:val="Image"/>
        <w:rPr>
          <w:lang w:val="en-US"/>
        </w:rPr>
      </w:pPr>
      <w:r>
        <w:rPr>
          <w:lang w:val="en-US" w:eastAsia="en-US"/>
        </w:rP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76700" cy="5781675"/>
                    </a:xfrm>
                    <a:prstGeom prst="rect">
                      <a:avLst/>
                    </a:prstGeom>
                  </pic:spPr>
                </pic:pic>
              </a:graphicData>
            </a:graphic>
          </wp:inline>
        </w:drawing>
      </w:r>
    </w:p>
    <w:p w14:paraId="43A20DC6" w14:textId="3AF73A20" w:rsidR="00457226" w:rsidRPr="00F25991" w:rsidRDefault="00457226" w:rsidP="00457226">
      <w:pPr>
        <w:pStyle w:val="Caption"/>
      </w:pPr>
      <w:r w:rsidRPr="00F25991">
        <w:t>Fonte: Autor (2017)</w:t>
      </w:r>
    </w:p>
    <w:p w14:paraId="397DA542" w14:textId="77777777" w:rsidR="00457226" w:rsidRPr="00F25991" w:rsidRDefault="00457226" w:rsidP="00457226"/>
    <w:p w14:paraId="2439A155" w14:textId="796C76A8" w:rsidR="00457226" w:rsidRDefault="00457226" w:rsidP="00457226">
      <w:r w:rsidRPr="00457226">
        <w:t>Se o usuário colocar dados v</w:t>
      </w:r>
      <w:r>
        <w:t xml:space="preserve">álidos e clicar no botão </w:t>
      </w:r>
      <w:r>
        <w:rPr>
          <w:i/>
        </w:rPr>
        <w:t>Create</w:t>
      </w:r>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t xml:space="preserve">Figura </w:t>
      </w:r>
      <w:r>
        <w:rPr>
          <w:noProof/>
        </w:rPr>
        <w:t>70</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07EC88B8" w:rsidR="00EE61F1" w:rsidRDefault="00EE61F1" w:rsidP="00EE61F1">
      <w:pPr>
        <w:pStyle w:val="Caption"/>
        <w:rPr>
          <w:i/>
          <w:lang w:val="en-US"/>
        </w:rPr>
      </w:pPr>
      <w:bookmarkStart w:id="293" w:name="_Ref479839404"/>
      <w:bookmarkStart w:id="294" w:name="_Toc479868130"/>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71</w:t>
      </w:r>
      <w:r>
        <w:fldChar w:fldCharType="end"/>
      </w:r>
      <w:bookmarkEnd w:id="293"/>
      <w:r w:rsidRPr="00EE61F1">
        <w:rPr>
          <w:lang w:val="en-US"/>
        </w:rPr>
        <w:t>.</w:t>
      </w:r>
      <w:proofErr w:type="gramEnd"/>
      <w:r w:rsidRPr="00EE61F1">
        <w:rPr>
          <w:lang w:val="en-US"/>
        </w:rPr>
        <w:t xml:space="preserve"> Interface 1 - </w:t>
      </w:r>
      <w:r w:rsidRPr="00EE61F1">
        <w:rPr>
          <w:i/>
          <w:lang w:val="en-US"/>
        </w:rPr>
        <w:t>add hidden layer</w:t>
      </w:r>
      <w:bookmarkEnd w:id="294"/>
    </w:p>
    <w:p w14:paraId="1845C10E" w14:textId="387D2953" w:rsidR="00EE61F1" w:rsidRDefault="00EE61F1" w:rsidP="00EE61F1">
      <w:pPr>
        <w:pStyle w:val="Image"/>
        <w:rPr>
          <w:lang w:val="en-US"/>
        </w:rPr>
      </w:pPr>
      <w:r>
        <w:rPr>
          <w:lang w:val="en-US" w:eastAsia="en-US"/>
        </w:rPr>
        <w:lastRenderedPageBreak/>
        <w:drawing>
          <wp:inline distT="0" distB="0" distL="0" distR="0" wp14:anchorId="34A7196A" wp14:editId="0986BD32">
            <wp:extent cx="4105275" cy="5838825"/>
            <wp:effectExtent l="0" t="0" r="9525" b="952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05275" cy="5838825"/>
                    </a:xfrm>
                    <a:prstGeom prst="rect">
                      <a:avLst/>
                    </a:prstGeom>
                  </pic:spPr>
                </pic:pic>
              </a:graphicData>
            </a:graphic>
          </wp:inline>
        </w:drawing>
      </w:r>
    </w:p>
    <w:p w14:paraId="1DFCBC1E" w14:textId="17CF65BA" w:rsidR="00EE61F1" w:rsidRPr="00EE61F1" w:rsidRDefault="00EE61F1" w:rsidP="00EE61F1">
      <w:pPr>
        <w:pStyle w:val="Caption"/>
      </w:pPr>
      <w:r w:rsidRPr="00EE61F1">
        <w:t>Fonte: Autor (2017)</w:t>
      </w:r>
    </w:p>
    <w:p w14:paraId="1114D7CC" w14:textId="77777777" w:rsidR="00EE61F1" w:rsidRPr="00EE61F1" w:rsidRDefault="00EE61F1" w:rsidP="00EE61F1"/>
    <w:p w14:paraId="67A75C2A" w14:textId="115F7300" w:rsidR="00EE61F1" w:rsidRDefault="00EE61F1" w:rsidP="00EE61F1">
      <w:r w:rsidRPr="00EE61F1">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Pr="00EE61F1">
        <w:t xml:space="preserve">Figura </w:t>
      </w:r>
      <w:r w:rsidRPr="00EE61F1">
        <w:rPr>
          <w:noProof/>
        </w:rPr>
        <w:t>71</w:t>
      </w:r>
      <w:r>
        <w:fldChar w:fldCharType="end"/>
      </w:r>
      <w:r>
        <w:t>.</w:t>
      </w:r>
    </w:p>
    <w:p w14:paraId="15CB753C" w14:textId="77777777" w:rsidR="00EE61F1" w:rsidRDefault="00EE61F1" w:rsidP="00EE61F1"/>
    <w:p w14:paraId="395D350C" w14:textId="2C0C3BD6" w:rsidR="00EE61F1" w:rsidRDefault="00EE61F1" w:rsidP="00EE61F1">
      <w:pPr>
        <w:pStyle w:val="Caption"/>
        <w:rPr>
          <w:i/>
          <w:lang w:val="en-US"/>
        </w:rPr>
      </w:pPr>
      <w:bookmarkStart w:id="295" w:name="_Ref479839571"/>
      <w:bookmarkStart w:id="296" w:name="_Toc479868131"/>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72</w:t>
      </w:r>
      <w:r>
        <w:fldChar w:fldCharType="end"/>
      </w:r>
      <w:bookmarkEnd w:id="295"/>
      <w:r w:rsidRPr="00EE61F1">
        <w:rPr>
          <w:lang w:val="en-US"/>
        </w:rPr>
        <w:t>.</w:t>
      </w:r>
      <w:proofErr w:type="gramEnd"/>
      <w:r w:rsidRPr="00EE61F1">
        <w:rPr>
          <w:lang w:val="en-US"/>
        </w:rPr>
        <w:t xml:space="preserve"> Interface 1 - </w:t>
      </w:r>
      <w:r w:rsidRPr="00EE61F1">
        <w:rPr>
          <w:i/>
          <w:lang w:val="en-US"/>
        </w:rPr>
        <w:t>activation functions</w:t>
      </w:r>
      <w:bookmarkEnd w:id="296"/>
    </w:p>
    <w:p w14:paraId="6C605748" w14:textId="78F596A7" w:rsidR="00EE61F1" w:rsidRDefault="00EE61F1" w:rsidP="00EE61F1">
      <w:pPr>
        <w:pStyle w:val="Image"/>
        <w:rPr>
          <w:lang w:val="en-US"/>
        </w:rPr>
      </w:pPr>
      <w:r>
        <w:rPr>
          <w:lang w:val="en-US" w:eastAsia="en-US"/>
        </w:rPr>
        <w:lastRenderedPageBreak/>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Caption"/>
      </w:pPr>
      <w:r w:rsidRPr="00EE61F1">
        <w:t>Fonte: Autor (2017)</w:t>
      </w:r>
    </w:p>
    <w:p w14:paraId="3AA4B2B2" w14:textId="77777777" w:rsidR="00EE61F1" w:rsidRDefault="00EE61F1" w:rsidP="00EE61F1"/>
    <w:p w14:paraId="5B68355F" w14:textId="01D838A5" w:rsidR="00EE61F1" w:rsidRPr="00EE61F1" w:rsidRDefault="00D42852" w:rsidP="00EE61F1">
      <w:r>
        <w:t xml:space="preserve">Na </w:t>
      </w:r>
      <w:r>
        <w:fldChar w:fldCharType="begin"/>
      </w:r>
      <w:r>
        <w:instrText xml:space="preserve"> REF _Ref479839571 \h </w:instrText>
      </w:r>
      <w:r>
        <w:fldChar w:fldCharType="separate"/>
      </w:r>
      <w:r w:rsidRPr="00D42852">
        <w:t xml:space="preserve">Figura </w:t>
      </w:r>
      <w:r w:rsidRPr="00D42852">
        <w:rPr>
          <w:noProof/>
        </w:rPr>
        <w:t>72</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2DF657ED" w:rsidR="00F25991" w:rsidRDefault="00F25991" w:rsidP="00F25991">
      <w:pPr>
        <w:pStyle w:val="Caption"/>
      </w:pPr>
      <w:bookmarkStart w:id="297" w:name="_Toc479868132"/>
      <w:proofErr w:type="gramStart"/>
      <w:r w:rsidRPr="00EE61F1">
        <w:rPr>
          <w:lang w:val="en-US"/>
        </w:rPr>
        <w:t xml:space="preserve">Figura </w:t>
      </w:r>
      <w:r>
        <w:fldChar w:fldCharType="begin"/>
      </w:r>
      <w:r w:rsidRPr="00EE61F1">
        <w:rPr>
          <w:lang w:val="en-US"/>
        </w:rPr>
        <w:instrText xml:space="preserve"> SEQ Figura \* ARABIC </w:instrText>
      </w:r>
      <w:r>
        <w:fldChar w:fldCharType="separate"/>
      </w:r>
      <w:r w:rsidR="00A114EB">
        <w:rPr>
          <w:noProof/>
          <w:lang w:val="en-US"/>
        </w:rPr>
        <w:t>73</w:t>
      </w:r>
      <w:r>
        <w:fldChar w:fldCharType="end"/>
      </w:r>
      <w:r w:rsidRPr="00EE61F1">
        <w:rPr>
          <w:lang w:val="en-US"/>
        </w:rPr>
        <w:t>.</w:t>
      </w:r>
      <w:proofErr w:type="gramEnd"/>
      <w:r w:rsidRPr="00EE61F1">
        <w:rPr>
          <w:lang w:val="en-US"/>
        </w:rPr>
        <w:t xml:space="preserve"> </w:t>
      </w:r>
      <w:r>
        <w:t xml:space="preserve">Interface 1 – </w:t>
      </w:r>
      <w:r w:rsidRPr="004E0EDD">
        <w:rPr>
          <w:i/>
        </w:rPr>
        <w:t>overwrite</w:t>
      </w:r>
      <w:bookmarkEnd w:id="297"/>
    </w:p>
    <w:p w14:paraId="47338EF2" w14:textId="46D2829E" w:rsidR="00F25991" w:rsidRDefault="00F25991" w:rsidP="00F25991">
      <w:pPr>
        <w:pStyle w:val="Image"/>
      </w:pPr>
      <w:r>
        <w:rPr>
          <w:lang w:val="en-US" w:eastAsia="en-US"/>
        </w:rP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Caption"/>
      </w:pPr>
      <w:r>
        <w:t>Fonte: Autor (2017)</w:t>
      </w:r>
    </w:p>
    <w:p w14:paraId="38BBBC47" w14:textId="77777777" w:rsidR="00F25991" w:rsidRDefault="00F25991" w:rsidP="00F25991"/>
    <w:p w14:paraId="1532D3C0" w14:textId="5A0C69BA" w:rsidR="00F25991" w:rsidRDefault="00F25991" w:rsidP="00F25991">
      <w:r>
        <w:t xml:space="preserve">Se o botão </w:t>
      </w:r>
      <w:r>
        <w:rPr>
          <w:i/>
        </w:rPr>
        <w:t>Create</w:t>
      </w:r>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43A35B44" w:rsidR="004E0EDD" w:rsidRDefault="004E0EDD" w:rsidP="004E0EDD">
      <w:pPr>
        <w:pStyle w:val="Caption"/>
      </w:pPr>
      <w:bookmarkStart w:id="298" w:name="_Ref479838380"/>
      <w:bookmarkStart w:id="299" w:name="_Toc479868133"/>
      <w:r>
        <w:t xml:space="preserve">Figura </w:t>
      </w:r>
      <w:fldSimple w:instr=" SEQ Figura \* ARABIC ">
        <w:r w:rsidR="00A114EB">
          <w:rPr>
            <w:noProof/>
          </w:rPr>
          <w:t>74</w:t>
        </w:r>
      </w:fldSimple>
      <w:bookmarkEnd w:id="298"/>
      <w:r>
        <w:t xml:space="preserve">. Interface 1 – </w:t>
      </w:r>
      <w:r>
        <w:rPr>
          <w:i/>
        </w:rPr>
        <w:t>don’t</w:t>
      </w:r>
      <w:r w:rsidRPr="004E0EDD">
        <w:rPr>
          <w:i/>
        </w:rPr>
        <w:t xml:space="preserve"> overwrite</w:t>
      </w:r>
      <w:bookmarkEnd w:id="299"/>
    </w:p>
    <w:p w14:paraId="4632E48C" w14:textId="664A9C2F" w:rsidR="004E0EDD" w:rsidRDefault="004E0EDD" w:rsidP="004E0EDD">
      <w:pPr>
        <w:pStyle w:val="Image"/>
      </w:pPr>
      <w:r>
        <w:rPr>
          <w:lang w:val="en-US" w:eastAsia="en-US"/>
        </w:rPr>
        <w:lastRenderedPageBreak/>
        <w:drawing>
          <wp:inline distT="0" distB="0" distL="0" distR="0" wp14:anchorId="57569D6D" wp14:editId="30E23D15">
            <wp:extent cx="4076700" cy="581025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76700" cy="5810250"/>
                    </a:xfrm>
                    <a:prstGeom prst="rect">
                      <a:avLst/>
                    </a:prstGeom>
                  </pic:spPr>
                </pic:pic>
              </a:graphicData>
            </a:graphic>
          </wp:inline>
        </w:drawing>
      </w:r>
    </w:p>
    <w:p w14:paraId="2134FD93" w14:textId="77777777" w:rsidR="004E0EDD" w:rsidRDefault="004E0EDD" w:rsidP="004E0EDD">
      <w:pPr>
        <w:pStyle w:val="Image"/>
      </w:pPr>
    </w:p>
    <w:p w14:paraId="724E2A57" w14:textId="1F44E6B3" w:rsidR="004E0EDD" w:rsidRPr="004E0EDD" w:rsidRDefault="004E0EDD" w:rsidP="004E0EDD">
      <w:pPr>
        <w:pStyle w:val="Caption"/>
      </w:pPr>
      <w:r>
        <w:t>Fonte: Autor (2017)</w:t>
      </w:r>
    </w:p>
    <w:p w14:paraId="46CB35B6" w14:textId="3BF9CD47" w:rsidR="00F25991" w:rsidRDefault="00F25991" w:rsidP="00F25991">
      <w:r>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E0EDD">
        <w:t xml:space="preserve">Figura </w:t>
      </w:r>
      <w:r w:rsidR="004E0EDD">
        <w:rPr>
          <w:noProof/>
        </w:rPr>
        <w:t>72</w:t>
      </w:r>
      <w:r w:rsidR="004E0EDD">
        <w:fldChar w:fldCharType="end"/>
      </w:r>
      <w:r>
        <w:t xml:space="preserve">. Caso o usuário clique no de afirmação, “Sim” no caso, é feita uma sobrescrita na RNA já criada, mesmo que nenhum detalhe for mudado. Isso acontece pois cada vez que uma rede é criada (neste caso recriada),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2D527870" w14:textId="718D6D69" w:rsidR="00F25991" w:rsidRPr="00F25991" w:rsidRDefault="00F25991" w:rsidP="00F25991">
      <w:r>
        <w:t>Também é possível notar que após a rede criada, por padrão, o programa já a seleciona e no rodapé da tela é mostrado ao usuário que a rede selecionada é essa já criada.</w:t>
      </w:r>
    </w:p>
    <w:p w14:paraId="64D7C038" w14:textId="77777777" w:rsidR="00F25991" w:rsidRPr="00F25991" w:rsidRDefault="00F25991" w:rsidP="00F25991"/>
    <w:p w14:paraId="4723416D" w14:textId="77777777" w:rsidR="00457226" w:rsidRPr="00457226" w:rsidRDefault="00457226" w:rsidP="00457226"/>
    <w:p w14:paraId="4E329A37" w14:textId="150E7FD9" w:rsidR="00F059F7" w:rsidRDefault="00F059F7" w:rsidP="00F059F7">
      <w:pPr>
        <w:rPr>
          <w:lang w:eastAsia="pt-BR"/>
        </w:rPr>
      </w:pPr>
    </w:p>
    <w:p w14:paraId="684B6E43" w14:textId="7E8B6C87" w:rsidR="00F059F7" w:rsidRDefault="00F059F7" w:rsidP="00AD1FC5">
      <w:pPr>
        <w:pStyle w:val="Heading2"/>
      </w:pPr>
      <w:bookmarkStart w:id="300" w:name="_Toc479868222"/>
      <w:r>
        <w:t>Escolher RNA</w:t>
      </w:r>
      <w:bookmarkEnd w:id="300"/>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28815FC8" w14:textId="53C6E930" w:rsidR="004E0EDD" w:rsidRPr="004E0EDD" w:rsidRDefault="004E0EDD" w:rsidP="004E0EDD">
      <w:pPr>
        <w:pStyle w:val="Caption"/>
        <w:rPr>
          <w:i/>
          <w:lang w:eastAsia="pt-BR"/>
        </w:rPr>
      </w:pPr>
      <w:bookmarkStart w:id="301" w:name="_Ref479838674"/>
      <w:bookmarkStart w:id="302" w:name="_Toc479868134"/>
      <w:r>
        <w:t xml:space="preserve">Figura </w:t>
      </w:r>
      <w:fldSimple w:instr=" SEQ Figura \* ARABIC ">
        <w:r w:rsidR="00A114EB">
          <w:rPr>
            <w:noProof/>
          </w:rPr>
          <w:t>75</w:t>
        </w:r>
      </w:fldSimple>
      <w:bookmarkEnd w:id="301"/>
      <w:r>
        <w:t xml:space="preserve">. Interface 1 </w:t>
      </w:r>
      <w:r w:rsidRPr="004E0EDD">
        <w:rPr>
          <w:i/>
        </w:rPr>
        <w:t xml:space="preserve">- NN </w:t>
      </w:r>
      <w:r w:rsidRPr="004E0EDD">
        <w:rPr>
          <w:i/>
          <w:lang w:val="en-US"/>
        </w:rPr>
        <w:t>don't exists</w:t>
      </w:r>
      <w:bookmarkEnd w:id="302"/>
    </w:p>
    <w:p w14:paraId="064439A0" w14:textId="7525B2AD" w:rsidR="004E0EDD" w:rsidRDefault="004E0EDD" w:rsidP="004E0EDD">
      <w:pPr>
        <w:pStyle w:val="Image"/>
      </w:pPr>
      <w:r>
        <w:rPr>
          <w:lang w:val="en-US" w:eastAsia="en-US"/>
        </w:rP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Caption"/>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t xml:space="preserve">Figura </w:t>
      </w:r>
      <w:r>
        <w:rPr>
          <w:noProof/>
        </w:rPr>
        <w:t>73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w:t>
      </w:r>
      <w:r>
        <w:rPr>
          <w:lang w:eastAsia="pt-BR"/>
        </w:rPr>
        <w:lastRenderedPageBreak/>
        <w:t xml:space="preserve">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D7DB333" w:rsidR="004E0EDD" w:rsidRDefault="004E0EDD" w:rsidP="004E0EDD">
      <w:pPr>
        <w:pStyle w:val="Caption"/>
        <w:rPr>
          <w:i/>
        </w:rPr>
      </w:pPr>
      <w:bookmarkStart w:id="303" w:name="_Ref479838992"/>
      <w:bookmarkStart w:id="304" w:name="_Toc479868135"/>
      <w:r>
        <w:t xml:space="preserve">Figura </w:t>
      </w:r>
      <w:fldSimple w:instr=" SEQ Figura \* ARABIC ">
        <w:r w:rsidR="00A114EB">
          <w:rPr>
            <w:noProof/>
          </w:rPr>
          <w:t>76</w:t>
        </w:r>
      </w:fldSimple>
      <w:bookmarkEnd w:id="303"/>
      <w:r>
        <w:t xml:space="preserve">. Interface 1 - </w:t>
      </w:r>
      <w:r w:rsidRPr="00A93DAC">
        <w:rPr>
          <w:i/>
        </w:rPr>
        <w:t>NN loaded</w:t>
      </w:r>
      <w:bookmarkEnd w:id="304"/>
    </w:p>
    <w:p w14:paraId="6A507A46" w14:textId="164EFD0C" w:rsidR="004E0EDD" w:rsidRDefault="00EE61F1" w:rsidP="00EE61F1">
      <w:pPr>
        <w:pStyle w:val="Image"/>
      </w:pPr>
      <w:r>
        <w:rPr>
          <w:lang w:val="en-US" w:eastAsia="en-US"/>
        </w:rP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Caption"/>
        <w:rPr>
          <w:lang w:eastAsia="pt-BR"/>
        </w:rPr>
      </w:pPr>
      <w:r>
        <w:rPr>
          <w:lang w:eastAsia="pt-BR"/>
        </w:rPr>
        <w:t>Fonte: Autor (2017)</w:t>
      </w:r>
    </w:p>
    <w:p w14:paraId="6F4E8096" w14:textId="77777777" w:rsidR="00EE61F1" w:rsidRDefault="00EE61F1" w:rsidP="00EE61F1">
      <w:pPr>
        <w:rPr>
          <w:lang w:eastAsia="pt-BR"/>
        </w:rPr>
      </w:pPr>
    </w:p>
    <w:p w14:paraId="31A7E26B" w14:textId="19930504" w:rsidR="00EE61F1" w:rsidRPr="00EE61F1" w:rsidRDefault="00EE61F1" w:rsidP="00EE61F1">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74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112F1A62" w14:textId="77777777" w:rsidR="004E0EDD" w:rsidRPr="004E0EDD" w:rsidRDefault="004E0EDD" w:rsidP="004E0EDD">
      <w:pPr>
        <w:rPr>
          <w:lang w:eastAsia="pt-BR"/>
        </w:rPr>
      </w:pPr>
    </w:p>
    <w:p w14:paraId="015F6C66" w14:textId="12FCCC9A" w:rsidR="00F059F7" w:rsidRDefault="00F059F7" w:rsidP="00F059F7">
      <w:pPr>
        <w:rPr>
          <w:lang w:eastAsia="pt-BR"/>
        </w:rPr>
      </w:pPr>
    </w:p>
    <w:p w14:paraId="0741F3FC" w14:textId="4DEFDA67" w:rsidR="00F059F7" w:rsidRDefault="00F059F7" w:rsidP="00AD1FC5">
      <w:pPr>
        <w:pStyle w:val="Heading2"/>
      </w:pPr>
      <w:bookmarkStart w:id="305" w:name="_Toc479868223"/>
      <w:r>
        <w:lastRenderedPageBreak/>
        <w:t>Treinar RNA</w:t>
      </w:r>
      <w:bookmarkEnd w:id="305"/>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77777777" w:rsidR="00D42852" w:rsidRDefault="00D42852" w:rsidP="00D42852">
      <w:pPr>
        <w:rPr>
          <w:lang w:eastAsia="pt-BR"/>
        </w:rPr>
      </w:pPr>
    </w:p>
    <w:p w14:paraId="7A36468E" w14:textId="1CA848B4" w:rsidR="00D42852" w:rsidRDefault="00D42852" w:rsidP="00D42852">
      <w:pPr>
        <w:pStyle w:val="Caption"/>
      </w:pPr>
      <w:bookmarkStart w:id="306" w:name="_Ref479840033"/>
      <w:bookmarkStart w:id="307" w:name="_Toc479868136"/>
      <w:r>
        <w:t xml:space="preserve">Figura </w:t>
      </w:r>
      <w:fldSimple w:instr=" SEQ Figura \* ARABIC ">
        <w:r w:rsidR="00A114EB">
          <w:rPr>
            <w:noProof/>
          </w:rPr>
          <w:t>77</w:t>
        </w:r>
      </w:fldSimple>
      <w:bookmarkEnd w:id="306"/>
      <w:r>
        <w:t>. Interface 2 – initial</w:t>
      </w:r>
      <w:bookmarkEnd w:id="307"/>
    </w:p>
    <w:p w14:paraId="13E0D001" w14:textId="74F51361" w:rsidR="00D42852" w:rsidRDefault="00270D20" w:rsidP="00AE1E63">
      <w:pPr>
        <w:pStyle w:val="Image"/>
      </w:pPr>
      <w:r>
        <w:rPr>
          <w:lang w:val="en-US" w:eastAsia="en-US"/>
        </w:rP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Caption"/>
        <w:rPr>
          <w:lang w:eastAsia="pt-BR"/>
        </w:rPr>
      </w:pPr>
      <w:r>
        <w:rPr>
          <w:lang w:eastAsia="pt-BR"/>
        </w:rPr>
        <w:t>Fonte: Autor (2017)</w:t>
      </w:r>
    </w:p>
    <w:p w14:paraId="0F1D35BA" w14:textId="77777777" w:rsidR="00D42852" w:rsidRDefault="00D42852" w:rsidP="00D42852">
      <w:pPr>
        <w:rPr>
          <w:lang w:eastAsia="pt-BR"/>
        </w:rPr>
      </w:pPr>
    </w:p>
    <w:p w14:paraId="77CD409B" w14:textId="073A15B7" w:rsidR="00D42852" w:rsidRDefault="00AE1E63" w:rsidP="00D42852">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D42852">
        <w:t xml:space="preserve">Figura </w:t>
      </w:r>
      <w:r w:rsidR="00D42852">
        <w:rPr>
          <w:noProof/>
        </w:rPr>
        <w:t>77</w:t>
      </w:r>
      <w:r w:rsidR="00D42852">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w:t>
      </w:r>
      <w:r w:rsidR="009A4F96">
        <w:lastRenderedPageBreak/>
        <w:t xml:space="preserve">ficar em cima da aba </w:t>
      </w:r>
      <w:r w:rsidR="009A4F96">
        <w:rPr>
          <w:i/>
        </w:rPr>
        <w:t>Train</w:t>
      </w:r>
      <w:r w:rsidR="009A4F96">
        <w:t xml:space="preserve"> por alguns segundos, aparecerá uma dica do que se trata a aba.</w:t>
      </w:r>
    </w:p>
    <w:p w14:paraId="2CFF6DAC" w14:textId="77777777" w:rsidR="00AE1E63" w:rsidRDefault="00AE1E63" w:rsidP="00D42852"/>
    <w:p w14:paraId="6A46AC1B" w14:textId="77777777" w:rsidR="00AE1E63" w:rsidRPr="00AE1E63" w:rsidRDefault="00AE1E63" w:rsidP="00D42852">
      <w:pPr>
        <w:rPr>
          <w:lang w:eastAsia="pt-BR"/>
        </w:rPr>
      </w:pPr>
    </w:p>
    <w:p w14:paraId="7E6D4D06" w14:textId="65CCA88D" w:rsidR="00D42852" w:rsidRDefault="00AE1E63" w:rsidP="00AE1E63">
      <w:pPr>
        <w:pStyle w:val="Caption"/>
        <w:rPr>
          <w:i/>
        </w:rPr>
      </w:pPr>
      <w:bookmarkStart w:id="308" w:name="_Ref479840343"/>
      <w:bookmarkStart w:id="309" w:name="_Toc479868137"/>
      <w:r>
        <w:t xml:space="preserve">Figura </w:t>
      </w:r>
      <w:fldSimple w:instr=" SEQ Figura \* ARABIC ">
        <w:r w:rsidR="00A114EB">
          <w:rPr>
            <w:noProof/>
          </w:rPr>
          <w:t>78</w:t>
        </w:r>
      </w:fldSimple>
      <w:bookmarkEnd w:id="308"/>
      <w:r>
        <w:t xml:space="preserve">. Interface 2 - </w:t>
      </w:r>
      <w:r w:rsidRPr="00456629">
        <w:rPr>
          <w:i/>
        </w:rPr>
        <w:t>null dates</w:t>
      </w:r>
      <w:bookmarkEnd w:id="309"/>
    </w:p>
    <w:p w14:paraId="776B0E00" w14:textId="00E06663" w:rsidR="00AE1E63" w:rsidRDefault="00AE1E63" w:rsidP="00AE1E63">
      <w:pPr>
        <w:pStyle w:val="Image"/>
      </w:pPr>
      <w:r>
        <w:rPr>
          <w:lang w:val="en-US" w:eastAsia="en-US"/>
        </w:rPr>
        <w:drawing>
          <wp:inline distT="0" distB="0" distL="0" distR="0" wp14:anchorId="3BC4902C" wp14:editId="7EDBC844">
            <wp:extent cx="4095750" cy="5819775"/>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95750" cy="5819775"/>
                    </a:xfrm>
                    <a:prstGeom prst="rect">
                      <a:avLst/>
                    </a:prstGeom>
                  </pic:spPr>
                </pic:pic>
              </a:graphicData>
            </a:graphic>
          </wp:inline>
        </w:drawing>
      </w:r>
    </w:p>
    <w:p w14:paraId="509ECDAA" w14:textId="7863D93E" w:rsidR="00AE1E63" w:rsidRDefault="00AE1E63" w:rsidP="00AE1E63">
      <w:pPr>
        <w:pStyle w:val="Caption"/>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78</w:t>
      </w:r>
      <w:r>
        <w:rPr>
          <w:lang w:eastAsia="pt-BR"/>
        </w:rPr>
        <w:fldChar w:fldCharType="end"/>
      </w:r>
      <w:r>
        <w:rPr>
          <w:lang w:eastAsia="pt-BR"/>
        </w:rPr>
        <w:t>.</w:t>
      </w:r>
    </w:p>
    <w:p w14:paraId="37241603" w14:textId="77777777" w:rsidR="00D42852" w:rsidRDefault="00D42852" w:rsidP="00D42852">
      <w:pPr>
        <w:rPr>
          <w:lang w:eastAsia="pt-BR"/>
        </w:rPr>
      </w:pPr>
    </w:p>
    <w:p w14:paraId="192A9E68" w14:textId="696EA7EB" w:rsidR="00AE1E63" w:rsidRDefault="00AE1E63" w:rsidP="00AE1E63">
      <w:pPr>
        <w:pStyle w:val="Caption"/>
        <w:rPr>
          <w:i/>
        </w:rPr>
      </w:pPr>
      <w:bookmarkStart w:id="310" w:name="_Ref479840498"/>
      <w:bookmarkStart w:id="311" w:name="_Toc479868138"/>
      <w:r>
        <w:t xml:space="preserve">Figura </w:t>
      </w:r>
      <w:fldSimple w:instr=" SEQ Figura \* ARABIC ">
        <w:r w:rsidR="00A114EB">
          <w:rPr>
            <w:noProof/>
          </w:rPr>
          <w:t>79</w:t>
        </w:r>
      </w:fldSimple>
      <w:bookmarkEnd w:id="310"/>
      <w:r>
        <w:t xml:space="preserve">. Interface 2 - </w:t>
      </w:r>
      <w:r w:rsidRPr="000B462E">
        <w:rPr>
          <w:i/>
        </w:rPr>
        <w:t>null NN</w:t>
      </w:r>
      <w:bookmarkEnd w:id="311"/>
    </w:p>
    <w:p w14:paraId="552CC606" w14:textId="4EB5C4C3" w:rsidR="00AE1E63" w:rsidRDefault="00AE1E63" w:rsidP="00AE1E63">
      <w:pPr>
        <w:pStyle w:val="Image"/>
      </w:pPr>
      <w:r>
        <w:rPr>
          <w:lang w:val="en-US" w:eastAsia="en-US"/>
        </w:rP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Caption"/>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79</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4C330D49" w:rsidR="00AE1E63" w:rsidRDefault="00AE1E63" w:rsidP="00AE1E63">
      <w:pPr>
        <w:pStyle w:val="Caption"/>
        <w:rPr>
          <w:i/>
        </w:rPr>
      </w:pPr>
      <w:bookmarkStart w:id="312" w:name="_Ref479840673"/>
      <w:bookmarkStart w:id="313" w:name="_Toc479868139"/>
      <w:r>
        <w:t xml:space="preserve">Figura </w:t>
      </w:r>
      <w:fldSimple w:instr=" SEQ Figura \* ARABIC ">
        <w:r w:rsidR="00A114EB">
          <w:rPr>
            <w:noProof/>
          </w:rPr>
          <w:t>80</w:t>
        </w:r>
      </w:fldSimple>
      <w:bookmarkEnd w:id="312"/>
      <w:r>
        <w:t xml:space="preserve">. Interface 2 - </w:t>
      </w:r>
      <w:r>
        <w:rPr>
          <w:i/>
        </w:rPr>
        <w:t>Learning Rules</w:t>
      </w:r>
      <w:bookmarkEnd w:id="313"/>
    </w:p>
    <w:p w14:paraId="5D918382" w14:textId="0EBBFC6A" w:rsidR="00AE1E63" w:rsidRDefault="00AE1E63" w:rsidP="00AE1E63">
      <w:pPr>
        <w:pStyle w:val="Image"/>
      </w:pPr>
      <w:r>
        <w:rPr>
          <w:lang w:val="en-US" w:eastAsia="en-US"/>
        </w:rPr>
        <w:lastRenderedPageBreak/>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Caption"/>
      </w:pPr>
      <w:r>
        <w:t>Fonte: Autor (2017)</w:t>
      </w:r>
    </w:p>
    <w:p w14:paraId="1D56CA2A" w14:textId="77777777" w:rsidR="00AE1E63" w:rsidRDefault="00AE1E63" w:rsidP="00AE1E63"/>
    <w:p w14:paraId="259665FB" w14:textId="4B111C85" w:rsidR="00AE1E63" w:rsidRDefault="00AE1E63" w:rsidP="00AE1E63">
      <w:r>
        <w:t xml:space="preserve">A </w:t>
      </w:r>
      <w:r>
        <w:fldChar w:fldCharType="begin"/>
      </w:r>
      <w:r>
        <w:instrText xml:space="preserve"> REF _Ref479840673 \h </w:instrText>
      </w:r>
      <w:r>
        <w:fldChar w:fldCharType="separate"/>
      </w:r>
      <w:r>
        <w:t xml:space="preserve">Figura </w:t>
      </w:r>
      <w:r>
        <w:rPr>
          <w:noProof/>
        </w:rPr>
        <w:t>80</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1F284940" w:rsidR="00361EEE" w:rsidRDefault="00361EEE" w:rsidP="00361EEE">
      <w:pPr>
        <w:pStyle w:val="Caption"/>
        <w:rPr>
          <w:i/>
        </w:rPr>
      </w:pPr>
      <w:bookmarkStart w:id="314" w:name="_Ref479840972"/>
      <w:bookmarkStart w:id="315" w:name="_Toc479868140"/>
      <w:r>
        <w:t xml:space="preserve">Figura </w:t>
      </w:r>
      <w:fldSimple w:instr=" SEQ Figura \* ARABIC ">
        <w:r w:rsidR="00A114EB">
          <w:rPr>
            <w:noProof/>
          </w:rPr>
          <w:t>81</w:t>
        </w:r>
      </w:fldSimple>
      <w:bookmarkEnd w:id="314"/>
      <w:r>
        <w:t xml:space="preserve">. Interface 2 – </w:t>
      </w:r>
      <w:r w:rsidRPr="00A871FD">
        <w:rPr>
          <w:i/>
        </w:rPr>
        <w:t>dates</w:t>
      </w:r>
      <w:bookmarkEnd w:id="315"/>
    </w:p>
    <w:p w14:paraId="6A0B338E" w14:textId="48E7A2A1" w:rsidR="00361EEE" w:rsidRDefault="00361EEE" w:rsidP="00361EEE">
      <w:pPr>
        <w:pStyle w:val="Image"/>
      </w:pPr>
      <w:r>
        <w:rPr>
          <w:lang w:val="en-US" w:eastAsia="en-US"/>
        </w:rP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Caption"/>
      </w:pPr>
      <w:r>
        <w:t>Fonte: Autor (2017)</w:t>
      </w:r>
    </w:p>
    <w:p w14:paraId="03492015" w14:textId="77777777" w:rsidR="00361EEE" w:rsidRDefault="00361EEE" w:rsidP="00361EEE"/>
    <w:p w14:paraId="276077E8" w14:textId="5B5C62B1" w:rsidR="00361EEE" w:rsidRDefault="00361EEE" w:rsidP="00361EEE">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81</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47D765A0" w:rsidR="008647C5" w:rsidRDefault="00A479BE" w:rsidP="00A479BE">
      <w:pPr>
        <w:pStyle w:val="Caption"/>
        <w:rPr>
          <w:i/>
        </w:rPr>
      </w:pPr>
      <w:bookmarkStart w:id="316" w:name="_Ref479842025"/>
      <w:bookmarkStart w:id="317" w:name="_Toc479868141"/>
      <w:r>
        <w:t xml:space="preserve">Figura </w:t>
      </w:r>
      <w:fldSimple w:instr=" SEQ Figura \* ARABIC ">
        <w:r w:rsidR="00A114EB">
          <w:rPr>
            <w:noProof/>
          </w:rPr>
          <w:t>82</w:t>
        </w:r>
      </w:fldSimple>
      <w:bookmarkEnd w:id="316"/>
      <w:r>
        <w:t xml:space="preserve">. Interface 2 - </w:t>
      </w:r>
      <w:r>
        <w:rPr>
          <w:i/>
        </w:rPr>
        <w:t>from after to</w:t>
      </w:r>
      <w:bookmarkEnd w:id="317"/>
    </w:p>
    <w:p w14:paraId="2D6289C3" w14:textId="625AF92A" w:rsidR="00A479BE" w:rsidRDefault="00A479BE" w:rsidP="00A479BE">
      <w:pPr>
        <w:pStyle w:val="Image"/>
      </w:pPr>
      <w:r>
        <w:rPr>
          <w:lang w:val="en-US" w:eastAsia="en-US"/>
        </w:rP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Caption"/>
      </w:pPr>
      <w:r>
        <w:t>Fonte: Autor (2017)</w:t>
      </w:r>
    </w:p>
    <w:p w14:paraId="08B905F7" w14:textId="77777777" w:rsidR="00A479BE" w:rsidRDefault="00A479BE" w:rsidP="00A479BE"/>
    <w:p w14:paraId="3D267B65" w14:textId="78A0D561"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t xml:space="preserve">Figura </w:t>
      </w:r>
      <w:r>
        <w:rPr>
          <w:noProof/>
        </w:rPr>
        <w:t>82</w:t>
      </w:r>
      <w:r>
        <w:fldChar w:fldCharType="end"/>
      </w:r>
      <w:r>
        <w:t>. Não foi invertido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AACBE77" w:rsidR="00A479BE" w:rsidRDefault="00A479BE" w:rsidP="00A479BE">
      <w:pPr>
        <w:pStyle w:val="Caption"/>
        <w:rPr>
          <w:i/>
          <w:lang w:val="en-US"/>
        </w:rPr>
      </w:pPr>
      <w:bookmarkStart w:id="318" w:name="_Ref479842876"/>
      <w:bookmarkStart w:id="319" w:name="_Toc479868142"/>
      <w:proofErr w:type="gramStart"/>
      <w:r w:rsidRPr="00A479BE">
        <w:rPr>
          <w:lang w:val="en-US"/>
        </w:rPr>
        <w:t xml:space="preserve">Figura </w:t>
      </w:r>
      <w:r>
        <w:fldChar w:fldCharType="begin"/>
      </w:r>
      <w:r w:rsidRPr="00A479BE">
        <w:rPr>
          <w:lang w:val="en-US"/>
        </w:rPr>
        <w:instrText xml:space="preserve"> SEQ Figura \* ARABIC </w:instrText>
      </w:r>
      <w:r>
        <w:fldChar w:fldCharType="separate"/>
      </w:r>
      <w:r w:rsidR="00A114EB">
        <w:rPr>
          <w:noProof/>
          <w:lang w:val="en-US"/>
        </w:rPr>
        <w:t>83</w:t>
      </w:r>
      <w:r>
        <w:fldChar w:fldCharType="end"/>
      </w:r>
      <w:bookmarkEnd w:id="318"/>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319"/>
    </w:p>
    <w:p w14:paraId="489627B8" w14:textId="3EE1ED8F" w:rsidR="00A479BE" w:rsidRDefault="00A479BE" w:rsidP="00A479BE">
      <w:pPr>
        <w:pStyle w:val="Image"/>
        <w:rPr>
          <w:lang w:val="en-US"/>
        </w:rPr>
      </w:pPr>
      <w:r>
        <w:rPr>
          <w:lang w:val="en-US" w:eastAsia="en-US"/>
        </w:rPr>
        <w:lastRenderedPageBreak/>
        <w:drawing>
          <wp:inline distT="0" distB="0" distL="0" distR="0" wp14:anchorId="7C636A3A" wp14:editId="0CEF323A">
            <wp:extent cx="4086225" cy="5838825"/>
            <wp:effectExtent l="0" t="0" r="9525" b="952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086225" cy="5838825"/>
                    </a:xfrm>
                    <a:prstGeom prst="rect">
                      <a:avLst/>
                    </a:prstGeom>
                  </pic:spPr>
                </pic:pic>
              </a:graphicData>
            </a:graphic>
          </wp:inline>
        </w:drawing>
      </w:r>
    </w:p>
    <w:p w14:paraId="4F6697FD" w14:textId="2B3DAADB" w:rsidR="00A479BE" w:rsidRPr="00270D20" w:rsidRDefault="00A479BE" w:rsidP="00A479BE">
      <w:pPr>
        <w:pStyle w:val="Caption"/>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Pr="00A479BE">
        <w:t xml:space="preserve">Figura </w:t>
      </w:r>
      <w:r w:rsidRPr="00A479BE">
        <w:rPr>
          <w:noProof/>
        </w:rPr>
        <w:t>83</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7E602700" w:rsidR="00270D20" w:rsidRDefault="00270D20" w:rsidP="00270D20">
      <w:pPr>
        <w:pStyle w:val="Caption"/>
        <w:rPr>
          <w:i/>
        </w:rPr>
      </w:pPr>
      <w:bookmarkStart w:id="320" w:name="_Ref479843026"/>
      <w:bookmarkStart w:id="321" w:name="_Toc479868143"/>
      <w:r>
        <w:t xml:space="preserve">Figura </w:t>
      </w:r>
      <w:fldSimple w:instr=" SEQ Figura \* ARABIC ">
        <w:r w:rsidR="00A114EB">
          <w:rPr>
            <w:noProof/>
          </w:rPr>
          <w:t>84</w:t>
        </w:r>
      </w:fldSimple>
      <w:bookmarkEnd w:id="320"/>
      <w:r>
        <w:t xml:space="preserve">. Interface 2 – </w:t>
      </w:r>
      <w:r w:rsidRPr="00CF0E0C">
        <w:rPr>
          <w:i/>
        </w:rPr>
        <w:t>trained</w:t>
      </w:r>
      <w:bookmarkEnd w:id="321"/>
    </w:p>
    <w:p w14:paraId="42FA6DC2" w14:textId="68D66196" w:rsidR="00270D20" w:rsidRDefault="00270D20" w:rsidP="00270D20">
      <w:pPr>
        <w:pStyle w:val="Image"/>
      </w:pPr>
      <w:r>
        <w:rPr>
          <w:lang w:val="en-US" w:eastAsia="en-US"/>
        </w:rP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Caption"/>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t xml:space="preserve">Figura </w:t>
      </w:r>
      <w:r>
        <w:rPr>
          <w:noProof/>
        </w:rPr>
        <w:t>84</w:t>
      </w:r>
      <w:r>
        <w:fldChar w:fldCharType="end"/>
      </w:r>
      <w:r>
        <w:t>. Além disso, é apresentado um gráfico que mostra como foi a evolução do erro desta RNA para o intervalo de data por cada interação (</w:t>
      </w:r>
      <w:r>
        <w:rPr>
          <w:i/>
        </w:rPr>
        <w:t>epoch</w:t>
      </w:r>
      <w:r>
        <w:t>).</w:t>
      </w:r>
    </w:p>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TOC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81C3094" w:rsidR="00F059F7" w:rsidRPr="00F059F7" w:rsidRDefault="00F059F7" w:rsidP="00AD1FC5">
      <w:pPr>
        <w:pStyle w:val="Heading2"/>
      </w:pPr>
      <w:bookmarkStart w:id="322" w:name="_Toc479868224"/>
      <w:r>
        <w:lastRenderedPageBreak/>
        <w:t>Gerar Relatório</w:t>
      </w:r>
      <w:bookmarkEnd w:id="322"/>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6C52C7CD" w14:textId="5D0A7093" w:rsidR="009A4F96" w:rsidRDefault="009A4F96" w:rsidP="009A4F96">
      <w:pPr>
        <w:pStyle w:val="Caption"/>
        <w:rPr>
          <w:i/>
        </w:rPr>
      </w:pPr>
      <w:bookmarkStart w:id="323" w:name="_Ref479843935"/>
      <w:bookmarkStart w:id="324" w:name="_Toc479868144"/>
      <w:r>
        <w:t xml:space="preserve">Figura </w:t>
      </w:r>
      <w:fldSimple w:instr=" SEQ Figura \* ARABIC ">
        <w:r w:rsidR="00A114EB">
          <w:rPr>
            <w:noProof/>
          </w:rPr>
          <w:t>85</w:t>
        </w:r>
      </w:fldSimple>
      <w:bookmarkEnd w:id="323"/>
      <w:r>
        <w:t xml:space="preserve">. Interface 3 – </w:t>
      </w:r>
      <w:r>
        <w:rPr>
          <w:i/>
        </w:rPr>
        <w:t>initial</w:t>
      </w:r>
      <w:bookmarkEnd w:id="324"/>
    </w:p>
    <w:p w14:paraId="0E00C986" w14:textId="53F38671" w:rsidR="009A4F96" w:rsidRDefault="009A4F96" w:rsidP="009A4F96">
      <w:pPr>
        <w:pStyle w:val="Image"/>
      </w:pPr>
      <w:r>
        <w:rPr>
          <w:lang w:val="en-US" w:eastAsia="en-US"/>
        </w:rP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Caption"/>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t xml:space="preserve">Figura </w:t>
      </w:r>
      <w:r>
        <w:rPr>
          <w:noProof/>
        </w:rPr>
        <w:t>85</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p>
    <w:p w14:paraId="0918FE48" w14:textId="77777777" w:rsidR="009A4F96" w:rsidRDefault="009A4F96" w:rsidP="009A4F96"/>
    <w:p w14:paraId="0C3DEE8C" w14:textId="777EB9E3" w:rsidR="009A4F96" w:rsidRDefault="009A4F96" w:rsidP="009A4F96">
      <w:pPr>
        <w:pStyle w:val="Caption"/>
        <w:rPr>
          <w:i/>
        </w:rPr>
      </w:pPr>
      <w:bookmarkStart w:id="325" w:name="_Ref479844133"/>
      <w:bookmarkStart w:id="326" w:name="_Toc479868145"/>
      <w:r>
        <w:lastRenderedPageBreak/>
        <w:t xml:space="preserve">Figura </w:t>
      </w:r>
      <w:fldSimple w:instr=" SEQ Figura \* ARABIC ">
        <w:r w:rsidR="00A114EB">
          <w:rPr>
            <w:noProof/>
          </w:rPr>
          <w:t>86</w:t>
        </w:r>
      </w:fldSimple>
      <w:bookmarkEnd w:id="325"/>
      <w:r>
        <w:t xml:space="preserve">. Interface 3 - </w:t>
      </w:r>
      <w:r w:rsidRPr="00F460EB">
        <w:rPr>
          <w:i/>
        </w:rPr>
        <w:t>null NN</w:t>
      </w:r>
      <w:bookmarkEnd w:id="326"/>
    </w:p>
    <w:p w14:paraId="53AE2BE1" w14:textId="6DCC8D9B" w:rsidR="009A4F96" w:rsidRDefault="009A4F96" w:rsidP="009A4F96">
      <w:pPr>
        <w:pStyle w:val="Image"/>
      </w:pPr>
      <w:r>
        <w:rPr>
          <w:lang w:val="en-US" w:eastAsia="en-US"/>
        </w:rP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Caption"/>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t xml:space="preserve">Figura </w:t>
      </w:r>
      <w:r>
        <w:rPr>
          <w:noProof/>
        </w:rPr>
        <w:t>86</w:t>
      </w:r>
      <w:r>
        <w:fldChar w:fldCharType="end"/>
      </w:r>
      <w:r w:rsidR="00A20296">
        <w:t>, alertando-o que é necessário escolher uma RNA antes.</w:t>
      </w:r>
    </w:p>
    <w:p w14:paraId="61F354AA" w14:textId="743573D5" w:rsidR="00A20296" w:rsidRDefault="00A20296" w:rsidP="00A20296">
      <w:pPr>
        <w:ind w:firstLine="0"/>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458BAF20" w:rsidR="00AA7917" w:rsidRDefault="00AA7917" w:rsidP="00AA7917">
      <w:pPr>
        <w:pStyle w:val="Caption"/>
        <w:rPr>
          <w:i/>
        </w:rPr>
      </w:pPr>
      <w:bookmarkStart w:id="327" w:name="_Ref479845277"/>
      <w:bookmarkStart w:id="328" w:name="_Toc479868146"/>
      <w:r>
        <w:t xml:space="preserve">Figura </w:t>
      </w:r>
      <w:fldSimple w:instr=" SEQ Figura \* ARABIC ">
        <w:r w:rsidR="00A114EB">
          <w:rPr>
            <w:noProof/>
          </w:rPr>
          <w:t>87</w:t>
        </w:r>
      </w:fldSimple>
      <w:bookmarkEnd w:id="327"/>
      <w:r>
        <w:t xml:space="preserve">. Interface 3 - </w:t>
      </w:r>
      <w:r>
        <w:rPr>
          <w:i/>
        </w:rPr>
        <w:t>report created</w:t>
      </w:r>
      <w:bookmarkEnd w:id="328"/>
    </w:p>
    <w:p w14:paraId="1ACA3219" w14:textId="651A3AF3" w:rsidR="00AA7917" w:rsidRDefault="00AA7917" w:rsidP="00AA7917">
      <w:pPr>
        <w:pStyle w:val="Image"/>
      </w:pPr>
      <w:r>
        <w:rPr>
          <w:lang w:val="en-US" w:eastAsia="en-US"/>
        </w:rP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Caption"/>
      </w:pPr>
      <w:r>
        <w:t>Fonte: Autor (2017)</w:t>
      </w:r>
    </w:p>
    <w:p w14:paraId="63627FFA" w14:textId="77777777" w:rsidR="00AA7917" w:rsidRDefault="00AA7917" w:rsidP="00AA7917"/>
    <w:p w14:paraId="54D48B7C" w14:textId="31C307E4" w:rsidR="00AA7917" w:rsidRDefault="00AA7917" w:rsidP="00AA7917">
      <w:r>
        <w:t xml:space="preserve">A </w:t>
      </w:r>
      <w:r>
        <w:fldChar w:fldCharType="begin"/>
      </w:r>
      <w:r>
        <w:instrText xml:space="preserve"> REF _Ref479845277 \h </w:instrText>
      </w:r>
      <w:r>
        <w:fldChar w:fldCharType="separate"/>
      </w:r>
      <w:r>
        <w:t xml:space="preserve">Figura </w:t>
      </w:r>
      <w:r>
        <w:rPr>
          <w:noProof/>
        </w:rPr>
        <w:t>87</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p>
    <w:p w14:paraId="3E8E6DC0" w14:textId="77777777" w:rsidR="00A114EB" w:rsidRDefault="00A114EB" w:rsidP="00AA7917"/>
    <w:p w14:paraId="79153F41" w14:textId="284B61A5" w:rsidR="00A114EB" w:rsidRDefault="00A114EB" w:rsidP="00A114EB">
      <w:pPr>
        <w:pStyle w:val="Caption"/>
        <w:rPr>
          <w:i/>
        </w:rPr>
      </w:pPr>
      <w:bookmarkStart w:id="329" w:name="_Ref479845655"/>
      <w:bookmarkStart w:id="330" w:name="_Toc479868147"/>
      <w:r>
        <w:t xml:space="preserve">Figura </w:t>
      </w:r>
      <w:fldSimple w:instr=" SEQ Figura \* ARABIC ">
        <w:r>
          <w:rPr>
            <w:noProof/>
          </w:rPr>
          <w:t>88</w:t>
        </w:r>
      </w:fldSimple>
      <w:bookmarkEnd w:id="329"/>
      <w:r>
        <w:t xml:space="preserve">. Interface 3 - </w:t>
      </w:r>
      <w:r>
        <w:rPr>
          <w:i/>
        </w:rPr>
        <w:t>report with 2 attributes</w:t>
      </w:r>
      <w:bookmarkEnd w:id="330"/>
    </w:p>
    <w:p w14:paraId="6EEDAD1D" w14:textId="3801A242" w:rsidR="00A114EB" w:rsidRDefault="00A114EB" w:rsidP="00A114EB">
      <w:pPr>
        <w:pStyle w:val="Image"/>
      </w:pPr>
      <w:r>
        <w:rPr>
          <w:lang w:val="en-US" w:eastAsia="en-US"/>
        </w:rPr>
        <w:lastRenderedPageBreak/>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Caption"/>
      </w:pPr>
      <w:r>
        <w:t>Fonte: Autor (2017)</w:t>
      </w:r>
    </w:p>
    <w:p w14:paraId="46402636" w14:textId="77777777" w:rsidR="00A114EB" w:rsidRDefault="00A114EB" w:rsidP="00A114EB"/>
    <w:p w14:paraId="2606CD65" w14:textId="3340696E" w:rsidR="00A114EB" w:rsidRPr="00A114EB" w:rsidRDefault="00A114EB" w:rsidP="00A114EB">
      <w:r>
        <w:t xml:space="preserve">A </w:t>
      </w:r>
      <w:r>
        <w:fldChar w:fldCharType="begin"/>
      </w:r>
      <w:r>
        <w:instrText xml:space="preserve"> REF _Ref479845655 \h </w:instrText>
      </w:r>
      <w:r>
        <w:fldChar w:fldCharType="separate"/>
      </w:r>
      <w:r>
        <w:t xml:space="preserve">Figura </w:t>
      </w:r>
      <w:r>
        <w:rPr>
          <w:noProof/>
        </w:rPr>
        <w:t>88</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0C34C0C8" w:rsidR="00C517EF" w:rsidRDefault="00C63693" w:rsidP="00637CA1">
      <w:pPr>
        <w:pStyle w:val="Heading1"/>
        <w:rPr>
          <w:rFonts w:eastAsia="Arial"/>
          <w:bCs/>
          <w:iCs/>
          <w:sz w:val="28"/>
          <w:szCs w:val="28"/>
          <w:lang w:eastAsia="pt-BR"/>
        </w:rPr>
      </w:pPr>
      <w:bookmarkStart w:id="331" w:name="_Toc479868225"/>
      <w:r>
        <w:lastRenderedPageBreak/>
        <w:t>Considerações Finais</w:t>
      </w:r>
      <w:bookmarkEnd w:id="331"/>
    </w:p>
    <w:p w14:paraId="5ED464A3" w14:textId="77777777" w:rsidR="00637CA1" w:rsidRDefault="00637CA1" w:rsidP="00637CA1">
      <w:pPr>
        <w:rPr>
          <w:lang w:eastAsia="pt-BR"/>
        </w:rPr>
      </w:pPr>
    </w:p>
    <w:p w14:paraId="08A23A45" w14:textId="50EB5FCE" w:rsidR="00B00D11" w:rsidRDefault="00B00D11" w:rsidP="00B00D11">
      <w:pPr>
        <w:pStyle w:val="Heading2"/>
      </w:pPr>
      <w:bookmarkStart w:id="332" w:name="_Toc479868226"/>
      <w:r>
        <w:t>Conclusão</w:t>
      </w:r>
      <w:bookmarkEnd w:id="332"/>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538958EB"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 suporte a </w:t>
      </w:r>
      <w:r w:rsidR="00B00D11" w:rsidRPr="009630D6">
        <w:rPr>
          <w:rPrChange w:id="333" w:author="mario" w:date="2017-06-05T08:32:00Z">
            <w:rPr>
              <w:lang w:val="en-US"/>
            </w:rPr>
          </w:rPrChange>
        </w:rPr>
        <w:t>multithread</w:t>
      </w:r>
      <w:r w:rsidR="00B00D11">
        <w:t>, uso de CPU + GPU</w:t>
      </w:r>
      <w:r>
        <w:t>, muito bem documentado e com alguns exemplos.</w:t>
      </w:r>
    </w:p>
    <w:p w14:paraId="6646D3CC" w14:textId="6DE516A2" w:rsidR="00B00D11" w:rsidRDefault="00B00D11" w:rsidP="00C517EF">
      <w:r>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65CEB450" w:rsidR="00B00D11" w:rsidRDefault="00B00D11" w:rsidP="00B00D11">
      <w:pPr>
        <w:pStyle w:val="Heading2"/>
      </w:pPr>
      <w:bookmarkStart w:id="334" w:name="_Toc479868227"/>
      <w:r>
        <w:t>Trabalhos futuros</w:t>
      </w:r>
      <w:bookmarkEnd w:id="334"/>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5C480922" w:rsidR="00B00D11" w:rsidRDefault="00546AA5" w:rsidP="00B00D11">
      <w:pPr>
        <w:pStyle w:val="Heading3"/>
      </w:pPr>
      <w:bookmarkStart w:id="335" w:name="_Toc479868228"/>
      <w:r>
        <w:t>Gráfico</w:t>
      </w:r>
      <w:bookmarkEnd w:id="335"/>
    </w:p>
    <w:p w14:paraId="52933D1C" w14:textId="64539202" w:rsidR="00546AA5" w:rsidRDefault="00546AA5" w:rsidP="00546AA5">
      <w:pPr>
        <w:pStyle w:val="BodyText"/>
        <w:rPr>
          <w:lang w:eastAsia="pt-BR"/>
        </w:rPr>
      </w:pPr>
      <w:r>
        <w:rPr>
          <w:lang w:eastAsia="pt-BR"/>
        </w:rPr>
        <w:lastRenderedPageBreak/>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BodyText"/>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BodyText"/>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BodyText"/>
        <w:rPr>
          <w:lang w:eastAsia="pt-BR"/>
        </w:rPr>
      </w:pPr>
    </w:p>
    <w:p w14:paraId="3692873F" w14:textId="5CDC7833" w:rsidR="000B5CD6" w:rsidRDefault="000B5CD6" w:rsidP="00337F94">
      <w:pPr>
        <w:pStyle w:val="Heading3"/>
      </w:pPr>
      <w:bookmarkStart w:id="336" w:name="_Toc479868229"/>
      <w:r>
        <w:t>Comparativo entre outras RNA</w:t>
      </w:r>
      <w:bookmarkEnd w:id="336"/>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795DE5E9" w:rsidR="00337F94" w:rsidRDefault="00337F94" w:rsidP="00337F94">
      <w:pPr>
        <w:pStyle w:val="Heading3"/>
      </w:pPr>
      <w:bookmarkStart w:id="337" w:name="_Toc479868230"/>
      <w:r>
        <w:t>Base de dados</w:t>
      </w:r>
      <w:bookmarkEnd w:id="337"/>
    </w:p>
    <w:p w14:paraId="6C727297" w14:textId="7DA2FE64" w:rsidR="00337F94" w:rsidRDefault="00337F94" w:rsidP="00337F94">
      <w:pPr>
        <w:pStyle w:val="BodyText"/>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BodyText"/>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9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BodyText"/>
        <w:rPr>
          <w:lang w:eastAsia="pt-BR"/>
        </w:rPr>
      </w:pPr>
    </w:p>
    <w:p w14:paraId="2ABDD88D" w14:textId="77777777" w:rsidR="005A451E" w:rsidRDefault="005A451E" w:rsidP="00337F94">
      <w:pPr>
        <w:pStyle w:val="BodyText"/>
        <w:rPr>
          <w:lang w:eastAsia="pt-BR"/>
        </w:rPr>
      </w:pPr>
    </w:p>
    <w:p w14:paraId="50295B9C" w14:textId="384D5477" w:rsidR="005A451E" w:rsidRDefault="005A451E" w:rsidP="005A451E">
      <w:pPr>
        <w:pStyle w:val="Heading3"/>
      </w:pPr>
      <w:bookmarkStart w:id="338" w:name="_Toc479868231"/>
      <w:r>
        <w:t>Outros relatórios</w:t>
      </w:r>
      <w:bookmarkEnd w:id="338"/>
    </w:p>
    <w:p w14:paraId="44136D1A" w14:textId="782CAAC3" w:rsidR="005A451E" w:rsidRDefault="005A451E" w:rsidP="005A451E">
      <w:pPr>
        <w:pStyle w:val="BodyText"/>
        <w:rPr>
          <w:lang w:eastAsia="pt-BR"/>
        </w:rPr>
      </w:pPr>
    </w:p>
    <w:p w14:paraId="64A002AF" w14:textId="48E8C6BE" w:rsidR="005A451E" w:rsidRDefault="005A451E" w:rsidP="005A451E">
      <w:pPr>
        <w:pStyle w:val="BodyText"/>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Com isso é possível ter uma “cota”, como o que acontece com fundos de </w:t>
      </w:r>
      <w:r>
        <w:rPr>
          <w:lang w:eastAsia="pt-BR"/>
        </w:rPr>
        <w:lastRenderedPageBreak/>
        <w:t>investimentos para essa rede. E a cada dia, ela vai atualizando sua base de aprendizagem com novos dados.</w:t>
      </w:r>
    </w:p>
    <w:p w14:paraId="5D741224" w14:textId="4ADF9EE8" w:rsidR="005A451E" w:rsidRDefault="005A451E" w:rsidP="005A451E">
      <w:pPr>
        <w:pStyle w:val="BodyText"/>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BodyText"/>
        <w:rPr>
          <w:lang w:eastAsia="pt-BR"/>
        </w:rPr>
      </w:pPr>
    </w:p>
    <w:p w14:paraId="4FE906F1" w14:textId="07BCE482" w:rsidR="002251DF" w:rsidRDefault="002251DF" w:rsidP="002251DF">
      <w:pPr>
        <w:pStyle w:val="Heading3"/>
      </w:pPr>
      <w:bookmarkStart w:id="339" w:name="_Toc479868232"/>
      <w:r>
        <w:t>Layout</w:t>
      </w:r>
      <w:bookmarkEnd w:id="339"/>
    </w:p>
    <w:p w14:paraId="4B2FE6FA" w14:textId="77777777" w:rsidR="002251DF" w:rsidRDefault="002251DF" w:rsidP="002251DF">
      <w:pPr>
        <w:pStyle w:val="BodyText"/>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BodyText"/>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BodyText"/>
        <w:rPr>
          <w:lang w:eastAsia="pt-BR"/>
        </w:rPr>
      </w:pPr>
    </w:p>
    <w:p w14:paraId="1C2A7D34" w14:textId="77777777" w:rsidR="00183637" w:rsidRDefault="00183637" w:rsidP="00C517EF"/>
    <w:p w14:paraId="56183F18" w14:textId="77777777" w:rsidR="00881494" w:rsidRDefault="00881494" w:rsidP="00C517EF"/>
    <w:p w14:paraId="5261C2A1" w14:textId="77777777" w:rsidR="0070198C" w:rsidRDefault="0070198C" w:rsidP="00C517EF"/>
    <w:p w14:paraId="673D101B" w14:textId="5454C04A" w:rsidR="00C63693" w:rsidRDefault="00C517EF" w:rsidP="00C517EF">
      <w:r>
        <w:t xml:space="preserve"> </w:t>
      </w:r>
      <w:r w:rsidR="00C63693">
        <w:br w:type="page"/>
      </w:r>
    </w:p>
    <w:bookmarkStart w:id="340" w:name="_Toc479868233"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Heading1"/>
          </w:pPr>
          <w:r>
            <w:t>Bibliografia</w:t>
          </w:r>
          <w:bookmarkEnd w:id="340"/>
        </w:p>
        <w:sdt>
          <w:sdtPr>
            <w:id w:val="111145805"/>
            <w:bibliography/>
          </w:sdtPr>
          <w:sdtContent>
            <w:p w14:paraId="293F149F" w14:textId="77777777" w:rsidR="00C517EF" w:rsidRPr="00C517EF" w:rsidRDefault="007759A3" w:rsidP="00C517EF">
              <w:pPr>
                <w:pStyle w:val="Bibliography"/>
                <w:rPr>
                  <w:noProof/>
                  <w:lang w:val="en-US"/>
                </w:rPr>
              </w:pPr>
              <w:r>
                <w:fldChar w:fldCharType="begin"/>
              </w:r>
              <w:r w:rsidRPr="009630D6">
                <w:rPr>
                  <w:lang w:val="en-US"/>
                  <w:rPrChange w:id="341" w:author="mario" w:date="2017-06-05T08:32:00Z">
                    <w:rPr/>
                  </w:rPrChange>
                </w:rPr>
                <w:instrText xml:space="preserve"> BIBLIOGRAPHY </w:instrText>
              </w:r>
              <w:r>
                <w:fldChar w:fldCharType="separate"/>
              </w:r>
              <w:r w:rsidR="00C517EF" w:rsidRPr="009630D6">
                <w:rPr>
                  <w:noProof/>
                  <w:lang w:val="en-US"/>
                  <w:rPrChange w:id="342" w:author="mario" w:date="2017-06-05T08:32:00Z">
                    <w:rPr>
                      <w:noProof/>
                    </w:rPr>
                  </w:rPrChange>
                </w:rPr>
                <w:t xml:space="preserve">BARCHART. Stocks - Performance. </w:t>
              </w:r>
              <w:r w:rsidR="00C517EF" w:rsidRPr="009630D6">
                <w:rPr>
                  <w:b/>
                  <w:bCs/>
                  <w:noProof/>
                  <w:lang w:val="en-US"/>
                  <w:rPrChange w:id="343" w:author="mario" w:date="2017-06-05T08:32:00Z">
                    <w:rPr>
                      <w:b/>
                      <w:bCs/>
                      <w:noProof/>
                    </w:rPr>
                  </w:rPrChange>
                </w:rPr>
                <w:t>Barchart</w:t>
              </w:r>
              <w:r w:rsidR="00C517EF" w:rsidRPr="009630D6">
                <w:rPr>
                  <w:noProof/>
                  <w:lang w:val="en-US"/>
                  <w:rPrChange w:id="344" w:author="mario" w:date="2017-06-05T08:32:00Z">
                    <w:rPr>
                      <w:noProof/>
                    </w:rPr>
                  </w:rPrChange>
                </w:rPr>
                <w:t xml:space="preserve">, 2016. Disponivel em: </w:t>
              </w:r>
              <w:r w:rsidR="00C517EF" w:rsidRPr="00C517EF">
                <w:rPr>
                  <w:noProof/>
                  <w:lang w:val="en-US"/>
                </w:rPr>
                <w:t>&lt;http://www.barchart.com/stocks/performance/5day.php&gt;. Acesso em: 10 Outubro 2016.</w:t>
              </w:r>
            </w:p>
            <w:p w14:paraId="7406D5B9" w14:textId="77777777" w:rsidR="00C517EF" w:rsidRPr="00C517EF" w:rsidRDefault="00C517EF" w:rsidP="00C517EF">
              <w:pPr>
                <w:pStyle w:val="Bibliography"/>
                <w:rPr>
                  <w:noProof/>
                  <w:lang w:val="en-US"/>
                </w:rPr>
              </w:pPr>
              <w:r w:rsidRPr="00C517EF">
                <w:rPr>
                  <w:noProof/>
                  <w:lang w:val="en-US"/>
                </w:rPr>
                <w:t xml:space="preserve">BROWNLEE, J. How to Normalize and Standardize Your Machine Learning Data in Weka. </w:t>
              </w:r>
              <w:r w:rsidRPr="00C517EF">
                <w:rPr>
                  <w:b/>
                  <w:bCs/>
                  <w:noProof/>
                  <w:lang w:val="en-US"/>
                </w:rPr>
                <w:t>Machine Learning Mastery</w:t>
              </w:r>
              <w:r w:rsidRPr="00C517EF">
                <w:rPr>
                  <w:noProof/>
                  <w:lang w:val="en-US"/>
                </w:rPr>
                <w:t>, 2016. Disponivel em: &lt;http://machinelearningmastery.com/normalize-standardize-machine-learning-data-weka/&gt;. Acesso em: 2 November 2016.</w:t>
              </w:r>
            </w:p>
            <w:p w14:paraId="454222BA" w14:textId="77777777" w:rsidR="00C517EF" w:rsidRPr="00C517EF" w:rsidRDefault="00C517EF" w:rsidP="00C517EF">
              <w:pPr>
                <w:pStyle w:val="Bibliography"/>
                <w:rPr>
                  <w:noProof/>
                  <w:lang w:val="en-US"/>
                </w:rPr>
              </w:pPr>
              <w:r w:rsidRPr="00C517EF">
                <w:rPr>
                  <w:noProof/>
                  <w:lang w:val="en-US"/>
                </w:rPr>
                <w:t xml:space="preserve">CHABOUD, A. P. et al. Rise of the machines: Algorithmic trading in the foreign exchange market. </w:t>
              </w:r>
              <w:r w:rsidRPr="00C517EF">
                <w:rPr>
                  <w:b/>
                  <w:bCs/>
                  <w:noProof/>
                  <w:lang w:val="en-US"/>
                </w:rPr>
                <w:t>The Journal of Finance</w:t>
              </w:r>
              <w:r w:rsidRPr="00C517EF">
                <w:rPr>
                  <w:noProof/>
                  <w:lang w:val="en-US"/>
                </w:rPr>
                <w:t>, v. 69, n. 5, p. 2045-2084, 2014.</w:t>
              </w:r>
            </w:p>
            <w:p w14:paraId="153B119D" w14:textId="77777777" w:rsidR="00C517EF" w:rsidRPr="00C517EF" w:rsidRDefault="00C517EF" w:rsidP="00C517EF">
              <w:pPr>
                <w:pStyle w:val="Bibliography"/>
                <w:rPr>
                  <w:noProof/>
                  <w:lang w:val="en-US"/>
                </w:rPr>
              </w:pPr>
              <w:r w:rsidRPr="00C517EF">
                <w:rPr>
                  <w:noProof/>
                  <w:lang w:val="en-US"/>
                </w:rPr>
                <w:t xml:space="preserve">CHAUVIN, Y.; RUMELHART, D. E. </w:t>
              </w:r>
              <w:r w:rsidRPr="00C517EF">
                <w:rPr>
                  <w:b/>
                  <w:bCs/>
                  <w:noProof/>
                  <w:lang w:val="en-US"/>
                </w:rPr>
                <w:t>Backpropagation:</w:t>
              </w:r>
              <w:r w:rsidRPr="00C517EF">
                <w:rPr>
                  <w:noProof/>
                  <w:lang w:val="en-US"/>
                </w:rPr>
                <w:t xml:space="preserve"> theory, architectures, and applications. New Jersey: Psychology Press, 1995.</w:t>
              </w:r>
            </w:p>
            <w:p w14:paraId="161F77EC" w14:textId="77777777" w:rsidR="00C517EF" w:rsidRPr="00C517EF" w:rsidRDefault="00C517EF" w:rsidP="00C517EF">
              <w:pPr>
                <w:pStyle w:val="Bibliography"/>
                <w:rPr>
                  <w:noProof/>
                  <w:lang w:val="en-US"/>
                </w:rPr>
              </w:pPr>
              <w:r w:rsidRPr="00C517EF">
                <w:rPr>
                  <w:noProof/>
                  <w:lang w:val="en-US"/>
                </w:rPr>
                <w:t xml:space="preserve">CHERMAN, E. A.; TSOUMAKAS, G.; MONARD, M. C. Active Learning Algorithms for Multi-label Data. </w:t>
              </w:r>
              <w:r w:rsidRPr="00C517EF">
                <w:rPr>
                  <w:b/>
                  <w:bCs/>
                  <w:noProof/>
                  <w:lang w:val="en-US"/>
                </w:rPr>
                <w:t>Artificial Intelligence Applications and Innovations: 12th IFIP WG 12.5 International Conference and Workshops</w:t>
              </w:r>
              <w:r w:rsidRPr="00C517EF">
                <w:rPr>
                  <w:noProof/>
                  <w:lang w:val="en-US"/>
                </w:rPr>
                <w:t>, Greece, 16-18 September 2016. 267-279.</w:t>
              </w:r>
            </w:p>
            <w:p w14:paraId="504861F0" w14:textId="77777777" w:rsidR="00C517EF" w:rsidRPr="00C517EF" w:rsidRDefault="00C517EF" w:rsidP="00C517EF">
              <w:pPr>
                <w:pStyle w:val="Bibliography"/>
                <w:rPr>
                  <w:noProof/>
                  <w:lang w:val="en-US"/>
                </w:rPr>
              </w:pPr>
              <w:r w:rsidRPr="00C517EF">
                <w:rPr>
                  <w:noProof/>
                  <w:lang w:val="en-US"/>
                </w:rPr>
                <w:t xml:space="preserve">CONNOR, J. T.; MARTIN, D.; ATLAS, L. E. Recurrent Neural Networks and Robust Time Series Prediction. </w:t>
              </w:r>
              <w:r w:rsidRPr="00C517EF">
                <w:rPr>
                  <w:b/>
                  <w:bCs/>
                  <w:noProof/>
                  <w:lang w:val="en-US"/>
                </w:rPr>
                <w:t>IEEE TRANSACTIONS ON NEURAL NETWORKS,</w:t>
              </w:r>
              <w:r w:rsidRPr="00C517EF">
                <w:rPr>
                  <w:noProof/>
                  <w:lang w:val="en-US"/>
                </w:rPr>
                <w:t xml:space="preserve"> v. 5, n. 2, p. 240-254, Março 1994.</w:t>
              </w:r>
            </w:p>
            <w:p w14:paraId="03E21FCA" w14:textId="77777777" w:rsidR="00C517EF" w:rsidRPr="00C517EF" w:rsidRDefault="00C517EF" w:rsidP="00C517EF">
              <w:pPr>
                <w:pStyle w:val="Bibliography"/>
                <w:rPr>
                  <w:noProof/>
                  <w:lang w:val="en-US"/>
                </w:rPr>
              </w:pPr>
              <w:r w:rsidRPr="00C517EF">
                <w:rPr>
                  <w:noProof/>
                  <w:lang w:val="en-US"/>
                </w:rPr>
                <w:t xml:space="preserve">DEMUTH, H.; BEALE, M. </w:t>
              </w:r>
              <w:r w:rsidRPr="00C517EF">
                <w:rPr>
                  <w:b/>
                  <w:bCs/>
                  <w:noProof/>
                  <w:lang w:val="en-US"/>
                </w:rPr>
                <w:t>Neural Network Toolbox:</w:t>
              </w:r>
              <w:r w:rsidRPr="00C517EF">
                <w:rPr>
                  <w:noProof/>
                  <w:lang w:val="en-US"/>
                </w:rPr>
                <w:t xml:space="preserve"> for use with Matlab. 4. ed. Natick: MathWorks, 2003. Disponivel em: &lt;http://www.dsc.ufcg.edu.br/~hmg/disciplinas/graduacao/rn-2016.1/RN-5b%20-%20Redes%20Neurais%20no%20Matlab.pdf&gt;.</w:t>
              </w:r>
            </w:p>
            <w:p w14:paraId="14EA3591" w14:textId="77777777" w:rsidR="00C517EF" w:rsidRDefault="00C517EF" w:rsidP="00C517EF">
              <w:pPr>
                <w:pStyle w:val="Bibliography"/>
                <w:rPr>
                  <w:noProof/>
                </w:rPr>
              </w:pPr>
              <w:r>
                <w:rPr>
                  <w:noProof/>
                </w:rPr>
                <w:t>DO CARMO ROQUE, R.; DE MELLO, F. L. Estudo sobre a empregabilidade da previsão do índice BOVESPA usando Redes Neurais Artificiais, 2009.</w:t>
              </w:r>
            </w:p>
            <w:p w14:paraId="7815C374" w14:textId="77777777" w:rsidR="00C517EF" w:rsidRDefault="00C517EF" w:rsidP="00C517EF">
              <w:pPr>
                <w:pStyle w:val="Bibliography"/>
                <w:rPr>
                  <w:noProof/>
                </w:rPr>
              </w:pPr>
              <w:r w:rsidRPr="00C517EF">
                <w:rPr>
                  <w:noProof/>
                  <w:lang w:val="en-US"/>
                </w:rPr>
                <w:t xml:space="preserve">FAHLMAN, S. E. An empirical study of learning speed in back-propagation networks. </w:t>
              </w:r>
              <w:r>
                <w:rPr>
                  <w:b/>
                  <w:bCs/>
                  <w:noProof/>
                </w:rPr>
                <w:t>Carnegie Mellon University: Research Showcase</w:t>
              </w:r>
              <w:r>
                <w:rPr>
                  <w:noProof/>
                </w:rPr>
                <w:t>, 1988.</w:t>
              </w:r>
            </w:p>
            <w:p w14:paraId="75F839CA" w14:textId="77777777" w:rsidR="00C517EF" w:rsidRDefault="00C517EF" w:rsidP="00C517EF">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4ECDF5F0" w14:textId="77777777" w:rsidR="00C517EF" w:rsidRPr="00C517EF" w:rsidRDefault="00C517EF" w:rsidP="00C517EF">
              <w:pPr>
                <w:pStyle w:val="Bibliography"/>
                <w:rPr>
                  <w:noProof/>
                  <w:lang w:val="en-US"/>
                </w:rPr>
              </w:pPr>
              <w:r w:rsidRPr="00C517EF">
                <w:rPr>
                  <w:noProof/>
                  <w:lang w:val="en-US"/>
                </w:rPr>
                <w:t xml:space="preserve">HAYKIN, S. </w:t>
              </w:r>
              <w:r w:rsidRPr="00C517EF">
                <w:rPr>
                  <w:b/>
                  <w:bCs/>
                  <w:noProof/>
                  <w:lang w:val="en-US"/>
                </w:rPr>
                <w:t>FEEDFORWARD NEURAL NETWORKS:</w:t>
              </w:r>
              <w:r w:rsidRPr="00C517EF">
                <w:rPr>
                  <w:noProof/>
                  <w:lang w:val="en-US"/>
                </w:rPr>
                <w:t xml:space="preserve"> AN INTRODUCTION. [S.l.]: [s.n.], 1998.</w:t>
              </w:r>
            </w:p>
            <w:p w14:paraId="4E60E642" w14:textId="77777777" w:rsidR="00C517EF" w:rsidRPr="00C517EF" w:rsidRDefault="00C517EF" w:rsidP="00C517EF">
              <w:pPr>
                <w:pStyle w:val="Bibliography"/>
                <w:rPr>
                  <w:noProof/>
                  <w:lang w:val="en-US"/>
                </w:rPr>
              </w:pPr>
              <w:r w:rsidRPr="00C517EF">
                <w:rPr>
                  <w:noProof/>
                  <w:lang w:val="en-US"/>
                </w:rPr>
                <w:t xml:space="preserve">HAYKIN, S. </w:t>
              </w:r>
              <w:r w:rsidRPr="00C517EF">
                <w:rPr>
                  <w:b/>
                  <w:bCs/>
                  <w:noProof/>
                  <w:lang w:val="en-US"/>
                </w:rPr>
                <w:t>Neural networks and learning machines</w:t>
              </w:r>
              <w:r w:rsidRPr="00C517EF">
                <w:rPr>
                  <w:noProof/>
                  <w:lang w:val="en-US"/>
                </w:rPr>
                <w:t>. Third Edition. ed. Upper Saddle River, NJ, USA: Pearson, 2009.</w:t>
              </w:r>
            </w:p>
            <w:p w14:paraId="766E454B" w14:textId="77777777" w:rsidR="00C517EF" w:rsidRPr="00C517EF" w:rsidRDefault="00C517EF" w:rsidP="00C517EF">
              <w:pPr>
                <w:pStyle w:val="Bibliography"/>
                <w:rPr>
                  <w:noProof/>
                  <w:lang w:val="en-US"/>
                </w:rPr>
              </w:pPr>
              <w:r>
                <w:rPr>
                  <w:noProof/>
                </w:rPr>
                <w:t xml:space="preserve">HEATON RESERACH. Javadoc Encog 3.3, 2014. Disponivel em: &lt;http://heatonresearch-site.s3-website-us-east-1.amazonaws.com/javadoc/encog-3.3/org/encog/package-summary.html&gt;. </w:t>
              </w:r>
              <w:r w:rsidRPr="00C517EF">
                <w:rPr>
                  <w:noProof/>
                  <w:lang w:val="en-US"/>
                </w:rPr>
                <w:t>Acesso em: 1 Outubro 2016.</w:t>
              </w:r>
            </w:p>
            <w:p w14:paraId="7F654DD8" w14:textId="77777777" w:rsidR="00C517EF" w:rsidRPr="00C517EF" w:rsidRDefault="00C517EF" w:rsidP="00C517EF">
              <w:pPr>
                <w:pStyle w:val="Bibliography"/>
                <w:rPr>
                  <w:noProof/>
                  <w:lang w:val="en-US"/>
                </w:rPr>
              </w:pPr>
              <w:r w:rsidRPr="00C517EF">
                <w:rPr>
                  <w:noProof/>
                  <w:lang w:val="en-US"/>
                </w:rPr>
                <w:t xml:space="preserve">HEATON, J. </w:t>
              </w:r>
              <w:r w:rsidRPr="00C517EF">
                <w:rPr>
                  <w:b/>
                  <w:bCs/>
                  <w:noProof/>
                  <w:lang w:val="en-US"/>
                </w:rPr>
                <w:t>Programming Neural Networks with Encog3 in Java</w:t>
              </w:r>
              <w:r w:rsidRPr="00C517EF">
                <w:rPr>
                  <w:noProof/>
                  <w:lang w:val="en-US"/>
                </w:rPr>
                <w:t>. St. Louis: Heaton Research, 2011.</w:t>
              </w:r>
            </w:p>
            <w:p w14:paraId="6C68648E" w14:textId="77777777" w:rsidR="00C517EF" w:rsidRPr="00C517EF" w:rsidRDefault="00C517EF" w:rsidP="00C517EF">
              <w:pPr>
                <w:pStyle w:val="Bibliography"/>
                <w:rPr>
                  <w:noProof/>
                  <w:lang w:val="en-US"/>
                </w:rPr>
              </w:pPr>
              <w:r w:rsidRPr="00C517EF">
                <w:rPr>
                  <w:noProof/>
                  <w:lang w:val="en-US"/>
                </w:rPr>
                <w:t xml:space="preserve">HENDERSHOTT, T.; JONES, C. M.; MENKVELD, A. J. Does algorithmic trading improve liquidity? </w:t>
              </w:r>
              <w:r w:rsidRPr="00C517EF">
                <w:rPr>
                  <w:b/>
                  <w:bCs/>
                  <w:noProof/>
                  <w:lang w:val="en-US"/>
                </w:rPr>
                <w:t>The Journal of Finance</w:t>
              </w:r>
              <w:r w:rsidRPr="00C517EF">
                <w:rPr>
                  <w:noProof/>
                  <w:lang w:val="en-US"/>
                </w:rPr>
                <w:t>, v. 66, n. 1, p. 1-33, 2011.</w:t>
              </w:r>
            </w:p>
            <w:p w14:paraId="7BE69CFC" w14:textId="77777777" w:rsidR="00C517EF" w:rsidRDefault="00C517EF" w:rsidP="00C517EF">
              <w:pPr>
                <w:pStyle w:val="Bibliography"/>
                <w:rPr>
                  <w:noProof/>
                </w:rPr>
              </w:pPr>
              <w:r w:rsidRPr="00C517EF">
                <w:rPr>
                  <w:noProof/>
                  <w:lang w:val="en-US"/>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5921640F" w14:textId="77777777" w:rsidR="00C517EF" w:rsidRPr="00C517EF" w:rsidRDefault="00C517EF" w:rsidP="00C517EF">
              <w:pPr>
                <w:pStyle w:val="Bibliography"/>
                <w:rPr>
                  <w:noProof/>
                  <w:lang w:val="en-US"/>
                </w:rPr>
              </w:pPr>
              <w:r w:rsidRPr="00C517EF">
                <w:rPr>
                  <w:noProof/>
                  <w:lang w:val="en-US"/>
                </w:rPr>
                <w:t xml:space="preserve">KATHLEEN, C.; KOMAKI, I. How This Hedge Fund Robot Outsmarted Its Human Master. </w:t>
              </w:r>
              <w:r w:rsidRPr="00C517EF">
                <w:rPr>
                  <w:b/>
                  <w:bCs/>
                  <w:noProof/>
                  <w:lang w:val="en-US"/>
                </w:rPr>
                <w:t>Bloomberg News</w:t>
              </w:r>
              <w:r w:rsidRPr="00C517EF">
                <w:rPr>
                  <w:noProof/>
                  <w:lang w:val="en-US"/>
                </w:rPr>
                <w:t>, 2016. Disponivel em: &lt;http://www.bloomberg.com/news/articles/2016-08-21/hedge-fund-robot-outsmarts-human-master-as-ai-passes-brexit-test&gt;. Acesso em: 22 Outubro 2016.</w:t>
              </w:r>
            </w:p>
            <w:p w14:paraId="71087EAB" w14:textId="77777777" w:rsidR="00C517EF" w:rsidRDefault="00C517EF" w:rsidP="00C517EF">
              <w:pPr>
                <w:pStyle w:val="Bibliography"/>
                <w:rPr>
                  <w:noProof/>
                </w:rPr>
              </w:pPr>
              <w:r w:rsidRPr="00C517EF">
                <w:rPr>
                  <w:noProof/>
                  <w:lang w:val="en-US"/>
                </w:rPr>
                <w:t xml:space="preserve">KIMOTO, T. et al. Stock Market Prediction System with Modular Neural Networks. </w:t>
              </w:r>
              <w:r>
                <w:rPr>
                  <w:b/>
                  <w:bCs/>
                  <w:noProof/>
                </w:rPr>
                <w:t>1990 IJCNN International Joint Conference on</w:t>
              </w:r>
              <w:r>
                <w:rPr>
                  <w:noProof/>
                </w:rPr>
                <w:t>, Junho 1990. 1-6.</w:t>
              </w:r>
            </w:p>
            <w:p w14:paraId="6DF0638C" w14:textId="77777777" w:rsidR="00C517EF" w:rsidRDefault="00C517EF" w:rsidP="00C517EF">
              <w:pPr>
                <w:pStyle w:val="Bibliography"/>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A27F4C3" w14:textId="77777777" w:rsidR="00C517EF" w:rsidRDefault="00C517EF" w:rsidP="00C517EF">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9E59CE8" w14:textId="77777777" w:rsidR="00C517EF" w:rsidRPr="00C517EF" w:rsidRDefault="00C517EF" w:rsidP="00C517EF">
              <w:pPr>
                <w:pStyle w:val="Bibliography"/>
                <w:rPr>
                  <w:noProof/>
                  <w:lang w:val="en-US"/>
                </w:rPr>
              </w:pPr>
              <w:r w:rsidRPr="00C517EF">
                <w:rPr>
                  <w:noProof/>
                  <w:lang w:val="en-US"/>
                </w:rPr>
                <w:t xml:space="preserve">MARKOWITZ, H. Portfolio Selection. </w:t>
              </w:r>
              <w:r w:rsidRPr="00C517EF">
                <w:rPr>
                  <w:b/>
                  <w:bCs/>
                  <w:noProof/>
                  <w:lang w:val="en-US"/>
                </w:rPr>
                <w:t>The Journal of Finance</w:t>
              </w:r>
              <w:r w:rsidRPr="00C517EF">
                <w:rPr>
                  <w:noProof/>
                  <w:lang w:val="en-US"/>
                </w:rPr>
                <w:t>, 7, n. 1, Março 1952. 77-91.</w:t>
              </w:r>
            </w:p>
            <w:p w14:paraId="68C12F5E" w14:textId="77777777" w:rsidR="00C517EF" w:rsidRPr="00C517EF" w:rsidRDefault="00C517EF" w:rsidP="00C517EF">
              <w:pPr>
                <w:pStyle w:val="Bibliography"/>
                <w:rPr>
                  <w:noProof/>
                  <w:lang w:val="en-US"/>
                </w:rPr>
              </w:pPr>
              <w:r w:rsidRPr="00C517EF">
                <w:rPr>
                  <w:noProof/>
                  <w:lang w:val="en-US"/>
                </w:rPr>
                <w:t xml:space="preserve">MATHWORKS. Matlab. </w:t>
              </w:r>
              <w:r w:rsidRPr="00C517EF">
                <w:rPr>
                  <w:b/>
                  <w:bCs/>
                  <w:noProof/>
                  <w:lang w:val="en-US"/>
                </w:rPr>
                <w:t>MathWorks Products</w:t>
              </w:r>
              <w:r w:rsidRPr="00C517EF">
                <w:rPr>
                  <w:noProof/>
                  <w:lang w:val="en-US"/>
                </w:rPr>
                <w:t>. Disponivel em: &lt;https://www.mathworks.com/products/matlab&gt;. Acesso em: 2 Novembro 2016.</w:t>
              </w:r>
            </w:p>
            <w:p w14:paraId="5643271A" w14:textId="77777777" w:rsidR="00C517EF" w:rsidRPr="00C517EF" w:rsidRDefault="00C517EF" w:rsidP="00C517EF">
              <w:pPr>
                <w:pStyle w:val="Bibliography"/>
                <w:rPr>
                  <w:noProof/>
                  <w:lang w:val="en-US"/>
                </w:rPr>
              </w:pPr>
              <w:r w:rsidRPr="00C517EF">
                <w:rPr>
                  <w:noProof/>
                  <w:lang w:val="en-US"/>
                </w:rPr>
                <w:t xml:space="preserve">MCCULLOCH, W. S.; PITTS, W. H. A logical calculus of the ideas immanent in nervous activity. </w:t>
              </w:r>
              <w:r w:rsidRPr="00C517EF">
                <w:rPr>
                  <w:b/>
                  <w:bCs/>
                  <w:noProof/>
                  <w:lang w:val="en-US"/>
                </w:rPr>
                <w:t>The bulletin of mathematical biophysics</w:t>
              </w:r>
              <w:r w:rsidRPr="00C517EF">
                <w:rPr>
                  <w:noProof/>
                  <w:lang w:val="en-US"/>
                </w:rPr>
                <w:t>, v. 5, n. 4, p. 115-133, 1943.</w:t>
              </w:r>
            </w:p>
            <w:p w14:paraId="693FF73F" w14:textId="77777777" w:rsidR="00C517EF" w:rsidRDefault="00C517EF" w:rsidP="00C517EF">
              <w:pPr>
                <w:pStyle w:val="Bibliography"/>
                <w:rPr>
                  <w:noProof/>
                </w:rPr>
              </w:pPr>
              <w:r w:rsidRPr="00C517EF">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55FD0DD1" w14:textId="77777777" w:rsidR="00C517EF" w:rsidRPr="00C517EF" w:rsidRDefault="00C517EF" w:rsidP="00C517EF">
              <w:pPr>
                <w:pStyle w:val="Bibliography"/>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C517EF">
                <w:rPr>
                  <w:noProof/>
                  <w:lang w:val="en-US"/>
                </w:rPr>
                <w:t>Acesso em: 31 Outubro 2016.</w:t>
              </w:r>
            </w:p>
            <w:p w14:paraId="6807F446" w14:textId="77777777" w:rsidR="00C517EF" w:rsidRDefault="00C517EF" w:rsidP="00C517EF">
              <w:pPr>
                <w:pStyle w:val="Bibliography"/>
                <w:rPr>
                  <w:noProof/>
                </w:rPr>
              </w:pPr>
              <w:r w:rsidRPr="00C517EF">
                <w:rPr>
                  <w:noProof/>
                  <w:lang w:val="en-US"/>
                </w:rPr>
                <w:t xml:space="preserve">MØLLER, M. F. A scaled conjugate gradient algorithm for fast supervised learning. </w:t>
              </w:r>
              <w:r>
                <w:rPr>
                  <w:b/>
                  <w:bCs/>
                  <w:noProof/>
                </w:rPr>
                <w:t>Neural networks</w:t>
              </w:r>
              <w:r>
                <w:rPr>
                  <w:noProof/>
                </w:rPr>
                <w:t>, v. 6, n. 4, p. 525-533, 1993.</w:t>
              </w:r>
            </w:p>
            <w:p w14:paraId="14330A1C" w14:textId="77777777" w:rsidR="00C517EF" w:rsidRDefault="00C517EF" w:rsidP="00C517EF">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05177E23" w14:textId="77777777" w:rsidR="00C517EF" w:rsidRDefault="00C517EF" w:rsidP="00C517EF">
              <w:pPr>
                <w:pStyle w:val="Bibliography"/>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714EAD66" w14:textId="77777777" w:rsidR="00C517EF" w:rsidRDefault="00C517EF" w:rsidP="00C517EF">
              <w:pPr>
                <w:pStyle w:val="Bibliography"/>
                <w:rPr>
                  <w:noProof/>
                </w:rPr>
              </w:pPr>
              <w:r w:rsidRPr="00C517EF">
                <w:rPr>
                  <w:noProof/>
                  <w:lang w:val="en-US"/>
                </w:rPr>
                <w:t xml:space="preserve">NEUROPH. Neuroph Studio JavaDoc. </w:t>
              </w:r>
              <w:r w:rsidRPr="00C517EF">
                <w:rPr>
                  <w:b/>
                  <w:bCs/>
                  <w:noProof/>
                  <w:lang w:val="en-US"/>
                </w:rPr>
                <w:t>Neuroph Studio</w:t>
              </w:r>
              <w:r w:rsidRPr="00C517EF">
                <w:rPr>
                  <w:noProof/>
                  <w:lang w:val="en-US"/>
                </w:rPr>
                <w:t xml:space="preserve">, 2014. </w:t>
              </w:r>
              <w:r>
                <w:rPr>
                  <w:noProof/>
                </w:rPr>
                <w:t>Disponivel em: &lt;http://neuroph.sourceforge.net/javadoc/index.html&gt;. Acesso em: 2 Novembro 2016.</w:t>
              </w:r>
            </w:p>
            <w:p w14:paraId="725F1418" w14:textId="77777777" w:rsidR="00C517EF" w:rsidRDefault="00C517EF" w:rsidP="00C517EF">
              <w:pPr>
                <w:pStyle w:val="Bibliography"/>
                <w:rPr>
                  <w:noProof/>
                </w:rPr>
              </w:pPr>
              <w:r>
                <w:rPr>
                  <w:noProof/>
                </w:rPr>
                <w:t xml:space="preserve">NEUROPH. Neuroph v2.92. </w:t>
              </w:r>
              <w:r>
                <w:rPr>
                  <w:b/>
                  <w:bCs/>
                  <w:noProof/>
                </w:rPr>
                <w:t>Neuroph</w:t>
              </w:r>
              <w:r>
                <w:rPr>
                  <w:noProof/>
                </w:rPr>
                <w:t>. Disponivel em: &lt;http://neuroph.sourceforge.net/&gt;. Acesso em: 2 Novembro 2016.</w:t>
              </w:r>
            </w:p>
            <w:p w14:paraId="4492C83E" w14:textId="77777777" w:rsidR="00C517EF" w:rsidRDefault="00C517EF" w:rsidP="00C517EF">
              <w:pPr>
                <w:pStyle w:val="Bibliography"/>
                <w:rPr>
                  <w:noProof/>
                </w:rPr>
              </w:pPr>
              <w:r>
                <w:rPr>
                  <w:noProof/>
                </w:rPr>
                <w:t xml:space="preserve">NUMERAI. About: Numerai. </w:t>
              </w:r>
              <w:r>
                <w:rPr>
                  <w:b/>
                  <w:bCs/>
                  <w:noProof/>
                </w:rPr>
                <w:t>Numerai web site</w:t>
              </w:r>
              <w:r>
                <w:rPr>
                  <w:noProof/>
                </w:rPr>
                <w:t>, 2016. Disponivel em: &lt;https://numer.ai/about&gt;. Acesso em: 16 November 2016.</w:t>
              </w:r>
            </w:p>
            <w:p w14:paraId="4E18BF2D" w14:textId="77777777" w:rsidR="00C517EF" w:rsidRDefault="00C517EF" w:rsidP="00C517EF">
              <w:pPr>
                <w:pStyle w:val="Bibliography"/>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266AF438" w14:textId="77777777" w:rsidR="00C517EF" w:rsidRPr="00C517EF" w:rsidRDefault="00C517EF" w:rsidP="00C517EF">
              <w:pPr>
                <w:pStyle w:val="Bibliography"/>
                <w:rPr>
                  <w:noProof/>
                  <w:lang w:val="en-US"/>
                </w:rPr>
              </w:pPr>
              <w:r w:rsidRPr="00C517EF">
                <w:rPr>
                  <w:noProof/>
                  <w:lang w:val="en-US"/>
                </w:rPr>
                <w:t xml:space="preserve">ORACLE. Articles. </w:t>
              </w:r>
              <w:r w:rsidRPr="00C517EF">
                <w:rPr>
                  <w:b/>
                  <w:bCs/>
                  <w:noProof/>
                  <w:lang w:val="en-US"/>
                </w:rPr>
                <w:t>Oracle Tech Network Articles</w:t>
              </w:r>
              <w:r w:rsidRPr="00C517EF">
                <w:rPr>
                  <w:noProof/>
                  <w:lang w:val="en-US"/>
                </w:rPr>
                <w:t xml:space="preserve">, 2014. </w:t>
              </w:r>
              <w:r>
                <w:rPr>
                  <w:noProof/>
                </w:rPr>
                <w:t xml:space="preserve">Disponivel em: &lt;http://www.oracle.com/technetwork/articles/java/ma14-java-se-8-streams-2177646.html&gt;. </w:t>
              </w:r>
              <w:r w:rsidRPr="00C517EF">
                <w:rPr>
                  <w:noProof/>
                  <w:lang w:val="en-US"/>
                </w:rPr>
                <w:t>Acesso em: 11 Abril 2017.</w:t>
              </w:r>
            </w:p>
            <w:p w14:paraId="7027DE22" w14:textId="77777777" w:rsidR="00C517EF" w:rsidRPr="00C517EF" w:rsidRDefault="00C517EF" w:rsidP="00C517EF">
              <w:pPr>
                <w:pStyle w:val="Bibliography"/>
                <w:rPr>
                  <w:noProof/>
                  <w:lang w:val="en-US"/>
                </w:rPr>
              </w:pPr>
              <w:r w:rsidRPr="00C517EF">
                <w:rPr>
                  <w:noProof/>
                  <w:lang w:val="en-US"/>
                </w:rPr>
                <w:t xml:space="preserve">REFENES, A. N.; ZAPRANIS, A.; FRANCIS, G. Stock performance modeling using neural networks: A comparative study with regression models. </w:t>
              </w:r>
              <w:r w:rsidRPr="00C517EF">
                <w:rPr>
                  <w:b/>
                  <w:bCs/>
                  <w:noProof/>
                  <w:lang w:val="en-US"/>
                </w:rPr>
                <w:t>Neural Networks</w:t>
              </w:r>
              <w:r w:rsidRPr="00C517EF">
                <w:rPr>
                  <w:noProof/>
                  <w:lang w:val="en-US"/>
                </w:rPr>
                <w:t>, Oxford, 7, n. 2, 1994. 375-388.</w:t>
              </w:r>
            </w:p>
            <w:p w14:paraId="4481BDBB" w14:textId="77777777" w:rsidR="00C517EF" w:rsidRPr="00C517EF" w:rsidRDefault="00C517EF" w:rsidP="00C517EF">
              <w:pPr>
                <w:pStyle w:val="Bibliography"/>
                <w:rPr>
                  <w:noProof/>
                  <w:lang w:val="en-US"/>
                </w:rPr>
              </w:pPr>
              <w:r w:rsidRPr="00C517EF">
                <w:rPr>
                  <w:noProof/>
                  <w:lang w:val="en-US"/>
                </w:rPr>
                <w:t xml:space="preserve">RIEDMILLER, M.; BRAUN, H. A direct adaptive method for faster backpropagation learning: The RPROP algorithm. </w:t>
              </w:r>
              <w:r w:rsidRPr="00C517EF">
                <w:rPr>
                  <w:b/>
                  <w:bCs/>
                  <w:noProof/>
                  <w:lang w:val="en-US"/>
                </w:rPr>
                <w:t>Neural Networks, 1993., IEEE International Conference On.</w:t>
              </w:r>
              <w:r w:rsidRPr="00C517EF">
                <w:rPr>
                  <w:noProof/>
                  <w:lang w:val="en-US"/>
                </w:rPr>
                <w:t>, 1993. 586-591.</w:t>
              </w:r>
            </w:p>
            <w:p w14:paraId="405880AE" w14:textId="77777777" w:rsidR="00C517EF" w:rsidRPr="00C517EF" w:rsidRDefault="00C517EF" w:rsidP="00C517EF">
              <w:pPr>
                <w:pStyle w:val="Bibliography"/>
                <w:rPr>
                  <w:noProof/>
                  <w:lang w:val="en-US"/>
                </w:rPr>
              </w:pPr>
              <w:r w:rsidRPr="00C517EF">
                <w:rPr>
                  <w:noProof/>
                  <w:lang w:val="en-US"/>
                </w:rPr>
                <w:t xml:space="preserve">RUSSELL, S. J.; NORVIG, P. </w:t>
              </w:r>
              <w:r w:rsidRPr="00C517EF">
                <w:rPr>
                  <w:b/>
                  <w:bCs/>
                  <w:noProof/>
                  <w:lang w:val="en-US"/>
                </w:rPr>
                <w:t>Artificial Intelligence:</w:t>
              </w:r>
              <w:r w:rsidRPr="00C517EF">
                <w:rPr>
                  <w:noProof/>
                  <w:lang w:val="en-US"/>
                </w:rPr>
                <w:t xml:space="preserve"> a modern approach. 3ª. ed. New Jersey: Prentice Hall, 2005.</w:t>
              </w:r>
            </w:p>
            <w:p w14:paraId="1E4D7392" w14:textId="77777777" w:rsidR="00C517EF" w:rsidRPr="00C517EF" w:rsidRDefault="00C517EF" w:rsidP="00C517EF">
              <w:pPr>
                <w:pStyle w:val="Bibliography"/>
                <w:rPr>
                  <w:noProof/>
                  <w:lang w:val="en-US"/>
                </w:rPr>
              </w:pPr>
              <w:r w:rsidRPr="00C517EF">
                <w:rPr>
                  <w:noProof/>
                  <w:lang w:val="en-US"/>
                </w:rPr>
                <w:t xml:space="preserve">SRIVASTAVA, N. et al. Dropout: a simple way to prevent neural networks from overfitting. </w:t>
              </w:r>
              <w:r w:rsidRPr="00C517EF">
                <w:rPr>
                  <w:b/>
                  <w:bCs/>
                  <w:noProof/>
                  <w:lang w:val="en-US"/>
                </w:rPr>
                <w:t>Journal of Machine Learning Research</w:t>
              </w:r>
              <w:r w:rsidRPr="00C517EF">
                <w:rPr>
                  <w:noProof/>
                  <w:lang w:val="en-US"/>
                </w:rPr>
                <w:t>, v. 15, n. 1, p. 1929-1958, 2014.</w:t>
              </w:r>
            </w:p>
            <w:p w14:paraId="1C577225" w14:textId="77777777" w:rsidR="00C517EF" w:rsidRDefault="00C517EF" w:rsidP="00C517EF">
              <w:pPr>
                <w:pStyle w:val="Bibliography"/>
                <w:rPr>
                  <w:noProof/>
                </w:rPr>
              </w:pPr>
              <w:r w:rsidRPr="00C517EF">
                <w:rPr>
                  <w:noProof/>
                  <w:lang w:val="en-US"/>
                </w:rPr>
                <w:t xml:space="preserve">TAFNER, M. A. Redes Neurais Artificiais: Aprendizado e Plasticidade, 1998. </w:t>
              </w:r>
              <w:r>
                <w:rPr>
                  <w:noProof/>
                </w:rPr>
                <w:t>Disponivel em: &lt;http://www.cerebromente.org.br/n05/tecnologia/rna.htm#neuronio&gt;. Acesso em: 25 Setembro 2016.</w:t>
              </w:r>
            </w:p>
            <w:p w14:paraId="61C2C191" w14:textId="77777777" w:rsidR="00C517EF" w:rsidRPr="00C517EF" w:rsidRDefault="00C517EF" w:rsidP="00C517EF">
              <w:pPr>
                <w:pStyle w:val="Bibliography"/>
                <w:rPr>
                  <w:noProof/>
                  <w:lang w:val="en-US"/>
                </w:rPr>
              </w:pPr>
              <w:r>
                <w:rPr>
                  <w:noProof/>
                </w:rPr>
                <w:t xml:space="preserve">THOMAZ, C. E.; VELLASCO, M. M. B. R. Análise de Tendências de Mercado por Redes Neurais Artificiais. </w:t>
              </w:r>
              <w:r w:rsidRPr="00C517EF">
                <w:rPr>
                  <w:b/>
                  <w:bCs/>
                  <w:noProof/>
                  <w:lang w:val="en-US"/>
                </w:rPr>
                <w:t>7º CBRN – Congresso Brasileiro de Redes Neurais</w:t>
              </w:r>
              <w:r w:rsidRPr="00C517EF">
                <w:rPr>
                  <w:noProof/>
                  <w:lang w:val="en-US"/>
                </w:rPr>
                <w:t>, Natal, 2005.</w:t>
              </w:r>
            </w:p>
            <w:p w14:paraId="0788C680" w14:textId="77777777" w:rsidR="00C517EF" w:rsidRPr="00C517EF" w:rsidRDefault="00C517EF" w:rsidP="00C517EF">
              <w:pPr>
                <w:pStyle w:val="Bibliography"/>
                <w:rPr>
                  <w:noProof/>
                  <w:lang w:val="en-US"/>
                </w:rPr>
              </w:pPr>
              <w:r w:rsidRPr="00C517EF">
                <w:rPr>
                  <w:noProof/>
                  <w:lang w:val="en-US"/>
                </w:rPr>
                <w:t xml:space="preserve">TURING, A. M. Computing machinery and intelligence. </w:t>
              </w:r>
              <w:r w:rsidRPr="00C517EF">
                <w:rPr>
                  <w:b/>
                  <w:bCs/>
                  <w:noProof/>
                  <w:lang w:val="en-US"/>
                </w:rPr>
                <w:t>Mind</w:t>
              </w:r>
              <w:r w:rsidRPr="00C517EF">
                <w:rPr>
                  <w:noProof/>
                  <w:lang w:val="en-US"/>
                </w:rPr>
                <w:t>, v. 59, n. 236, p. 433-460, 1950.</w:t>
              </w:r>
            </w:p>
            <w:p w14:paraId="2533C26A" w14:textId="77777777" w:rsidR="00C517EF" w:rsidRDefault="00C517EF" w:rsidP="00C517EF">
              <w:pPr>
                <w:pStyle w:val="Bibliography"/>
                <w:rPr>
                  <w:noProof/>
                </w:rPr>
              </w:pPr>
              <w:r w:rsidRPr="00C517EF">
                <w:rPr>
                  <w:noProof/>
                  <w:lang w:val="en-US"/>
                </w:rPr>
                <w:t xml:space="preserve">UNIVERSITY OF WAIKATO. Weka 3: Data Mining Software in Java. </w:t>
              </w:r>
              <w:r>
                <w:rPr>
                  <w:b/>
                  <w:bCs/>
                  <w:noProof/>
                </w:rPr>
                <w:t>Weka</w:t>
              </w:r>
              <w:r>
                <w:rPr>
                  <w:noProof/>
                </w:rPr>
                <w:t>. Disponivel em: &lt;http://www.cs.waikato.ac.nz/ml/weka/documentation.html&gt;. Acesso em: 2 Novembro 2016.</w:t>
              </w:r>
            </w:p>
            <w:p w14:paraId="4DB632E6" w14:textId="77777777" w:rsidR="00C517EF" w:rsidRDefault="00C517EF" w:rsidP="00C517EF">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61CB8BF3" w14:textId="77777777" w:rsidR="00C517EF" w:rsidRPr="00C517EF" w:rsidRDefault="00C517EF" w:rsidP="00C517EF">
              <w:pPr>
                <w:pStyle w:val="Bibliography"/>
                <w:rPr>
                  <w:noProof/>
                  <w:lang w:val="en-US"/>
                </w:rPr>
              </w:pPr>
              <w:r>
                <w:rPr>
                  <w:noProof/>
                </w:rPr>
                <w:t xml:space="preserve">WEKA. Class MultilayerPerceptron. </w:t>
              </w:r>
              <w:r>
                <w:rPr>
                  <w:b/>
                  <w:bCs/>
                  <w:noProof/>
                </w:rPr>
                <w:t>Weka Documentation</w:t>
              </w:r>
              <w:r>
                <w:rPr>
                  <w:noProof/>
                </w:rPr>
                <w:t xml:space="preserve">. Disponivel em: &lt;http://weka.sourceforge.net/doc.stable/weka/classifiers/functions/MultilayerPerceptron.html&gt;. </w:t>
              </w:r>
              <w:r w:rsidRPr="00C517EF">
                <w:rPr>
                  <w:noProof/>
                  <w:lang w:val="en-US"/>
                </w:rPr>
                <w:t>Acesso em: 2 Novembro 2016.</w:t>
              </w:r>
            </w:p>
            <w:p w14:paraId="58C4E6C8" w14:textId="77777777" w:rsidR="00C517EF" w:rsidRDefault="00C517EF" w:rsidP="00C517EF">
              <w:pPr>
                <w:pStyle w:val="Bibliography"/>
                <w:rPr>
                  <w:noProof/>
                </w:rPr>
              </w:pPr>
              <w:r w:rsidRPr="00C517EF">
                <w:rPr>
                  <w:noProof/>
                  <w:lang w:val="en-US"/>
                </w:rPr>
                <w:t xml:space="preserve">WINRICH, B. </w:t>
              </w:r>
              <w:r w:rsidRPr="00C517EF">
                <w:rPr>
                  <w:b/>
                  <w:bCs/>
                  <w:noProof/>
                  <w:lang w:val="en-US"/>
                </w:rPr>
                <w:t>Training and Source Code Generation for Artificial Neural Networks</w:t>
              </w:r>
              <w:r w:rsidRPr="00C517EF">
                <w:rPr>
                  <w:noProof/>
                  <w:lang w:val="en-US"/>
                </w:rPr>
                <w:t xml:space="preserve">. Rhode Island. 2015. Tese de Doutorado (Master of Science in Computer Science). </w:t>
              </w:r>
              <w:r>
                <w:rPr>
                  <w:noProof/>
                </w:rPr>
                <w:t>University of Rhode Island.</w:t>
              </w:r>
            </w:p>
            <w:p w14:paraId="28720E08" w14:textId="55910290" w:rsidR="007759A3" w:rsidRDefault="007759A3" w:rsidP="00C517EF">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93"/>
      <w:footerReference w:type="default" r:id="rId9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Andreia Machion" w:date="2017-05-31T17:17:00Z" w:initials="AM">
    <w:p w14:paraId="5913F9F2" w14:textId="57427E58" w:rsidR="005856B2" w:rsidRDefault="005856B2">
      <w:pPr>
        <w:pStyle w:val="CommentText"/>
      </w:pPr>
      <w:r>
        <w:rPr>
          <w:rStyle w:val="CommentReference"/>
        </w:rPr>
        <w:annotationRef/>
      </w:r>
      <w:r>
        <w:t>como eles medem?</w:t>
      </w:r>
    </w:p>
  </w:comment>
  <w:comment w:id="21" w:author="mario" w:date="2017-06-05T08:45:00Z" w:initials="m">
    <w:p w14:paraId="53F56093" w14:textId="57291F46" w:rsidR="005856B2" w:rsidRDefault="005856B2">
      <w:pPr>
        <w:pStyle w:val="CommentText"/>
      </w:pPr>
      <w:r>
        <w:rPr>
          <w:rStyle w:val="CommentReference"/>
        </w:rPr>
        <w:annotationRef/>
      </w:r>
      <w:r>
        <w:t>Done</w:t>
      </w:r>
    </w:p>
  </w:comment>
  <w:comment w:id="22" w:author="Andreia Machion" w:date="2017-05-31T17:38:00Z" w:initials="AM">
    <w:p w14:paraId="04289D27" w14:textId="0B6DCA82" w:rsidR="005856B2" w:rsidRDefault="005856B2">
      <w:pPr>
        <w:pStyle w:val="CommentText"/>
      </w:pPr>
      <w:r>
        <w:rPr>
          <w:rStyle w:val="CommentReference"/>
        </w:rPr>
        <w:annotationRef/>
      </w:r>
      <w:r>
        <w:t>ficou estranho, como o desenvolvimento de um software se contrapõe à aplicação de redes neurais</w:t>
      </w:r>
    </w:p>
    <w:p w14:paraId="0DFE9EB8" w14:textId="4B975EC4" w:rsidR="005856B2" w:rsidRDefault="005856B2">
      <w:pPr>
        <w:pStyle w:val="CommentText"/>
      </w:pPr>
      <w:r>
        <w:t xml:space="preserve">a partir </w:t>
      </w:r>
    </w:p>
  </w:comment>
  <w:comment w:id="23" w:author="Andreia Machion" w:date="2017-06-02T18:23:00Z" w:initials="AM">
    <w:p w14:paraId="463D5918" w14:textId="0C0C92CF" w:rsidR="005856B2" w:rsidRDefault="005856B2">
      <w:pPr>
        <w:pStyle w:val="CommentText"/>
      </w:pPr>
      <w:r>
        <w:rPr>
          <w:rStyle w:val="CommentReference"/>
        </w:rPr>
        <w:annotationRef/>
      </w:r>
      <w:r>
        <w:t>a partir da fundamentação desenvolvida este projeto propões o desenvolvimento de um ....</w:t>
      </w:r>
    </w:p>
  </w:comment>
  <w:comment w:id="24" w:author="mario" w:date="2017-06-05T08:55:00Z" w:initials="m">
    <w:p w14:paraId="7E202961" w14:textId="66C8D912" w:rsidR="005856B2" w:rsidRDefault="005856B2">
      <w:pPr>
        <w:pStyle w:val="CommentText"/>
      </w:pPr>
      <w:r>
        <w:rPr>
          <w:rStyle w:val="CommentReference"/>
        </w:rPr>
        <w:annotationRef/>
      </w:r>
      <w:r>
        <w:t>Done</w:t>
      </w:r>
    </w:p>
  </w:comment>
  <w:comment w:id="35" w:author="Andreia Machion" w:date="2017-06-02T19:10:00Z" w:initials="AM">
    <w:p w14:paraId="7097D00E" w14:textId="1216D422" w:rsidR="005856B2" w:rsidRDefault="005856B2">
      <w:pPr>
        <w:pStyle w:val="CommentText"/>
      </w:pPr>
      <w:r>
        <w:rPr>
          <w:rStyle w:val="CommentReference"/>
        </w:rPr>
        <w:annotationRef/>
      </w:r>
      <w:r>
        <w:t>referenciar tudo</w:t>
      </w:r>
    </w:p>
  </w:comment>
  <w:comment w:id="36" w:author="mario" w:date="2017-06-05T09:10:00Z" w:initials="m">
    <w:p w14:paraId="2A04FE6A" w14:textId="636BD579" w:rsidR="005856B2" w:rsidRDefault="005856B2">
      <w:pPr>
        <w:pStyle w:val="CommentText"/>
      </w:pPr>
      <w:r>
        <w:rPr>
          <w:rStyle w:val="CommentReference"/>
        </w:rPr>
        <w:annotationRef/>
      </w:r>
      <w:r>
        <w:t>Done</w:t>
      </w:r>
    </w:p>
  </w:comment>
  <w:comment w:id="54" w:author="Andreia Machion" w:date="2017-05-31T19:41:00Z" w:initials="AM">
    <w:p w14:paraId="747F053B" w14:textId="49C988E9" w:rsidR="005856B2" w:rsidRDefault="005856B2">
      <w:pPr>
        <w:pStyle w:val="CommentText"/>
      </w:pPr>
      <w:r>
        <w:rPr>
          <w:rStyle w:val="CommentReference"/>
        </w:rPr>
        <w:annotationRef/>
      </w:r>
      <w:r>
        <w:t>demonstrar refere-se a uma demonstração matemática</w:t>
      </w:r>
    </w:p>
  </w:comment>
  <w:comment w:id="55" w:author="Andreia Machion" w:date="2017-05-31T19:44:00Z" w:initials="AM">
    <w:p w14:paraId="6A8C2A21" w14:textId="429288E0" w:rsidR="005856B2" w:rsidRDefault="005856B2">
      <w:pPr>
        <w:pStyle w:val="CommentText"/>
      </w:pPr>
      <w:r>
        <w:rPr>
          <w:rStyle w:val="CommentReference"/>
        </w:rPr>
        <w:annotationRef/>
      </w:r>
      <w:r>
        <w:t>não foi falado nada ainda sobre o que é o bias</w:t>
      </w:r>
    </w:p>
  </w:comment>
  <w:comment w:id="56" w:author="mario" w:date="2017-06-05T09:38:00Z" w:initials="m">
    <w:p w14:paraId="413BBAB6" w14:textId="657DEF6B" w:rsidR="005856B2" w:rsidRDefault="005856B2">
      <w:pPr>
        <w:pStyle w:val="CommentText"/>
      </w:pPr>
      <w:r>
        <w:rPr>
          <w:rStyle w:val="CommentReference"/>
        </w:rPr>
        <w:annotationRef/>
      </w:r>
      <w:r>
        <w:t>Em baixo eu explico.</w:t>
      </w:r>
    </w:p>
    <w:p w14:paraId="01EC68D2" w14:textId="77777777" w:rsidR="005856B2" w:rsidRDefault="005856B2" w:rsidP="00404D66">
      <w:pPr>
        <w:pStyle w:val="CommentText"/>
        <w:ind w:firstLine="0"/>
      </w:pPr>
    </w:p>
  </w:comment>
  <w:comment w:id="103" w:author="Andreia Machion" w:date="2017-06-02T18:50:00Z" w:initials="AM">
    <w:p w14:paraId="371BE2C7" w14:textId="3DAAEF38" w:rsidR="005856B2" w:rsidRDefault="005856B2">
      <w:pPr>
        <w:pStyle w:val="CommentText"/>
      </w:pPr>
      <w:r>
        <w:rPr>
          <w:rStyle w:val="CommentReference"/>
        </w:rPr>
        <w:annotationRef/>
      </w:r>
      <w:r>
        <w:t>Este foi um dos primeiros algoritmos a ser desenvolvido para realizar a propagação em redes neurais. Naturalmente, depois de muitos estudos realizados, foi possível alcançar melhores resultados a partir de novos algoritmos baseados neste: lista com fontes.</w:t>
      </w:r>
    </w:p>
    <w:p w14:paraId="61A7FFA6" w14:textId="220B3969" w:rsidR="005856B2" w:rsidRDefault="005856B2">
      <w:pPr>
        <w:pStyle w:val="CommentText"/>
      </w:pPr>
    </w:p>
    <w:p w14:paraId="23A641B2" w14:textId="6FD2E657" w:rsidR="005856B2" w:rsidRDefault="005856B2">
      <w:pPr>
        <w:pStyle w:val="CommentText"/>
      </w:pPr>
      <w:r>
        <w:t>tira os parágrafos</w:t>
      </w:r>
    </w:p>
  </w:comment>
  <w:comment w:id="104" w:author="mario" w:date="2017-06-05T10:10:00Z" w:initials="m">
    <w:p w14:paraId="635FE339" w14:textId="51A161DA" w:rsidR="005856B2" w:rsidRDefault="005856B2">
      <w:pPr>
        <w:pStyle w:val="CommentText"/>
      </w:pPr>
      <w:r>
        <w:rPr>
          <w:rStyle w:val="CommentReference"/>
        </w:rPr>
        <w:annotationRef/>
      </w:r>
      <w:r>
        <w:t>Done</w:t>
      </w:r>
    </w:p>
  </w:comment>
  <w:comment w:id="125" w:author="Andreia Machion" w:date="2017-06-02T10:47:00Z" w:initials="AM">
    <w:p w14:paraId="2D9479D7" w14:textId="3D6185EA" w:rsidR="005856B2" w:rsidRDefault="005856B2">
      <w:pPr>
        <w:pStyle w:val="CommentText"/>
      </w:pPr>
      <w:r>
        <w:rPr>
          <w:rStyle w:val="CommentReference"/>
        </w:rPr>
        <w:annotationRef/>
      </w:r>
      <w:r>
        <w:t>títulos em inglês, é necessário rever, mesmo aqueles do capítulo 2; eu diria que ESTADO DA ARTE é um bom título</w:t>
      </w:r>
    </w:p>
  </w:comment>
  <w:comment w:id="128" w:author="Andreia Machion" w:date="2017-06-02T10:53:00Z" w:initials="AM">
    <w:p w14:paraId="5507E698" w14:textId="6C0B1D01" w:rsidR="005856B2" w:rsidRDefault="005856B2">
      <w:pPr>
        <w:pStyle w:val="CommentText"/>
      </w:pPr>
      <w:r>
        <w:rPr>
          <w:rStyle w:val="CommentReference"/>
        </w:rPr>
        <w:annotationRef/>
      </w:r>
      <w:r>
        <w:t>colocar referências ou copyrights para cada um deles</w:t>
      </w:r>
    </w:p>
  </w:comment>
  <w:comment w:id="129" w:author="mario" w:date="2017-06-05T10:26:00Z" w:initials="m">
    <w:p w14:paraId="3B97E731" w14:textId="3682B46D" w:rsidR="005856B2" w:rsidRDefault="005856B2">
      <w:pPr>
        <w:pStyle w:val="CommentText"/>
      </w:pPr>
      <w:r>
        <w:rPr>
          <w:rStyle w:val="CommentReference"/>
        </w:rPr>
        <w:annotationRef/>
      </w:r>
      <w:r>
        <w:t>done</w:t>
      </w:r>
    </w:p>
  </w:comment>
  <w:comment w:id="133" w:author="Andreia Machion" w:date="2017-06-02T11:18:00Z" w:initials="AM">
    <w:p w14:paraId="4CD7523A" w14:textId="3B4C0B4A" w:rsidR="005856B2" w:rsidRDefault="005856B2">
      <w:pPr>
        <w:pStyle w:val="CommentText"/>
      </w:pPr>
      <w:r>
        <w:rPr>
          <w:rStyle w:val="CommentReference"/>
        </w:rPr>
        <w:annotationRef/>
      </w:r>
      <w:r>
        <w:t>data?</w:t>
      </w:r>
    </w:p>
  </w:comment>
  <w:comment w:id="134" w:author="mario" w:date="2017-06-05T12:34:00Z" w:initials="m">
    <w:p w14:paraId="0466994E" w14:textId="4A936CB8" w:rsidR="005856B2" w:rsidRDefault="005856B2">
      <w:pPr>
        <w:pStyle w:val="CommentText"/>
      </w:pPr>
      <w:r>
        <w:rPr>
          <w:rStyle w:val="CommentReference"/>
        </w:rPr>
        <w:annotationRef/>
      </w:r>
      <w:r>
        <w:t>Done</w:t>
      </w:r>
    </w:p>
    <w:p w14:paraId="6E76471F" w14:textId="77777777" w:rsidR="005856B2" w:rsidRDefault="005856B2" w:rsidP="004C61E1">
      <w:pPr>
        <w:pStyle w:val="CommentText"/>
        <w:ind w:firstLine="0"/>
      </w:pPr>
    </w:p>
  </w:comment>
  <w:comment w:id="142" w:author="Andreia Machion" w:date="2017-06-02T11:38:00Z" w:initials="AM">
    <w:p w14:paraId="204D4A7E" w14:textId="046813A4" w:rsidR="005856B2" w:rsidRDefault="005856B2">
      <w:pPr>
        <w:pStyle w:val="CommentText"/>
      </w:pPr>
      <w:r>
        <w:rPr>
          <w:rStyle w:val="CommentReference"/>
        </w:rPr>
        <w:annotationRef/>
      </w:r>
      <w:r>
        <w:t>não é usual dar notas para os elementos considerados, falta background e muitos anos de estudos para que se possa fazer isso</w:t>
      </w:r>
    </w:p>
  </w:comment>
  <w:comment w:id="143" w:author="mario" w:date="2017-06-05T12:35:00Z" w:initials="m">
    <w:p w14:paraId="38FF1D17" w14:textId="2E0BD918" w:rsidR="005856B2" w:rsidRDefault="005856B2" w:rsidP="004C61E1">
      <w:pPr>
        <w:pStyle w:val="CommentText"/>
      </w:pPr>
      <w:r>
        <w:rPr>
          <w:rStyle w:val="CommentReference"/>
        </w:rPr>
        <w:annotationRef/>
      </w:r>
      <w:r>
        <w:t>Done</w:t>
      </w:r>
    </w:p>
  </w:comment>
  <w:comment w:id="146" w:author="Andreia Machion" w:date="2017-06-02T11:40:00Z" w:initials="AM">
    <w:p w14:paraId="028A20B5" w14:textId="2683D454" w:rsidR="005856B2" w:rsidRDefault="005856B2">
      <w:pPr>
        <w:pStyle w:val="CommentText"/>
      </w:pPr>
      <w:r>
        <w:rPr>
          <w:rStyle w:val="CommentReference"/>
        </w:rPr>
        <w:annotationRef/>
      </w:r>
      <w:r>
        <w:t>então, tudo isso tem que ser referenciado, pois não são definições suas</w:t>
      </w:r>
    </w:p>
  </w:comment>
  <w:comment w:id="151" w:author="Andreia Machion" w:date="2017-06-02T11:43:00Z" w:initials="AM">
    <w:p w14:paraId="738670B1" w14:textId="23855EAF" w:rsidR="005856B2" w:rsidRDefault="005856B2">
      <w:pPr>
        <w:pStyle w:val="CommentText"/>
      </w:pPr>
      <w:r>
        <w:rPr>
          <w:rStyle w:val="CommentReference"/>
        </w:rPr>
        <w:annotationRef/>
      </w:r>
      <w:r>
        <w:t>não tinha aparecido até então</w:t>
      </w:r>
    </w:p>
  </w:comment>
  <w:comment w:id="152" w:author="mario" w:date="2017-06-05T12:39:00Z" w:initials="m">
    <w:p w14:paraId="4082FBE7" w14:textId="27A261DB" w:rsidR="005856B2" w:rsidRDefault="005856B2">
      <w:pPr>
        <w:pStyle w:val="CommentText"/>
      </w:pPr>
      <w:r>
        <w:rPr>
          <w:rStyle w:val="CommentReference"/>
        </w:rPr>
        <w:annotationRef/>
      </w:r>
      <w:r>
        <w:t>Done</w:t>
      </w:r>
    </w:p>
  </w:comment>
  <w:comment w:id="165" w:author="Andreia Machion" w:date="2017-06-02T17:38:00Z" w:initials="AM">
    <w:p w14:paraId="7E445D36" w14:textId="4C3A035A" w:rsidR="005856B2" w:rsidRDefault="005856B2">
      <w:pPr>
        <w:pStyle w:val="CommentText"/>
      </w:pPr>
      <w:r>
        <w:rPr>
          <w:rStyle w:val="CommentReference"/>
        </w:rPr>
        <w:annotationRef/>
      </w:r>
      <w:r>
        <w:t>não pode ser em inglês</w:t>
      </w:r>
    </w:p>
  </w:comment>
  <w:comment w:id="169" w:author="Andreia Machion" w:date="2017-06-02T17:40:00Z" w:initials="AM">
    <w:p w14:paraId="4913BE0F" w14:textId="38B3DE15" w:rsidR="005856B2" w:rsidRDefault="005856B2">
      <w:pPr>
        <w:pStyle w:val="CommentText"/>
      </w:pPr>
      <w:r>
        <w:rPr>
          <w:rStyle w:val="CommentReference"/>
        </w:rPr>
        <w:annotationRef/>
      </w:r>
      <w:r>
        <w:t xml:space="preserve">pelo que entendi esta seção traz a descrição dos casos de uso mostrados no diagrama; está faltando um parágrafo explicando o que esta seção contém </w:t>
      </w:r>
    </w:p>
  </w:comment>
  <w:comment w:id="172" w:author="Andreia Machion" w:date="2017-06-02T17:44:00Z" w:initials="AM">
    <w:p w14:paraId="337CF2FE" w14:textId="5F6F6DEC" w:rsidR="005856B2" w:rsidRDefault="005856B2">
      <w:pPr>
        <w:pStyle w:val="CommentText"/>
      </w:pPr>
      <w:r>
        <w:rPr>
          <w:rStyle w:val="CommentReference"/>
        </w:rPr>
        <w:annotationRef/>
      </w:r>
      <w:r>
        <w:t>percebe, esse formato surgiu do nada, precisa inserir num texto</w:t>
      </w:r>
    </w:p>
  </w:comment>
  <w:comment w:id="173" w:author="Andreia Machion" w:date="2017-06-02T17:45:00Z" w:initials="AM">
    <w:p w14:paraId="10852F3A" w14:textId="60898DCB" w:rsidR="005856B2" w:rsidRDefault="005856B2">
      <w:pPr>
        <w:pStyle w:val="CommentText"/>
      </w:pPr>
      <w:r>
        <w:rPr>
          <w:rStyle w:val="CommentReference"/>
        </w:rPr>
        <w:annotationRef/>
      </w:r>
      <w:r>
        <w:t>tá vendo , apareceu do nada</w:t>
      </w:r>
    </w:p>
  </w:comment>
  <w:comment w:id="179" w:author="Andreia Machion" w:date="2017-06-02T17:55:00Z" w:initials="AM">
    <w:p w14:paraId="75989BAD" w14:textId="76A90CF8" w:rsidR="005856B2" w:rsidRDefault="005856B2">
      <w:pPr>
        <w:pStyle w:val="CommentText"/>
      </w:pPr>
      <w:r>
        <w:rPr>
          <w:rStyle w:val="CommentReference"/>
        </w:rPr>
        <w:annotationRef/>
      </w:r>
      <w:r>
        <w:t>como os elementos que aparecem depois das descrições dos casos de uso estão relacionados a elas?</w:t>
      </w:r>
    </w:p>
  </w:comment>
  <w:comment w:id="182" w:author="Andreia Machion" w:date="2017-06-02T17:56:00Z" w:initials="AM">
    <w:p w14:paraId="6B866E84" w14:textId="0ECF0CB4" w:rsidR="005856B2" w:rsidRDefault="005856B2">
      <w:pPr>
        <w:pStyle w:val="CommentText"/>
      </w:pPr>
      <w:r>
        <w:rPr>
          <w:rStyle w:val="CommentReference"/>
        </w:rPr>
        <w:annotationRef/>
      </w:r>
      <w:r>
        <w:t>de novo, e eu ainda não sei o que é...</w:t>
      </w:r>
    </w:p>
  </w:comment>
  <w:comment w:id="185" w:author="Andreia Machion" w:date="2017-06-02T17:57:00Z" w:initials="AM">
    <w:p w14:paraId="1773C9B8" w14:textId="15E62A8B" w:rsidR="005856B2" w:rsidRDefault="005856B2">
      <w:pPr>
        <w:pStyle w:val="CommentText"/>
      </w:pPr>
      <w:r>
        <w:rPr>
          <w:rStyle w:val="CommentReference"/>
        </w:rPr>
        <w:annotationRef/>
      </w:r>
      <w:r>
        <w:t>não é o próprio relatório?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DE197B" w15:done="0"/>
  <w15:commentEx w15:paraId="5A2C6675" w15:done="0"/>
  <w15:commentEx w15:paraId="5913F9F2" w15:done="0"/>
  <w15:commentEx w15:paraId="2A1A7C7A" w15:done="0"/>
  <w15:commentEx w15:paraId="0DFE9EB8" w15:done="0"/>
  <w15:commentEx w15:paraId="463D5918" w15:paraIdParent="0DFE9EB8" w15:done="0"/>
  <w15:commentEx w15:paraId="02FF03AD" w15:done="0"/>
  <w15:commentEx w15:paraId="7097D00E" w15:done="0"/>
  <w15:commentEx w15:paraId="747F053B" w15:done="0"/>
  <w15:commentEx w15:paraId="6A8C2A21" w15:done="0"/>
  <w15:commentEx w15:paraId="574FD5E5" w15:done="0"/>
  <w15:commentEx w15:paraId="2F1ABC5B" w15:done="0"/>
  <w15:commentEx w15:paraId="49B5AA05" w15:done="0"/>
  <w15:commentEx w15:paraId="76EC273A" w15:done="0"/>
  <w15:commentEx w15:paraId="2ED8C503" w15:done="0"/>
  <w15:commentEx w15:paraId="4C0C8E36" w15:done="0"/>
  <w15:commentEx w15:paraId="22D5E863" w15:done="0"/>
  <w15:commentEx w15:paraId="615B7D41" w15:done="0"/>
  <w15:commentEx w15:paraId="12314340" w15:done="0"/>
  <w15:commentEx w15:paraId="654765E6" w15:done="0"/>
  <w15:commentEx w15:paraId="5AB1F03A" w15:done="0"/>
  <w15:commentEx w15:paraId="757F7C0D" w15:done="0"/>
  <w15:commentEx w15:paraId="78F289F4" w15:done="0"/>
  <w15:commentEx w15:paraId="2252793F" w15:done="0"/>
  <w15:commentEx w15:paraId="71464026" w15:done="0"/>
  <w15:commentEx w15:paraId="10687AF1" w15:done="0"/>
  <w15:commentEx w15:paraId="161F2D96" w15:done="0"/>
  <w15:commentEx w15:paraId="23A641B2" w15:done="0"/>
  <w15:commentEx w15:paraId="45495F6A" w15:done="0"/>
  <w15:commentEx w15:paraId="4A19C44B" w15:done="0"/>
  <w15:commentEx w15:paraId="71D41338" w15:done="0"/>
  <w15:commentEx w15:paraId="6859DE66" w15:done="0"/>
  <w15:commentEx w15:paraId="245159BB" w15:done="0"/>
  <w15:commentEx w15:paraId="7671E243" w15:done="0"/>
  <w15:commentEx w15:paraId="2D9479D7" w15:done="0"/>
  <w15:commentEx w15:paraId="5507E698" w15:done="0"/>
  <w15:commentEx w15:paraId="1B1D0C99" w15:done="0"/>
  <w15:commentEx w15:paraId="1AB680C5" w15:done="0"/>
  <w15:commentEx w15:paraId="72A6162B" w15:done="0"/>
  <w15:commentEx w15:paraId="4CD7523A" w15:done="0"/>
  <w15:commentEx w15:paraId="62520CAE" w15:done="0"/>
  <w15:commentEx w15:paraId="204D4A7E" w15:done="0"/>
  <w15:commentEx w15:paraId="028A20B5" w15:done="0"/>
  <w15:commentEx w15:paraId="4C969F99" w15:done="0"/>
  <w15:commentEx w15:paraId="738670B1" w15:done="0"/>
  <w15:commentEx w15:paraId="3B4E0C26" w15:done="0"/>
  <w15:commentEx w15:paraId="394D3D1B" w15:done="0"/>
  <w15:commentEx w15:paraId="48498F89" w15:done="0"/>
  <w15:commentEx w15:paraId="641A8E80" w15:done="0"/>
  <w15:commentEx w15:paraId="7E445D36" w15:done="0"/>
  <w15:commentEx w15:paraId="4913BE0F" w15:done="0"/>
  <w15:commentEx w15:paraId="337CF2FE" w15:done="0"/>
  <w15:commentEx w15:paraId="10852F3A" w15:done="0"/>
  <w15:commentEx w15:paraId="75989BAD" w15:done="0"/>
  <w15:commentEx w15:paraId="6B866E84" w15:done="0"/>
  <w15:commentEx w15:paraId="1773C9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D21144" w14:textId="77777777" w:rsidR="00951135" w:rsidRDefault="00951135" w:rsidP="002078DB">
      <w:r>
        <w:separator/>
      </w:r>
    </w:p>
    <w:p w14:paraId="6FED20D6" w14:textId="77777777" w:rsidR="00951135" w:rsidRDefault="00951135" w:rsidP="002078DB"/>
    <w:p w14:paraId="7711A85A" w14:textId="77777777" w:rsidR="00951135" w:rsidRDefault="00951135" w:rsidP="002078DB"/>
    <w:p w14:paraId="7B747336" w14:textId="77777777" w:rsidR="00951135" w:rsidRDefault="00951135" w:rsidP="002078DB"/>
    <w:p w14:paraId="3D74DBD3" w14:textId="77777777" w:rsidR="00951135" w:rsidRDefault="00951135" w:rsidP="002078DB"/>
    <w:p w14:paraId="4721F535" w14:textId="77777777" w:rsidR="00951135" w:rsidRDefault="00951135"/>
  </w:endnote>
  <w:endnote w:type="continuationSeparator" w:id="0">
    <w:p w14:paraId="40F9877B" w14:textId="77777777" w:rsidR="00951135" w:rsidRDefault="00951135" w:rsidP="002078DB">
      <w:r>
        <w:continuationSeparator/>
      </w:r>
    </w:p>
    <w:p w14:paraId="3FCF5FA9" w14:textId="77777777" w:rsidR="00951135" w:rsidRDefault="00951135" w:rsidP="002078DB"/>
    <w:p w14:paraId="1195B867" w14:textId="77777777" w:rsidR="00951135" w:rsidRDefault="00951135" w:rsidP="002078DB"/>
    <w:p w14:paraId="37D0115F" w14:textId="77777777" w:rsidR="00951135" w:rsidRDefault="00951135" w:rsidP="002078DB"/>
    <w:p w14:paraId="44374E11" w14:textId="77777777" w:rsidR="00951135" w:rsidRDefault="00951135" w:rsidP="002078DB"/>
    <w:p w14:paraId="18BAB2E0" w14:textId="77777777" w:rsidR="00951135" w:rsidRDefault="00951135"/>
  </w:endnote>
  <w:endnote w:type="continuationNotice" w:id="1">
    <w:p w14:paraId="6AAEA95A" w14:textId="77777777" w:rsidR="00951135" w:rsidRDefault="00951135">
      <w:pPr>
        <w:spacing w:after="0"/>
      </w:pPr>
    </w:p>
    <w:p w14:paraId="49A3CEF1" w14:textId="77777777" w:rsidR="00951135" w:rsidRDefault="009511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B0606030804020204"/>
    <w:charset w:val="80"/>
    <w:family w:val="swiss"/>
    <w:pitch w:val="variable"/>
    <w:sig w:usb0="E10002EF" w:usb1="6BDFFCFB" w:usb2="00800036" w:usb3="00000000" w:csb0="003E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游ゴシック Light">
    <w:altName w:val="MS Mincho"/>
    <w:panose1 w:val="00000000000000000000"/>
    <w:charset w:val="80"/>
    <w:family w:val="roman"/>
    <w:notTrueType/>
    <w:pitch w:val="default"/>
  </w:font>
  <w:font w:name="游明朝">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5856B2" w:rsidRDefault="005856B2" w:rsidP="00207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D18B97" w14:textId="77777777" w:rsidR="00951135" w:rsidRDefault="00951135" w:rsidP="002078DB">
      <w:r>
        <w:separator/>
      </w:r>
    </w:p>
    <w:p w14:paraId="56E51677" w14:textId="77777777" w:rsidR="00951135" w:rsidRDefault="00951135" w:rsidP="002078DB"/>
    <w:p w14:paraId="2D9BC1AD" w14:textId="77777777" w:rsidR="00951135" w:rsidRDefault="00951135" w:rsidP="002078DB"/>
    <w:p w14:paraId="4B61D9A5" w14:textId="77777777" w:rsidR="00951135" w:rsidRDefault="00951135" w:rsidP="002078DB"/>
    <w:p w14:paraId="03E779F1" w14:textId="77777777" w:rsidR="00951135" w:rsidRDefault="00951135" w:rsidP="002078DB"/>
    <w:p w14:paraId="623DD4B6" w14:textId="77777777" w:rsidR="00951135" w:rsidRDefault="00951135"/>
  </w:footnote>
  <w:footnote w:type="continuationSeparator" w:id="0">
    <w:p w14:paraId="63AA45F0" w14:textId="77777777" w:rsidR="00951135" w:rsidRDefault="00951135" w:rsidP="002078DB">
      <w:r>
        <w:continuationSeparator/>
      </w:r>
    </w:p>
    <w:p w14:paraId="1649F98F" w14:textId="77777777" w:rsidR="00951135" w:rsidRDefault="00951135" w:rsidP="002078DB"/>
    <w:p w14:paraId="2EF78F9C" w14:textId="77777777" w:rsidR="00951135" w:rsidRDefault="00951135" w:rsidP="002078DB"/>
    <w:p w14:paraId="6A4D1109" w14:textId="77777777" w:rsidR="00951135" w:rsidRDefault="00951135" w:rsidP="002078DB"/>
    <w:p w14:paraId="29937D68" w14:textId="77777777" w:rsidR="00951135" w:rsidRDefault="00951135" w:rsidP="002078DB"/>
    <w:p w14:paraId="1A3ED148" w14:textId="77777777" w:rsidR="00951135" w:rsidRDefault="00951135"/>
  </w:footnote>
  <w:footnote w:type="continuationNotice" w:id="1">
    <w:p w14:paraId="59C67B6D" w14:textId="77777777" w:rsidR="00951135" w:rsidRDefault="00951135">
      <w:pPr>
        <w:spacing w:after="0"/>
      </w:pPr>
    </w:p>
    <w:p w14:paraId="2E79FAE9" w14:textId="77777777" w:rsidR="00951135" w:rsidRDefault="0095113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4FAFC962" w:rsidR="005856B2" w:rsidRDefault="005856B2">
        <w:pPr>
          <w:pStyle w:val="Header"/>
          <w:jc w:val="right"/>
        </w:pPr>
        <w:r>
          <w:fldChar w:fldCharType="begin"/>
        </w:r>
        <w:r>
          <w:instrText xml:space="preserve"> PAGE   \* MERGEFORMAT </w:instrText>
        </w:r>
        <w:r>
          <w:fldChar w:fldCharType="separate"/>
        </w:r>
        <w:r w:rsidR="00BA564B">
          <w:rPr>
            <w:noProof/>
          </w:rPr>
          <w:t>38</w:t>
        </w:r>
        <w:r>
          <w:rPr>
            <w:noProof/>
          </w:rPr>
          <w:fldChar w:fldCharType="end"/>
        </w:r>
      </w:p>
    </w:sdtContent>
  </w:sdt>
  <w:p w14:paraId="01495C43" w14:textId="77777777" w:rsidR="005856B2" w:rsidRDefault="005856B2">
    <w:pPr>
      <w:pStyle w:val="Header"/>
    </w:pPr>
  </w:p>
  <w:p w14:paraId="55823D46" w14:textId="77777777" w:rsidR="005856B2" w:rsidRDefault="005856B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1301"/>
    <w:rsid w:val="00023496"/>
    <w:rsid w:val="000247AE"/>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6DF"/>
    <w:rsid w:val="000B4FCA"/>
    <w:rsid w:val="000B5230"/>
    <w:rsid w:val="000B5CD6"/>
    <w:rsid w:val="000B64E6"/>
    <w:rsid w:val="000C5E1E"/>
    <w:rsid w:val="000D0D4C"/>
    <w:rsid w:val="000D2D5B"/>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5B29"/>
    <w:rsid w:val="00126031"/>
    <w:rsid w:val="0013356A"/>
    <w:rsid w:val="00135C3C"/>
    <w:rsid w:val="00136ADD"/>
    <w:rsid w:val="00137C0A"/>
    <w:rsid w:val="00137D30"/>
    <w:rsid w:val="0014724F"/>
    <w:rsid w:val="00150CAE"/>
    <w:rsid w:val="00152728"/>
    <w:rsid w:val="00156B6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219C"/>
    <w:rsid w:val="001F267C"/>
    <w:rsid w:val="0020236F"/>
    <w:rsid w:val="002045AB"/>
    <w:rsid w:val="002046D6"/>
    <w:rsid w:val="002048FB"/>
    <w:rsid w:val="00206FAB"/>
    <w:rsid w:val="002078DB"/>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4F13"/>
    <w:rsid w:val="00297E79"/>
    <w:rsid w:val="00297F5E"/>
    <w:rsid w:val="002A1827"/>
    <w:rsid w:val="002A209B"/>
    <w:rsid w:val="002B1C7B"/>
    <w:rsid w:val="002B6774"/>
    <w:rsid w:val="002C097C"/>
    <w:rsid w:val="002C1FE3"/>
    <w:rsid w:val="002C3757"/>
    <w:rsid w:val="002CE37B"/>
    <w:rsid w:val="002D0266"/>
    <w:rsid w:val="002D759B"/>
    <w:rsid w:val="002D7C33"/>
    <w:rsid w:val="002E2FB6"/>
    <w:rsid w:val="002E38CA"/>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4C7E"/>
    <w:rsid w:val="00456548"/>
    <w:rsid w:val="00456737"/>
    <w:rsid w:val="00457226"/>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4FD0"/>
    <w:rsid w:val="004D50AB"/>
    <w:rsid w:val="004E0EDD"/>
    <w:rsid w:val="004E1FFB"/>
    <w:rsid w:val="004E701A"/>
    <w:rsid w:val="004F250F"/>
    <w:rsid w:val="004F2ED6"/>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56B2"/>
    <w:rsid w:val="005876C0"/>
    <w:rsid w:val="00590B64"/>
    <w:rsid w:val="005A451E"/>
    <w:rsid w:val="005A62EC"/>
    <w:rsid w:val="005B46F0"/>
    <w:rsid w:val="005B5355"/>
    <w:rsid w:val="005B574B"/>
    <w:rsid w:val="005C23FD"/>
    <w:rsid w:val="005C39FA"/>
    <w:rsid w:val="005D071E"/>
    <w:rsid w:val="005D0CB0"/>
    <w:rsid w:val="005D118C"/>
    <w:rsid w:val="005D34CE"/>
    <w:rsid w:val="005D431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6BA1"/>
    <w:rsid w:val="007C071B"/>
    <w:rsid w:val="007C26AB"/>
    <w:rsid w:val="007C35EA"/>
    <w:rsid w:val="007C64BC"/>
    <w:rsid w:val="007D1820"/>
    <w:rsid w:val="007D1897"/>
    <w:rsid w:val="007D4F74"/>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3FC6"/>
    <w:rsid w:val="00826A19"/>
    <w:rsid w:val="00830F2A"/>
    <w:rsid w:val="00837BE0"/>
    <w:rsid w:val="008401FD"/>
    <w:rsid w:val="0084442A"/>
    <w:rsid w:val="00846AA3"/>
    <w:rsid w:val="00847C50"/>
    <w:rsid w:val="0085109B"/>
    <w:rsid w:val="008510ED"/>
    <w:rsid w:val="00854F86"/>
    <w:rsid w:val="00856C1E"/>
    <w:rsid w:val="00856CDF"/>
    <w:rsid w:val="00860812"/>
    <w:rsid w:val="008647C5"/>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D320B"/>
    <w:rsid w:val="008D3BB7"/>
    <w:rsid w:val="008D602A"/>
    <w:rsid w:val="008E0788"/>
    <w:rsid w:val="008E1E95"/>
    <w:rsid w:val="008E5962"/>
    <w:rsid w:val="00900476"/>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1135"/>
    <w:rsid w:val="00955146"/>
    <w:rsid w:val="0095574D"/>
    <w:rsid w:val="00955F73"/>
    <w:rsid w:val="009565FD"/>
    <w:rsid w:val="00957937"/>
    <w:rsid w:val="009630D6"/>
    <w:rsid w:val="009633FA"/>
    <w:rsid w:val="00964B34"/>
    <w:rsid w:val="00966DC1"/>
    <w:rsid w:val="00970AA3"/>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7F33"/>
    <w:rsid w:val="00A40B00"/>
    <w:rsid w:val="00A42CDB"/>
    <w:rsid w:val="00A44990"/>
    <w:rsid w:val="00A479BE"/>
    <w:rsid w:val="00A50928"/>
    <w:rsid w:val="00A514C3"/>
    <w:rsid w:val="00A52DED"/>
    <w:rsid w:val="00A53AD0"/>
    <w:rsid w:val="00A54825"/>
    <w:rsid w:val="00A5510A"/>
    <w:rsid w:val="00A57CB2"/>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6B01"/>
    <w:rsid w:val="00B30399"/>
    <w:rsid w:val="00B30C89"/>
    <w:rsid w:val="00B45A09"/>
    <w:rsid w:val="00B46660"/>
    <w:rsid w:val="00B475F4"/>
    <w:rsid w:val="00B5047C"/>
    <w:rsid w:val="00B504BA"/>
    <w:rsid w:val="00B50C45"/>
    <w:rsid w:val="00B529CC"/>
    <w:rsid w:val="00B55EA5"/>
    <w:rsid w:val="00B5615B"/>
    <w:rsid w:val="00B5775B"/>
    <w:rsid w:val="00B630C9"/>
    <w:rsid w:val="00B66A75"/>
    <w:rsid w:val="00B800D5"/>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770"/>
    <w:rsid w:val="00BE22A6"/>
    <w:rsid w:val="00BF7DFC"/>
    <w:rsid w:val="00C01073"/>
    <w:rsid w:val="00C0152C"/>
    <w:rsid w:val="00C0155D"/>
    <w:rsid w:val="00C04152"/>
    <w:rsid w:val="00C06010"/>
    <w:rsid w:val="00C0680F"/>
    <w:rsid w:val="00C07063"/>
    <w:rsid w:val="00C07590"/>
    <w:rsid w:val="00C11AB1"/>
    <w:rsid w:val="00C14377"/>
    <w:rsid w:val="00C1541C"/>
    <w:rsid w:val="00C15E02"/>
    <w:rsid w:val="00C20015"/>
    <w:rsid w:val="00C23C18"/>
    <w:rsid w:val="00C30DB4"/>
    <w:rsid w:val="00C40084"/>
    <w:rsid w:val="00C40F95"/>
    <w:rsid w:val="00C412D5"/>
    <w:rsid w:val="00C446C9"/>
    <w:rsid w:val="00C44DA2"/>
    <w:rsid w:val="00C47032"/>
    <w:rsid w:val="00C517EF"/>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B3598"/>
    <w:rsid w:val="00CC0D2C"/>
    <w:rsid w:val="00CC454B"/>
    <w:rsid w:val="00CC485D"/>
    <w:rsid w:val="00CC584F"/>
    <w:rsid w:val="00CC63B4"/>
    <w:rsid w:val="00CC66B0"/>
    <w:rsid w:val="00CD55E6"/>
    <w:rsid w:val="00CD658A"/>
    <w:rsid w:val="00CE0A26"/>
    <w:rsid w:val="00CE0B7B"/>
    <w:rsid w:val="00CE1EB3"/>
    <w:rsid w:val="00CE3FC3"/>
    <w:rsid w:val="00CE4E67"/>
    <w:rsid w:val="00CF289B"/>
    <w:rsid w:val="00CF4750"/>
    <w:rsid w:val="00CF4F09"/>
    <w:rsid w:val="00CF62CE"/>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30CAA"/>
    <w:rsid w:val="00F3318D"/>
    <w:rsid w:val="00F342E7"/>
    <w:rsid w:val="00F34F8B"/>
    <w:rsid w:val="00F35F26"/>
    <w:rsid w:val="00F374C1"/>
    <w:rsid w:val="00F42C3B"/>
    <w:rsid w:val="00F43CCB"/>
    <w:rsid w:val="00F442B1"/>
    <w:rsid w:val="00F464CB"/>
    <w:rsid w:val="00F469B0"/>
    <w:rsid w:val="00F5106B"/>
    <w:rsid w:val="00F54397"/>
    <w:rsid w:val="00F55511"/>
    <w:rsid w:val="00F67565"/>
    <w:rsid w:val="00F71B19"/>
    <w:rsid w:val="00F7423C"/>
    <w:rsid w:val="00F779CF"/>
    <w:rsid w:val="00F86DEB"/>
    <w:rsid w:val="00F87990"/>
    <w:rsid w:val="00F92C14"/>
    <w:rsid w:val="00F9395E"/>
    <w:rsid w:val="00FA2FFE"/>
    <w:rsid w:val="00FA465C"/>
    <w:rsid w:val="00FA4FF8"/>
    <w:rsid w:val="00FA531B"/>
    <w:rsid w:val="00FB08CB"/>
    <w:rsid w:val="00FB12C4"/>
    <w:rsid w:val="00FB13F6"/>
    <w:rsid w:val="00FB2BA5"/>
    <w:rsid w:val="00FB47EB"/>
    <w:rsid w:val="00FB5495"/>
    <w:rsid w:val="00FC6CCF"/>
    <w:rsid w:val="00FD16D4"/>
    <w:rsid w:val="00FD2B06"/>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260270"/>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yperlink" Target="https://fred.stlouisfed.org/"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1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19" Type="http://schemas.microsoft.com/office/2011/relationships/commentsExtended" Target="commentsExtended.xml"/><Relationship Id="rId10"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28</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31</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26</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45</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46</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20</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29</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17</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21</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47</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23</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48</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30</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24</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49</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27</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18</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19</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22</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32</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33</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25</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44</b:RefOrder>
  </b:Source>
  <b:Source>
    <b:Tag>Jav14</b:Tag>
    <b:SourceType>Patent</b:SourceType>
    <b:Guid>{245CE662-8C4B-4C04-A444-F9AD5EEFACA5}</b:Guid>
    <b:Author>
      <b:Inventor>
        <b:NameList>
          <b:Person>
            <b:Last>Oracle</b:Last>
          </b:Person>
        </b:NameList>
      </b:Inventor>
    </b:Author>
    <b:Title>Java 8</b:Title>
    <b:Year>2014</b:Year>
    <b:RefOrder>14</b:RefOrder>
  </b:Source>
  <b:Source>
    <b:Tag>Sti14</b:Tag>
    <b:SourceType>Patent</b:SourceType>
    <b:Guid>{2DAE2971-F1F4-411F-9BB6-629682CDB878}</b:Guid>
    <b:Author>
      <b:Inventor>
        <b:NameList>
          <b:Person>
            <b:Last>Strickx</b:Last>
            <b:First>Stijn</b:First>
          </b:Person>
        </b:NameList>
      </b:Inventor>
    </b:Author>
    <b:Title>Yahoofinance-api</b:Title>
    <b:Year>2014</b:Year>
    <b:RefOrder>15</b:RefOrder>
  </b:Source>
  <b:Source>
    <b:Tag>Hea13</b:Tag>
    <b:SourceType>Patent</b:SourceType>
    <b:Guid>{587B26D8-89EA-436E-835A-F1CA1A609831}</b:Guid>
    <b:Author>
      <b:Inventor>
        <b:NameList>
          <b:Person>
            <b:Last>Research</b:Last>
            <b:First>Heaton</b:First>
          </b:Person>
        </b:NameList>
      </b:Inventor>
    </b:Author>
    <b:Title>Encog</b:Title>
    <b:Year>2013</b:Year>
    <b:RefOrder>16</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34</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50</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35</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36</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38</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39</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41</b:RefOrder>
  </b:Source>
</b:Sources>
</file>

<file path=customXml/itemProps1.xml><?xml version="1.0" encoding="utf-8"?>
<ds:datastoreItem xmlns:ds="http://schemas.openxmlformats.org/officeDocument/2006/customXml" ds:itemID="{24C2C3AA-710D-4E56-A164-5B02F5574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106</Pages>
  <Words>17115</Words>
  <Characters>97557</Characters>
  <Application>Microsoft Office Word</Application>
  <DocSecurity>0</DocSecurity>
  <Lines>812</Lines>
  <Paragraphs>228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114444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7</cp:revision>
  <cp:lastPrinted>2008-02-20T17:37:00Z</cp:lastPrinted>
  <dcterms:created xsi:type="dcterms:W3CDTF">2017-06-05T11:32:00Z</dcterms:created>
  <dcterms:modified xsi:type="dcterms:W3CDTF">2017-06-05T15:46:00Z</dcterms:modified>
</cp:coreProperties>
</file>