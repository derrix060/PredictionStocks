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ins w:id="0" w:author="mario" w:date="2017-07-15T08:59:00Z">
        <w:r w:rsidR="00FD570E">
          <w:rPr>
            <w:rFonts w:eastAsia="Arial" w:cs="Arial"/>
            <w:b/>
          </w:rPr>
          <w:t xml:space="preserve"> ARTIFICIAIS</w:t>
        </w:r>
      </w:ins>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ins w:id="1" w:author="mario" w:date="2017-07-15T08:59:00Z">
        <w:r w:rsidR="00FD570E">
          <w:rPr>
            <w:rFonts w:eastAsia="Arial" w:cs="Arial"/>
            <w:b/>
          </w:rPr>
          <w:t xml:space="preserve"> ARTIFICIAIS</w:t>
        </w:r>
      </w:ins>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 xml:space="preserve">ª Andréia Cristina G. </w:t>
      </w:r>
      <w:proofErr w:type="spellStart"/>
      <w:r w:rsidR="6103A698" w:rsidRPr="6103A698">
        <w:rPr>
          <w:rFonts w:eastAsia="Arial" w:cs="Arial"/>
        </w:rPr>
        <w:t>Machion</w:t>
      </w:r>
      <w:proofErr w:type="spellEnd"/>
      <w:r w:rsidR="6103A698" w:rsidRPr="6103A698">
        <w:rPr>
          <w:rFonts w:eastAsia="Arial" w:cs="Arial"/>
        </w:rPr>
        <w:t>.</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2" w:name="_Toc198052995"/>
    </w:p>
    <w:p w14:paraId="7015068C" w14:textId="1D478CF8" w:rsidR="000B4FCA" w:rsidRDefault="000B4FCA" w:rsidP="00F308B3">
      <w:pPr>
        <w:pStyle w:val="Ttulo"/>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w:t>
      </w:r>
      <w:proofErr w:type="spellStart"/>
      <w:r w:rsidR="00234384">
        <w:rPr>
          <w:rFonts w:eastAsia="Arial" w:cs="Arial"/>
        </w:rPr>
        <w:t>Neftales</w:t>
      </w:r>
      <w:proofErr w:type="spellEnd"/>
      <w:r w:rsidR="00234384">
        <w:rPr>
          <w:rFonts w:eastAsia="Arial" w:cs="Arial"/>
        </w:rPr>
        <w:t xml:space="preserve"> Antunes; a</w:t>
      </w:r>
      <w:r w:rsidR="00AC2965">
        <w:rPr>
          <w:rFonts w:eastAsia="Arial" w:cs="Arial"/>
        </w:rPr>
        <w:t>os</w:t>
      </w:r>
      <w:r w:rsidR="00333F47">
        <w:rPr>
          <w:rFonts w:eastAsia="Arial" w:cs="Arial"/>
        </w:rPr>
        <w:t xml:space="preserve"> </w:t>
      </w:r>
      <w:r w:rsidR="00234384">
        <w:rPr>
          <w:rFonts w:eastAsia="Arial" w:cs="Arial"/>
        </w:rPr>
        <w:t xml:space="preserve">grandes companheiros do curso, em especial ao Cauê </w:t>
      </w:r>
      <w:proofErr w:type="spellStart"/>
      <w:r w:rsidR="00234384">
        <w:rPr>
          <w:rFonts w:eastAsia="Arial" w:cs="Arial"/>
        </w:rPr>
        <w:t>Polimanti</w:t>
      </w:r>
      <w:proofErr w:type="spellEnd"/>
      <w:r w:rsidR="00234384">
        <w:rPr>
          <w:rFonts w:eastAsia="Arial" w:cs="Arial"/>
        </w:rPr>
        <w:t xml:space="preserve"> e à Juliana </w:t>
      </w:r>
      <w:proofErr w:type="spellStart"/>
      <w:r w:rsidR="00234384">
        <w:rPr>
          <w:rFonts w:eastAsia="Arial" w:cs="Arial"/>
        </w:rPr>
        <w:t>Aboud</w:t>
      </w:r>
      <w:proofErr w:type="spellEnd"/>
      <w:r w:rsidR="00234384">
        <w:rPr>
          <w:rFonts w:eastAsia="Arial" w:cs="Arial"/>
        </w:rPr>
        <w:t>.</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proofErr w:type="spellStart"/>
      <w:r w:rsidR="00333F47">
        <w:rPr>
          <w:rFonts w:eastAsia="Arial" w:cs="Arial"/>
        </w:rPr>
        <w:t>Casper</w:t>
      </w:r>
      <w:proofErr w:type="spellEnd"/>
      <w:r w:rsidR="00333F47">
        <w:rPr>
          <w:rFonts w:eastAsia="Arial" w:cs="Arial"/>
        </w:rPr>
        <w:t xml:space="preserve">, Fabio Prior, Gabriel </w:t>
      </w:r>
      <w:proofErr w:type="spellStart"/>
      <w:r w:rsidR="00333F47">
        <w:rPr>
          <w:rFonts w:eastAsia="Arial" w:cs="Arial"/>
        </w:rPr>
        <w:t>Draetta</w:t>
      </w:r>
      <w:proofErr w:type="spellEnd"/>
      <w:r w:rsidR="00333F47">
        <w:rPr>
          <w:rFonts w:eastAsia="Arial" w:cs="Arial"/>
        </w:rPr>
        <w:t xml:space="preserve">, Laura Nogueira, Luiz dos Santos, Marcelo Bolognesi, Ronaldo </w:t>
      </w:r>
      <w:proofErr w:type="spellStart"/>
      <w:r w:rsidR="00333F47">
        <w:rPr>
          <w:rFonts w:eastAsia="Arial" w:cs="Arial"/>
        </w:rPr>
        <w:t>Crispin</w:t>
      </w:r>
      <w:proofErr w:type="spellEnd"/>
      <w:r w:rsidR="00333F47">
        <w:rPr>
          <w:rFonts w:eastAsia="Arial" w:cs="Arial"/>
        </w:rPr>
        <w:t xml:space="preserve">, </w:t>
      </w:r>
      <w:proofErr w:type="spellStart"/>
      <w:r w:rsidR="00333F47">
        <w:rPr>
          <w:rFonts w:eastAsia="Arial" w:cs="Arial"/>
        </w:rPr>
        <w:t>Zuza</w:t>
      </w:r>
      <w:proofErr w:type="spellEnd"/>
      <w:r w:rsidR="00333F47">
        <w:rPr>
          <w:rFonts w:eastAsia="Arial" w:cs="Arial"/>
        </w:rPr>
        <w:t xml:space="preserve">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 xml:space="preserve">Agradeço aos melhores professores da faculdade, que sem eles o curso com certeza não seria o mesmo, por elevarem o nível da faculdade e pela excelência: Ana Claudia, Ana Paula, Andreia </w:t>
      </w:r>
      <w:proofErr w:type="spellStart"/>
      <w:r>
        <w:rPr>
          <w:rFonts w:eastAsia="Arial" w:cs="Arial"/>
        </w:rPr>
        <w:t>Machion</w:t>
      </w:r>
      <w:proofErr w:type="spellEnd"/>
      <w:r>
        <w:rPr>
          <w:rFonts w:eastAsia="Arial" w:cs="Arial"/>
        </w:rPr>
        <w:t xml:space="preserve">, Antonio Guardado, Carlos Menezes, Marcio Fontoura, Marcio Rodrigues, Rodrigo </w:t>
      </w:r>
      <w:proofErr w:type="spellStart"/>
      <w:r>
        <w:rPr>
          <w:rFonts w:eastAsia="Arial" w:cs="Arial"/>
        </w:rPr>
        <w:t>Bossini</w:t>
      </w:r>
      <w:proofErr w:type="spellEnd"/>
      <w:r>
        <w:rPr>
          <w:rFonts w:eastAsia="Arial" w:cs="Arial"/>
        </w:rPr>
        <w:t xml:space="preserve">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3" w:name="_Toc336248061"/>
      <w:bookmarkStart w:id="4" w:name="_Toc336248260"/>
      <w:bookmarkStart w:id="5" w:name="_Toc336248549"/>
      <w:bookmarkStart w:id="6" w:name="_Toc398580781"/>
      <w:bookmarkStart w:id="7"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22DA74ED"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w:t>
      </w:r>
      <w:del w:id="8" w:author="mario" w:date="2017-07-15T09:00:00Z">
        <w:r w:rsidRPr="009630D6" w:rsidDel="00FD570E">
          <w:rPr>
            <w:rFonts w:eastAsia="Arial" w:cs="Arial"/>
          </w:rPr>
          <w:delText xml:space="preserve"> que podem influenciar</w:delText>
        </w:r>
      </w:del>
      <w:r w:rsidRPr="009630D6">
        <w:rPr>
          <w:rFonts w:eastAsia="Arial" w:cs="Arial"/>
        </w:rPr>
        <w:t>.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ins w:id="9" w:author="mario" w:date="2017-07-15T09:03:00Z">
        <w:r w:rsidR="00FD570E">
          <w:rPr>
            <w:rFonts w:eastAsia="Arial" w:cs="Arial"/>
          </w:rPr>
          <w:t xml:space="preserve"> artificiais</w:t>
        </w:r>
      </w:ins>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ins w:id="10" w:author="mario" w:date="2017-07-15T09:03:00Z">
        <w:r w:rsidR="00FD570E">
          <w:rPr>
            <w:rFonts w:eastAsia="Arial" w:cs="Arial"/>
          </w:rPr>
          <w:t xml:space="preserve"> artificial</w:t>
        </w:r>
      </w:ins>
      <w:r w:rsidRPr="009630D6">
        <w:rPr>
          <w:rFonts w:eastAsia="Arial" w:cs="Arial"/>
        </w:rPr>
        <w:t xml:space="preserve"> que modele esses dados e sua dinâmica, configurá-la, treiná-la e verificar se ela é eficiente. Assim, este trabalho tem como objetivo </w:t>
      </w:r>
      <w:del w:id="11" w:author="mario" w:date="2017-07-15T09:00:00Z">
        <w:r w:rsidRPr="009630D6" w:rsidDel="00FD570E">
          <w:rPr>
            <w:rFonts w:eastAsia="Arial" w:cs="Arial"/>
          </w:rPr>
          <w:delText xml:space="preserve">criar e validar redes neurais aplicadas à predição de preços no mercado financeiro. Além disso, </w:delText>
        </w:r>
      </w:del>
      <w:r w:rsidRPr="009630D6">
        <w:rPr>
          <w:rFonts w:eastAsia="Arial" w:cs="Arial"/>
        </w:rPr>
        <w:t xml:space="preserve">construir um software que facilite todas essas etapas </w:t>
      </w:r>
      <w:del w:id="12" w:author="mario" w:date="2017-07-15T09:00:00Z">
        <w:r w:rsidRPr="009630D6" w:rsidDel="00FD570E">
          <w:rPr>
            <w:rFonts w:eastAsia="Arial" w:cs="Arial"/>
          </w:rPr>
          <w:delText xml:space="preserve">do processo </w:delText>
        </w:r>
      </w:del>
      <w:r w:rsidRPr="009630D6">
        <w:rPr>
          <w:rFonts w:eastAsia="Arial" w:cs="Arial"/>
        </w:rPr>
        <w:t>para que até uma pessoa sem conhecimento em programação possa criar uma rede neural</w:t>
      </w:r>
      <w:ins w:id="13" w:author="mario" w:date="2017-07-15T09:04:00Z">
        <w:r w:rsidR="00FD570E">
          <w:rPr>
            <w:rFonts w:eastAsia="Arial" w:cs="Arial"/>
          </w:rPr>
          <w:t xml:space="preserve"> artificial</w:t>
        </w:r>
      </w:ins>
      <w:r w:rsidRPr="009630D6">
        <w:rPr>
          <w:rFonts w:eastAsia="Arial" w:cs="Arial"/>
        </w:rPr>
        <w:t xml:space="preserve"> eficiente. O resultado obtido foi um </w:t>
      </w:r>
      <w:del w:id="14" w:author="mario" w:date="2017-07-15T09:01:00Z">
        <w:r w:rsidRPr="009630D6" w:rsidDel="00FD570E">
          <w:rPr>
            <w:rFonts w:eastAsia="Arial" w:cs="Arial"/>
          </w:rPr>
          <w:delText xml:space="preserve">aplicativo computacional </w:delText>
        </w:r>
      </w:del>
      <w:ins w:id="15" w:author="mario" w:date="2017-07-15T09:01:00Z">
        <w:r w:rsidR="00FD570E">
          <w:rPr>
            <w:rFonts w:eastAsia="Arial" w:cs="Arial"/>
          </w:rPr>
          <w:t xml:space="preserve">programa </w:t>
        </w:r>
      </w:ins>
      <w:r w:rsidRPr="009630D6">
        <w:rPr>
          <w:rFonts w:eastAsia="Arial" w:cs="Arial"/>
        </w:rPr>
        <w:t xml:space="preserve">que </w:t>
      </w:r>
      <w:r w:rsidR="00836053">
        <w:rPr>
          <w:rFonts w:eastAsia="Arial" w:cs="Arial"/>
        </w:rPr>
        <w:t>utiliza</w:t>
      </w:r>
      <w:r w:rsidRPr="009630D6">
        <w:rPr>
          <w:rFonts w:eastAsia="Arial" w:cs="Arial"/>
        </w:rPr>
        <w:t xml:space="preserve"> redes neurais</w:t>
      </w:r>
      <w:ins w:id="16" w:author="mario" w:date="2017-07-15T09:05:00Z">
        <w:r w:rsidR="00FD570E">
          <w:rPr>
            <w:rFonts w:eastAsia="Arial" w:cs="Arial"/>
          </w:rPr>
          <w:t xml:space="preserve"> artificiais</w:t>
        </w:r>
      </w:ins>
      <w:r w:rsidRPr="009630D6">
        <w:rPr>
          <w:rFonts w:eastAsia="Arial" w:cs="Arial"/>
        </w:rPr>
        <w:t xml:space="preserve"> que, sob determinadas condições, produzem níveis admissíveis de </w:t>
      </w:r>
      <w:proofErr w:type="spellStart"/>
      <w:ins w:id="17" w:author="mario" w:date="2017-07-15T09:07:00Z">
        <w:r w:rsidR="00374BB7">
          <w:rPr>
            <w:rFonts w:eastAsia="Arial" w:cs="Arial"/>
          </w:rPr>
          <w:t>predicao</w:t>
        </w:r>
        <w:proofErr w:type="spellEnd"/>
        <w:r w:rsidR="00374BB7">
          <w:rPr>
            <w:rFonts w:eastAsia="Arial" w:cs="Arial"/>
          </w:rPr>
          <w:t xml:space="preserve"> e </w:t>
        </w:r>
      </w:ins>
      <w:r w:rsidRPr="009630D6">
        <w:rPr>
          <w:rFonts w:eastAsia="Arial" w:cs="Arial"/>
        </w:rPr>
        <w:t>previsão</w:t>
      </w:r>
      <w:ins w:id="18" w:author="mario" w:date="2017-07-15T09:07:00Z">
        <w:r w:rsidR="00374BB7">
          <w:rPr>
            <w:rFonts w:eastAsia="Arial" w:cs="Arial"/>
          </w:rPr>
          <w:t>,</w:t>
        </w:r>
      </w:ins>
      <w:r w:rsidRPr="009630D6">
        <w:rPr>
          <w:rFonts w:eastAsia="Arial" w:cs="Arial"/>
        </w:rPr>
        <w:t xml:space="preserve"> que pode ser utilizado</w:t>
      </w:r>
      <w:del w:id="19" w:author="mario" w:date="2017-07-15T09:02:00Z">
        <w:r w:rsidRPr="009630D6" w:rsidDel="00FD570E">
          <w:rPr>
            <w:rFonts w:eastAsia="Arial" w:cs="Arial"/>
          </w:rPr>
          <w:delText>s</w:delText>
        </w:r>
      </w:del>
      <w:r w:rsidRPr="009630D6">
        <w:rPr>
          <w:rFonts w:eastAsia="Arial" w:cs="Arial"/>
        </w:rPr>
        <w:t xml:space="preserve"> como ferramenta para auxílio na tomada de decisão de um investidor.</w:t>
      </w:r>
    </w:p>
    <w:p w14:paraId="365EDC24" w14:textId="626D40DD" w:rsidR="00FC6CCF" w:rsidRDefault="00FC6CCF" w:rsidP="00B5775B">
      <w:pPr>
        <w:rPr>
          <w:rFonts w:eastAsia="Arial"/>
        </w:rPr>
      </w:pPr>
    </w:p>
    <w:p w14:paraId="145E39DA" w14:textId="22222DBA" w:rsidR="00FC6CCF" w:rsidRPr="009013AF" w:rsidRDefault="6103A698" w:rsidP="6103A698">
      <w:pPr>
        <w:rPr>
          <w:rFonts w:eastAsia="Arial" w:cs="Arial"/>
        </w:rPr>
      </w:pPr>
      <w:r w:rsidRPr="00374BB7">
        <w:rPr>
          <w:rFonts w:eastAsia="Arial" w:cs="Arial"/>
        </w:rPr>
        <w:t xml:space="preserve">Palavras-chave: </w:t>
      </w:r>
      <w:moveToRangeStart w:id="20" w:author="Mario" w:date="2017-07-16T20:46:00Z" w:name="move488001322"/>
      <w:moveTo w:id="21" w:author="Mario" w:date="2017-07-16T20:46:00Z">
        <w:r w:rsidR="009013AF" w:rsidRPr="00E02810">
          <w:rPr>
            <w:rFonts w:eastAsia="Arial" w:cs="Arial"/>
          </w:rPr>
          <w:t>Inteligência Artificial</w:t>
        </w:r>
      </w:moveTo>
      <w:moveToRangeEnd w:id="20"/>
      <w:ins w:id="22" w:author="Mario" w:date="2017-07-16T20:46:00Z">
        <w:r w:rsidR="009013AF">
          <w:rPr>
            <w:rFonts w:eastAsia="Arial" w:cs="Arial"/>
          </w:rPr>
          <w:t xml:space="preserve">. </w:t>
        </w:r>
        <w:r w:rsidR="009013AF" w:rsidRPr="009013AF">
          <w:rPr>
            <w:rFonts w:eastAsia="Arial" w:cs="Arial"/>
          </w:rPr>
          <w:t>Mercado financeiro</w:t>
        </w:r>
      </w:ins>
      <w:ins w:id="23" w:author="Mario" w:date="2017-07-16T20:47:00Z">
        <w:r w:rsidR="009013AF" w:rsidRPr="009013AF">
          <w:rPr>
            <w:rFonts w:eastAsia="Arial" w:cs="Arial"/>
            <w:rPrChange w:id="24" w:author="Mario" w:date="2017-07-16T20:47:00Z">
              <w:rPr>
                <w:rFonts w:eastAsia="Arial" w:cs="Arial"/>
                <w:lang w:val="en-US"/>
              </w:rPr>
            </w:rPrChange>
          </w:rPr>
          <w:t xml:space="preserve">. </w:t>
        </w:r>
        <w:r w:rsidR="009013AF" w:rsidRPr="00374BB7">
          <w:rPr>
            <w:rFonts w:eastAsia="Arial" w:cs="Arial"/>
          </w:rPr>
          <w:t>Predição</w:t>
        </w:r>
        <w:r w:rsidR="009013AF">
          <w:rPr>
            <w:rFonts w:eastAsia="Arial" w:cs="Arial"/>
          </w:rPr>
          <w:t xml:space="preserve">. Previsão. </w:t>
        </w:r>
      </w:ins>
      <w:ins w:id="25" w:author="Mario" w:date="2017-07-16T20:46:00Z">
        <w:r w:rsidR="009013AF" w:rsidRPr="009013AF">
          <w:rPr>
            <w:rFonts w:eastAsia="Arial" w:cs="Arial"/>
          </w:rPr>
          <w:t xml:space="preserve">  </w:t>
        </w:r>
      </w:ins>
      <w:r w:rsidRPr="009013AF">
        <w:rPr>
          <w:rFonts w:eastAsia="Arial" w:cs="Arial"/>
        </w:rPr>
        <w:t>Rede</w:t>
      </w:r>
      <w:r w:rsidR="00A5510A" w:rsidRPr="009013AF">
        <w:rPr>
          <w:rFonts w:eastAsia="Arial" w:cs="Arial"/>
        </w:rPr>
        <w:t>s</w:t>
      </w:r>
      <w:r w:rsidRPr="009013AF">
        <w:rPr>
          <w:rFonts w:eastAsia="Arial" w:cs="Arial"/>
        </w:rPr>
        <w:t xml:space="preserve"> </w:t>
      </w:r>
      <w:r w:rsidR="00A5510A" w:rsidRPr="009013AF">
        <w:rPr>
          <w:rFonts w:eastAsia="Arial" w:cs="Arial"/>
        </w:rPr>
        <w:t>neurais</w:t>
      </w:r>
      <w:ins w:id="26" w:author="mario" w:date="2017-07-15T09:02:00Z">
        <w:r w:rsidR="00FD570E" w:rsidRPr="009013AF">
          <w:rPr>
            <w:rFonts w:eastAsia="Arial" w:cs="Arial"/>
          </w:rPr>
          <w:t xml:space="preserve"> artificiais</w:t>
        </w:r>
      </w:ins>
      <w:del w:id="27" w:author="Mario" w:date="2017-07-16T20:47:00Z">
        <w:r w:rsidR="00A5510A" w:rsidRPr="009013AF" w:rsidDel="009013AF">
          <w:rPr>
            <w:rFonts w:eastAsia="Arial" w:cs="Arial"/>
          </w:rPr>
          <w:delText>.</w:delText>
        </w:r>
      </w:del>
      <w:ins w:id="28" w:author="mario" w:date="2017-07-15T09:08:00Z">
        <w:del w:id="29" w:author="Mario" w:date="2017-07-16T20:47:00Z">
          <w:r w:rsidR="00374BB7" w:rsidRPr="009013AF" w:rsidDel="009013AF">
            <w:rPr>
              <w:rFonts w:eastAsia="Arial" w:cs="Arial"/>
            </w:rPr>
            <w:delText xml:space="preserve"> Previsao.</w:delText>
          </w:r>
        </w:del>
      </w:ins>
      <w:del w:id="30" w:author="Mario" w:date="2017-07-16T20:47:00Z">
        <w:r w:rsidRPr="009013AF" w:rsidDel="009013AF">
          <w:rPr>
            <w:rFonts w:eastAsia="Arial" w:cs="Arial"/>
          </w:rPr>
          <w:delText xml:space="preserve"> </w:delText>
        </w:r>
        <w:r w:rsidR="00A5510A" w:rsidRPr="009013AF" w:rsidDel="009013AF">
          <w:rPr>
            <w:rFonts w:eastAsia="Arial" w:cs="Arial"/>
          </w:rPr>
          <w:delText>P</w:delText>
        </w:r>
        <w:r w:rsidRPr="009013AF" w:rsidDel="009013AF">
          <w:rPr>
            <w:rFonts w:eastAsia="Arial" w:cs="Arial"/>
          </w:rPr>
          <w:delText>redição</w:delText>
        </w:r>
        <w:r w:rsidR="00A5510A" w:rsidRPr="009013AF" w:rsidDel="009013AF">
          <w:rPr>
            <w:rFonts w:eastAsia="Arial" w:cs="Arial"/>
          </w:rPr>
          <w:delText>.</w:delText>
        </w:r>
      </w:del>
      <w:del w:id="31" w:author="Mario" w:date="2017-07-16T20:46:00Z">
        <w:r w:rsidR="00A5510A" w:rsidRPr="009013AF" w:rsidDel="009013AF">
          <w:rPr>
            <w:rFonts w:eastAsia="Arial" w:cs="Arial"/>
          </w:rPr>
          <w:delText xml:space="preserve"> M</w:delText>
        </w:r>
        <w:r w:rsidRPr="009013AF" w:rsidDel="009013AF">
          <w:rPr>
            <w:rFonts w:eastAsia="Arial" w:cs="Arial"/>
          </w:rPr>
          <w:delText>ercado financeiro.</w:delText>
        </w:r>
        <w:r w:rsidR="00836053" w:rsidRPr="009013AF" w:rsidDel="009013AF">
          <w:rPr>
            <w:rFonts w:eastAsia="Arial" w:cs="Arial"/>
            <w:rPrChange w:id="32" w:author="Mario" w:date="2017-07-16T20:47:00Z">
              <w:rPr>
                <w:rFonts w:eastAsia="Arial" w:cs="Arial"/>
                <w:lang w:val="en-US"/>
              </w:rPr>
            </w:rPrChange>
          </w:rPr>
          <w:delText xml:space="preserve"> </w:delText>
        </w:r>
      </w:del>
      <w:moveFromRangeStart w:id="33" w:author="Mario" w:date="2017-07-16T20:46:00Z" w:name="move488001322"/>
      <w:moveFrom w:id="34" w:author="Mario" w:date="2017-07-16T20:46:00Z">
        <w:del w:id="35" w:author="Mario" w:date="2017-07-16T20:46:00Z">
          <w:r w:rsidR="00836053" w:rsidRPr="009013AF" w:rsidDel="009013AF">
            <w:rPr>
              <w:rFonts w:eastAsia="Arial" w:cs="Arial"/>
              <w:rPrChange w:id="36" w:author="Mario" w:date="2017-07-16T20:47:00Z">
                <w:rPr>
                  <w:rFonts w:eastAsia="Arial" w:cs="Arial"/>
                  <w:lang w:val="en-US"/>
                </w:rPr>
              </w:rPrChange>
            </w:rPr>
            <w:delText>Inteligência</w:delText>
          </w:r>
        </w:del>
        <w:r w:rsidR="00836053" w:rsidRPr="009013AF" w:rsidDel="009013AF">
          <w:rPr>
            <w:rFonts w:eastAsia="Arial" w:cs="Arial"/>
            <w:rPrChange w:id="37" w:author="Mario" w:date="2017-07-16T20:47:00Z">
              <w:rPr>
                <w:rFonts w:eastAsia="Arial" w:cs="Arial"/>
                <w:lang w:val="en-US"/>
              </w:rPr>
            </w:rPrChange>
          </w:rPr>
          <w:t xml:space="preserve"> Artificial</w:t>
        </w:r>
      </w:moveFrom>
      <w:moveFromRangeEnd w:id="33"/>
    </w:p>
    <w:p w14:paraId="2235A949" w14:textId="4DC2B437" w:rsidR="00621B60" w:rsidRPr="009013AF" w:rsidRDefault="00621B60" w:rsidP="00FF16DC">
      <w:pPr>
        <w:rPr>
          <w:rFonts w:eastAsia="Arial"/>
        </w:rPr>
      </w:pPr>
    </w:p>
    <w:p w14:paraId="07044340" w14:textId="77777777" w:rsidR="00621B60" w:rsidRPr="009013AF" w:rsidRDefault="00621B60">
      <w:pPr>
        <w:suppressAutoHyphens w:val="0"/>
        <w:spacing w:after="0"/>
        <w:ind w:firstLine="0"/>
        <w:jc w:val="left"/>
        <w:rPr>
          <w:rFonts w:eastAsia="Arial"/>
          <w:rPrChange w:id="38" w:author="Mario" w:date="2017-07-16T20:47:00Z">
            <w:rPr>
              <w:rFonts w:eastAsia="Arial"/>
              <w:lang w:val="en-US"/>
            </w:rPr>
          </w:rPrChange>
        </w:rPr>
      </w:pPr>
      <w:r w:rsidRPr="009013AF">
        <w:rPr>
          <w:rFonts w:eastAsia="Arial"/>
          <w:rPrChange w:id="39" w:author="Mario" w:date="2017-07-16T20:47:00Z">
            <w:rPr>
              <w:rFonts w:eastAsia="Arial"/>
              <w:lang w:val="en-US"/>
            </w:rPr>
          </w:rPrChange>
        </w:rPr>
        <w:br w:type="page"/>
      </w:r>
    </w:p>
    <w:p w14:paraId="563242D5" w14:textId="03985F22" w:rsidR="00621B60" w:rsidRPr="009013AF" w:rsidRDefault="382A6C4F" w:rsidP="382A6C4F">
      <w:pPr>
        <w:pStyle w:val="Ttulo"/>
        <w:rPr>
          <w:rFonts w:eastAsia="Arial"/>
          <w:rPrChange w:id="40" w:author="Mario" w:date="2017-07-16T20:47:00Z">
            <w:rPr>
              <w:rFonts w:eastAsia="Arial"/>
              <w:lang w:val="en-US"/>
            </w:rPr>
          </w:rPrChange>
        </w:rPr>
      </w:pPr>
      <w:r w:rsidRPr="009013AF">
        <w:rPr>
          <w:rFonts w:eastAsia="Arial"/>
          <w:rPrChange w:id="41" w:author="Mario" w:date="2017-07-16T20:47:00Z">
            <w:rPr>
              <w:rFonts w:eastAsia="Arial"/>
              <w:lang w:val="en-US"/>
            </w:rPr>
          </w:rPrChange>
        </w:rPr>
        <w:lastRenderedPageBreak/>
        <w:t>ABSTRACT</w:t>
      </w:r>
    </w:p>
    <w:p w14:paraId="6D8E6267" w14:textId="77777777" w:rsidR="00620FEB" w:rsidRPr="009013AF" w:rsidRDefault="00620FEB" w:rsidP="00114141">
      <w:pPr>
        <w:pStyle w:val="Ttulo"/>
        <w:ind w:firstLine="0"/>
        <w:jc w:val="both"/>
        <w:rPr>
          <w:rFonts w:eastAsia="Arial"/>
          <w:b w:val="0"/>
          <w:rPrChange w:id="42" w:author="Mario" w:date="2017-07-16T20:47:00Z">
            <w:rPr>
              <w:rFonts w:eastAsia="Arial"/>
              <w:b w:val="0"/>
              <w:lang w:val="en-US"/>
            </w:rPr>
          </w:rPrChange>
        </w:rPr>
      </w:pPr>
    </w:p>
    <w:p w14:paraId="6D30A8B6" w14:textId="31878A95" w:rsidR="00621B60" w:rsidRPr="009630D6" w:rsidRDefault="009630D6" w:rsidP="00FF16DC">
      <w:pPr>
        <w:spacing w:line="276" w:lineRule="auto"/>
        <w:rPr>
          <w:rFonts w:eastAsia="Arial" w:cs="Arial"/>
          <w:lang w:val="en-US"/>
        </w:rPr>
      </w:pPr>
      <w:r w:rsidRPr="005459A3">
        <w:rPr>
          <w:rFonts w:eastAsia="Arial" w:cs="Arial"/>
          <w:lang w:val="en-US"/>
        </w:rPr>
        <w:t>The analysis of stock p</w:t>
      </w:r>
      <w:r w:rsidRPr="009630D6">
        <w:rPr>
          <w:rFonts w:eastAsia="Arial" w:cs="Arial"/>
          <w:lang w:val="en-US"/>
        </w:rPr>
        <w:t xml:space="preserve">rice trends in the financial market requires a relevant number of variables that can influence. Many studies have been conducted in order to obtain models that provide recommendations for buying and selling stocks in order to maximize profits. Considering that the </w:t>
      </w:r>
      <w:proofErr w:type="spellStart"/>
      <w:r w:rsidRPr="009630D6">
        <w:rPr>
          <w:rFonts w:eastAsia="Arial" w:cs="Arial"/>
          <w:lang w:val="en-US"/>
        </w:rPr>
        <w:t>Bovespa</w:t>
      </w:r>
      <w:proofErr w:type="spellEnd"/>
      <w:r w:rsidRPr="009630D6">
        <w:rPr>
          <w:rFonts w:eastAsia="Arial" w:cs="Arial"/>
          <w:lang w:val="en-US"/>
        </w:rPr>
        <w:t xml:space="preserve"> provides data regarding the exchange of messages between the parties that constitute the financial market, </w:t>
      </w:r>
      <w:ins w:id="43" w:author="mario" w:date="2017-07-15T09:03:00Z">
        <w:r w:rsidR="00FD570E">
          <w:rPr>
            <w:rFonts w:eastAsia="Arial" w:cs="Arial"/>
            <w:lang w:val="en-US"/>
          </w:rPr>
          <w:t xml:space="preserve">artificial </w:t>
        </w:r>
      </w:ins>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ins w:id="44" w:author="mario" w:date="2017-07-15T09:03:00Z">
        <w:r w:rsidR="00FD570E">
          <w:rPr>
            <w:rFonts w:eastAsia="Arial" w:cs="Arial"/>
            <w:lang w:val="en-US"/>
          </w:rPr>
          <w:t>n</w:t>
        </w:r>
      </w:ins>
      <w:r w:rsidRPr="009630D6">
        <w:rPr>
          <w:rFonts w:eastAsia="Arial" w:cs="Arial"/>
          <w:lang w:val="en-US"/>
        </w:rPr>
        <w:t xml:space="preserve"> </w:t>
      </w:r>
      <w:ins w:id="45" w:author="mario" w:date="2017-07-15T09:03:00Z">
        <w:r w:rsidR="00FD570E">
          <w:rPr>
            <w:rFonts w:eastAsia="Arial" w:cs="Arial"/>
            <w:lang w:val="en-US"/>
          </w:rPr>
          <w:t xml:space="preserve">artificial </w:t>
        </w:r>
      </w:ins>
      <w:r w:rsidRPr="009630D6">
        <w:rPr>
          <w:rFonts w:eastAsia="Arial" w:cs="Arial"/>
          <w:lang w:val="en-US"/>
        </w:rPr>
        <w:t xml:space="preserve">neural network that models this data and its dynamics, configure it, train it and verify if this network is efficient. Thus, this work aims </w:t>
      </w:r>
      <w:del w:id="46" w:author="mario" w:date="2017-07-15T09:04:00Z">
        <w:r w:rsidRPr="009630D6" w:rsidDel="00FD570E">
          <w:rPr>
            <w:rFonts w:eastAsia="Arial" w:cs="Arial"/>
            <w:lang w:val="en-US"/>
          </w:rPr>
          <w:delText xml:space="preserve">to create and validate neural networks applied to prices prediction in the financial market. In addition, </w:delText>
        </w:r>
      </w:del>
      <w:r w:rsidRPr="009630D6">
        <w:rPr>
          <w:rFonts w:eastAsia="Arial" w:cs="Arial"/>
          <w:lang w:val="en-US"/>
        </w:rPr>
        <w:t xml:space="preserve">build </w:t>
      </w:r>
      <w:proofErr w:type="gramStart"/>
      <w:ins w:id="47" w:author="mario" w:date="2017-07-15T09:04:00Z">
        <w:r w:rsidR="00FD570E">
          <w:rPr>
            <w:rFonts w:eastAsia="Arial" w:cs="Arial"/>
            <w:lang w:val="en-US"/>
          </w:rPr>
          <w:t xml:space="preserve">a </w:t>
        </w:r>
      </w:ins>
      <w:r w:rsidR="00836053" w:rsidRPr="009630D6">
        <w:rPr>
          <w:rFonts w:eastAsia="Arial" w:cs="Arial"/>
          <w:lang w:val="en-US"/>
        </w:rPr>
        <w:t>software</w:t>
      </w:r>
      <w:proofErr w:type="gramEnd"/>
      <w:r w:rsidRPr="009630D6">
        <w:rPr>
          <w:rFonts w:eastAsia="Arial" w:cs="Arial"/>
          <w:lang w:val="en-US"/>
        </w:rPr>
        <w:t xml:space="preserve"> that facilitates all these steps </w:t>
      </w:r>
      <w:del w:id="48" w:author="mario" w:date="2017-07-15T09:04:00Z">
        <w:r w:rsidRPr="009630D6" w:rsidDel="00FD570E">
          <w:rPr>
            <w:rFonts w:eastAsia="Arial" w:cs="Arial"/>
            <w:lang w:val="en-US"/>
          </w:rPr>
          <w:delText xml:space="preserve">of the process </w:delText>
        </w:r>
      </w:del>
      <w:r w:rsidRPr="009630D6">
        <w:rPr>
          <w:rFonts w:eastAsia="Arial" w:cs="Arial"/>
          <w:lang w:val="en-US"/>
        </w:rPr>
        <w:t xml:space="preserve">so that even a person without programming knowledge can create an efficient </w:t>
      </w:r>
      <w:ins w:id="49" w:author="mario" w:date="2017-07-15T09:04:00Z">
        <w:r w:rsidR="00FD570E">
          <w:rPr>
            <w:rFonts w:eastAsia="Arial" w:cs="Arial"/>
            <w:lang w:val="en-US"/>
          </w:rPr>
          <w:t xml:space="preserve">artificial </w:t>
        </w:r>
      </w:ins>
      <w:r w:rsidRPr="009630D6">
        <w:rPr>
          <w:rFonts w:eastAsia="Arial" w:cs="Arial"/>
          <w:lang w:val="en-US"/>
        </w:rPr>
        <w:t xml:space="preserve">neural network. The result was </w:t>
      </w:r>
      <w:proofErr w:type="gramStart"/>
      <w:r w:rsidRPr="009630D6">
        <w:rPr>
          <w:rFonts w:eastAsia="Arial" w:cs="Arial"/>
          <w:lang w:val="en-US"/>
        </w:rPr>
        <w:t xml:space="preserve">a </w:t>
      </w:r>
      <w:del w:id="50" w:author="mario" w:date="2017-07-15T09:04:00Z">
        <w:r w:rsidRPr="009630D6" w:rsidDel="00FD570E">
          <w:rPr>
            <w:rFonts w:eastAsia="Arial" w:cs="Arial"/>
            <w:lang w:val="en-US"/>
          </w:rPr>
          <w:delText>computational application</w:delText>
        </w:r>
      </w:del>
      <w:ins w:id="51" w:author="mario" w:date="2017-07-15T09:04:00Z">
        <w:r w:rsidR="00FD570E">
          <w:rPr>
            <w:rFonts w:eastAsia="Arial" w:cs="Arial"/>
            <w:lang w:val="en-US"/>
          </w:rPr>
          <w:t xml:space="preserve"> software</w:t>
        </w:r>
      </w:ins>
      <w:proofErr w:type="gramEnd"/>
      <w:ins w:id="52" w:author="mario" w:date="2017-07-15T09:05:00Z">
        <w:r w:rsidR="00FD570E">
          <w:rPr>
            <w:rFonts w:eastAsia="Arial" w:cs="Arial"/>
            <w:lang w:val="en-US"/>
          </w:rPr>
          <w:t xml:space="preserve"> </w:t>
        </w:r>
      </w:ins>
      <w:del w:id="53" w:author="mario" w:date="2017-07-15T09:04:00Z">
        <w:r w:rsidRPr="009630D6" w:rsidDel="00FD570E">
          <w:rPr>
            <w:rFonts w:eastAsia="Arial" w:cs="Arial"/>
            <w:lang w:val="en-US"/>
          </w:rPr>
          <w:delText xml:space="preserve"> </w:delText>
        </w:r>
      </w:del>
      <w:r w:rsidRPr="009630D6">
        <w:rPr>
          <w:rFonts w:eastAsia="Arial" w:cs="Arial"/>
          <w:lang w:val="en-US"/>
        </w:rPr>
        <w:t xml:space="preserve">that </w:t>
      </w:r>
      <w:r w:rsidR="00836053">
        <w:rPr>
          <w:rFonts w:eastAsia="Arial" w:cs="Arial"/>
          <w:lang w:val="en-US"/>
        </w:rPr>
        <w:t>uses</w:t>
      </w:r>
      <w:ins w:id="54" w:author="mario" w:date="2017-07-15T09:05:00Z">
        <w:r w:rsidR="00FD570E">
          <w:rPr>
            <w:rFonts w:eastAsia="Arial" w:cs="Arial"/>
            <w:lang w:val="en-US"/>
          </w:rPr>
          <w:t xml:space="preserve"> artificial</w:t>
        </w:r>
      </w:ins>
      <w:r w:rsidRPr="009630D6">
        <w:rPr>
          <w:rFonts w:eastAsia="Arial" w:cs="Arial"/>
          <w:lang w:val="en-US"/>
        </w:rPr>
        <w:t xml:space="preserve"> neural networks that, under certain conditions, produce allowable levels of </w:t>
      </w:r>
      <w:ins w:id="55" w:author="mario" w:date="2017-07-15T09:07:00Z">
        <w:r w:rsidR="00374BB7">
          <w:rPr>
            <w:rFonts w:eastAsia="Arial" w:cs="Arial"/>
            <w:lang w:val="en-US"/>
          </w:rPr>
          <w:t xml:space="preserve">forecasting and </w:t>
        </w:r>
      </w:ins>
      <w:r w:rsidRPr="009630D6">
        <w:rPr>
          <w:rFonts w:eastAsia="Arial" w:cs="Arial"/>
          <w:lang w:val="en-US"/>
        </w:rPr>
        <w:t>prediction</w:t>
      </w:r>
      <w:ins w:id="56" w:author="mario" w:date="2017-07-15T09:07:00Z">
        <w:r w:rsidR="00374BB7">
          <w:rPr>
            <w:rFonts w:eastAsia="Arial" w:cs="Arial"/>
            <w:lang w:val="en-US"/>
          </w:rPr>
          <w:t>,</w:t>
        </w:r>
      </w:ins>
      <w:r w:rsidRPr="009630D6">
        <w:rPr>
          <w:rFonts w:eastAsia="Arial" w:cs="Arial"/>
          <w:lang w:val="en-US"/>
        </w:rPr>
        <w:t xml:space="preserve"> </w:t>
      </w:r>
      <w:ins w:id="57" w:author="mario" w:date="2017-07-15T09:07:00Z">
        <w:r w:rsidR="00374BB7">
          <w:rPr>
            <w:rFonts w:eastAsia="Arial" w:cs="Arial"/>
            <w:lang w:val="en-US"/>
          </w:rPr>
          <w:t>that</w:t>
        </w:r>
      </w:ins>
      <w:del w:id="58" w:author="mario" w:date="2017-07-15T09:05:00Z">
        <w:r w:rsidRPr="009630D6" w:rsidDel="00374BB7">
          <w:rPr>
            <w:rFonts w:eastAsia="Arial" w:cs="Arial"/>
            <w:lang w:val="en-US"/>
          </w:rPr>
          <w:delText xml:space="preserve">that </w:delText>
        </w:r>
      </w:del>
      <w:ins w:id="59" w:author="mario" w:date="2017-07-15T09:05:00Z">
        <w:r w:rsidR="00374BB7" w:rsidRPr="009630D6">
          <w:rPr>
            <w:rFonts w:eastAsia="Arial" w:cs="Arial"/>
            <w:lang w:val="en-US"/>
          </w:rPr>
          <w:t xml:space="preserve"> </w:t>
        </w:r>
      </w:ins>
      <w:r w:rsidRPr="009630D6">
        <w:rPr>
          <w:rFonts w:eastAsia="Arial" w:cs="Arial"/>
          <w:lang w:val="en-US"/>
        </w:rPr>
        <w:t>can be used as a tool to aid in the decision making of an investor.</w:t>
      </w:r>
    </w:p>
    <w:p w14:paraId="3271EF57" w14:textId="19BC218D"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ins w:id="60" w:author="Mario" w:date="2017-07-16T20:47:00Z">
        <w:r w:rsidR="009013AF">
          <w:rPr>
            <w:rFonts w:eastAsia="Arial" w:cs="Arial"/>
            <w:lang w:val="en-US"/>
          </w:rPr>
          <w:t xml:space="preserve">Artificial Intelligence. </w:t>
        </w:r>
      </w:ins>
      <w:proofErr w:type="gramStart"/>
      <w:ins w:id="61" w:author="mario" w:date="2017-07-15T09:05:00Z">
        <w:r w:rsidR="00374BB7">
          <w:rPr>
            <w:rFonts w:eastAsia="Arial" w:cs="Arial"/>
            <w:lang w:val="en-US"/>
          </w:rPr>
          <w:t xml:space="preserve">Artificial </w:t>
        </w:r>
      </w:ins>
      <w:del w:id="62" w:author="mario" w:date="2017-07-15T09:05:00Z">
        <w:r w:rsidRPr="382A6C4F" w:rsidDel="00374BB7">
          <w:rPr>
            <w:rFonts w:eastAsia="Arial" w:cs="Arial"/>
            <w:lang w:val="en-US"/>
          </w:rPr>
          <w:delText xml:space="preserve">Neural </w:delText>
        </w:r>
      </w:del>
      <w:ins w:id="63" w:author="mario" w:date="2017-07-15T09:05:00Z">
        <w:r w:rsidR="00374BB7">
          <w:rPr>
            <w:rFonts w:eastAsia="Arial" w:cs="Arial"/>
            <w:lang w:val="en-US"/>
          </w:rPr>
          <w:t>n</w:t>
        </w:r>
        <w:r w:rsidR="00374BB7" w:rsidRPr="382A6C4F">
          <w:rPr>
            <w:rFonts w:eastAsia="Arial" w:cs="Arial"/>
            <w:lang w:val="en-US"/>
          </w:rPr>
          <w:t xml:space="preserve">eural </w:t>
        </w:r>
      </w:ins>
      <w:r w:rsidR="00FF16DC" w:rsidRPr="382A6C4F">
        <w:rPr>
          <w:rFonts w:eastAsia="Arial" w:cs="Arial"/>
          <w:lang w:val="en-US"/>
        </w:rPr>
        <w:t>network</w:t>
      </w:r>
      <w:r w:rsidR="00FF16DC">
        <w:rPr>
          <w:rFonts w:eastAsia="Arial" w:cs="Arial"/>
          <w:lang w:val="en-US"/>
        </w:rPr>
        <w:t>s.</w:t>
      </w:r>
      <w:proofErr w:type="gramEnd"/>
      <w:r w:rsidR="00FF16DC">
        <w:rPr>
          <w:rFonts w:eastAsia="Arial" w:cs="Arial"/>
          <w:lang w:val="en-US"/>
        </w:rPr>
        <w:t xml:space="preserve"> </w:t>
      </w:r>
      <w:proofErr w:type="gramStart"/>
      <w:ins w:id="64" w:author="mario" w:date="2017-07-15T09:07:00Z">
        <w:r w:rsidR="00374BB7">
          <w:rPr>
            <w:rFonts w:eastAsia="Arial" w:cs="Arial"/>
            <w:lang w:val="en-US"/>
          </w:rPr>
          <w:t>Forecasting.</w:t>
        </w:r>
        <w:proofErr w:type="gramEnd"/>
        <w:r w:rsidR="00374BB7">
          <w:rPr>
            <w:rFonts w:eastAsia="Arial" w:cs="Arial"/>
            <w:lang w:val="en-US"/>
          </w:rPr>
          <w:t xml:space="preserve"> </w:t>
        </w:r>
      </w:ins>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del w:id="65" w:author="Mario" w:date="2017-07-16T20:47:00Z">
        <w:r w:rsidR="00836053" w:rsidDel="009013AF">
          <w:rPr>
            <w:rFonts w:eastAsia="Arial" w:cs="Arial"/>
            <w:lang w:val="en-US"/>
          </w:rPr>
          <w:delText xml:space="preserve"> Artificial Intelligence</w:delText>
        </w:r>
      </w:del>
      <w:r w:rsidR="00836053">
        <w:rPr>
          <w:rFonts w:eastAsia="Arial" w:cs="Arial"/>
          <w:lang w:val="en-US"/>
        </w:rPr>
        <w:t>.</w:t>
      </w:r>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3"/>
      <w:bookmarkEnd w:id="4"/>
      <w:bookmarkEnd w:id="5"/>
      <w:bookmarkEnd w:id="6"/>
    </w:p>
    <w:p w14:paraId="3E24E760" w14:textId="77777777" w:rsidR="00887006" w:rsidRPr="002045AB" w:rsidRDefault="00887006" w:rsidP="002078DB">
      <w:pPr>
        <w:rPr>
          <w:lang w:val="en-US"/>
        </w:rPr>
      </w:pPr>
    </w:p>
    <w:p w14:paraId="042A23E9" w14:textId="77777777" w:rsidR="00750EA0"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sidRPr="00374BB7">
        <w:rPr>
          <w:b/>
          <w:lang w:val="en-US"/>
          <w:rPrChange w:id="66" w:author="mario" w:date="2017-07-15T09:07:00Z">
            <w:rPr>
              <w:b/>
            </w:rPr>
          </w:rPrChange>
        </w:rPr>
        <w:instrText xml:space="preserve"> TOC \h \z \c "Figura" </w:instrText>
      </w:r>
      <w:r>
        <w:rPr>
          <w:b/>
        </w:rPr>
        <w:fldChar w:fldCharType="separate"/>
      </w:r>
      <w:r w:rsidR="00FD570E">
        <w:fldChar w:fldCharType="begin"/>
      </w:r>
      <w:r w:rsidR="00FD570E" w:rsidRPr="00374BB7">
        <w:rPr>
          <w:lang w:val="en-US"/>
          <w:rPrChange w:id="67" w:author="mario" w:date="2017-07-15T09:07:00Z">
            <w:rPr/>
          </w:rPrChange>
        </w:rPr>
        <w:instrText xml:space="preserve"> HYPERLINK \l "_T</w:instrText>
      </w:r>
      <w:r w:rsidR="00FD570E">
        <w:instrText xml:space="preserve">oc486423002" </w:instrText>
      </w:r>
      <w:r w:rsidR="00FD570E">
        <w:fldChar w:fldCharType="separate"/>
      </w:r>
      <w:r w:rsidR="00750EA0" w:rsidRPr="00DD1F4F">
        <w:rPr>
          <w:rStyle w:val="Hyperlink"/>
          <w:noProof/>
        </w:rPr>
        <w:t>Figura 1. Modelo de um Neurônio Artificial</w:t>
      </w:r>
      <w:r w:rsidR="00750EA0">
        <w:rPr>
          <w:noProof/>
          <w:webHidden/>
        </w:rPr>
        <w:tab/>
      </w:r>
      <w:r w:rsidR="00750EA0">
        <w:rPr>
          <w:noProof/>
          <w:webHidden/>
        </w:rPr>
        <w:fldChar w:fldCharType="begin"/>
      </w:r>
      <w:r w:rsidR="00750EA0">
        <w:rPr>
          <w:noProof/>
          <w:webHidden/>
        </w:rPr>
        <w:instrText xml:space="preserve"> PAGEREF _Toc486423002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r w:rsidR="00FD570E">
        <w:rPr>
          <w:noProof/>
        </w:rPr>
        <w:fldChar w:fldCharType="end"/>
      </w:r>
    </w:p>
    <w:p w14:paraId="5FB04E00"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03" w:history="1">
        <w:r w:rsidR="00750EA0" w:rsidRPr="00DD1F4F">
          <w:rPr>
            <w:rStyle w:val="Hyperlink"/>
            <w:noProof/>
          </w:rPr>
          <w:t>Figura 2. Funções de ativação</w:t>
        </w:r>
        <w:r w:rsidR="00750EA0">
          <w:rPr>
            <w:noProof/>
            <w:webHidden/>
          </w:rPr>
          <w:tab/>
        </w:r>
        <w:r w:rsidR="00750EA0">
          <w:rPr>
            <w:noProof/>
            <w:webHidden/>
          </w:rPr>
          <w:fldChar w:fldCharType="begin"/>
        </w:r>
        <w:r w:rsidR="00750EA0">
          <w:rPr>
            <w:noProof/>
            <w:webHidden/>
          </w:rPr>
          <w:instrText xml:space="preserve"> PAGEREF _Toc486423003 \h </w:instrText>
        </w:r>
        <w:r w:rsidR="00750EA0">
          <w:rPr>
            <w:noProof/>
            <w:webHidden/>
          </w:rPr>
        </w:r>
        <w:r w:rsidR="00750EA0">
          <w:rPr>
            <w:noProof/>
            <w:webHidden/>
          </w:rPr>
          <w:fldChar w:fldCharType="separate"/>
        </w:r>
        <w:r w:rsidR="00750EA0">
          <w:rPr>
            <w:noProof/>
            <w:webHidden/>
          </w:rPr>
          <w:t>23</w:t>
        </w:r>
        <w:r w:rsidR="00750EA0">
          <w:rPr>
            <w:noProof/>
            <w:webHidden/>
          </w:rPr>
          <w:fldChar w:fldCharType="end"/>
        </w:r>
      </w:hyperlink>
    </w:p>
    <w:p w14:paraId="09AD4439"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04" w:history="1">
        <w:r w:rsidR="00750EA0" w:rsidRPr="00DD1F4F">
          <w:rPr>
            <w:rStyle w:val="Hyperlink"/>
            <w:noProof/>
          </w:rPr>
          <w:t>Figura 3. Multilayer perceptron (MLP)</w:t>
        </w:r>
        <w:r w:rsidR="00750EA0">
          <w:rPr>
            <w:noProof/>
            <w:webHidden/>
          </w:rPr>
          <w:tab/>
        </w:r>
        <w:r w:rsidR="00750EA0">
          <w:rPr>
            <w:noProof/>
            <w:webHidden/>
          </w:rPr>
          <w:fldChar w:fldCharType="begin"/>
        </w:r>
        <w:r w:rsidR="00750EA0">
          <w:rPr>
            <w:noProof/>
            <w:webHidden/>
          </w:rPr>
          <w:instrText xml:space="preserve"> PAGEREF _Toc486423004 \h </w:instrText>
        </w:r>
        <w:r w:rsidR="00750EA0">
          <w:rPr>
            <w:noProof/>
            <w:webHidden/>
          </w:rPr>
        </w:r>
        <w:r w:rsidR="00750EA0">
          <w:rPr>
            <w:noProof/>
            <w:webHidden/>
          </w:rPr>
          <w:fldChar w:fldCharType="separate"/>
        </w:r>
        <w:r w:rsidR="00750EA0">
          <w:rPr>
            <w:noProof/>
            <w:webHidden/>
          </w:rPr>
          <w:t>24</w:t>
        </w:r>
        <w:r w:rsidR="00750EA0">
          <w:rPr>
            <w:noProof/>
            <w:webHidden/>
          </w:rPr>
          <w:fldChar w:fldCharType="end"/>
        </w:r>
      </w:hyperlink>
    </w:p>
    <w:p w14:paraId="571EF999"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05" w:history="1">
        <w:r w:rsidR="00750EA0" w:rsidRPr="00DD1F4F">
          <w:rPr>
            <w:rStyle w:val="Hyperlink"/>
            <w:noProof/>
          </w:rPr>
          <w:t>Figura 4. TLFN focada.</w:t>
        </w:r>
        <w:r w:rsidR="00750EA0">
          <w:rPr>
            <w:noProof/>
            <w:webHidden/>
          </w:rPr>
          <w:tab/>
        </w:r>
        <w:r w:rsidR="00750EA0">
          <w:rPr>
            <w:noProof/>
            <w:webHidden/>
          </w:rPr>
          <w:fldChar w:fldCharType="begin"/>
        </w:r>
        <w:r w:rsidR="00750EA0">
          <w:rPr>
            <w:noProof/>
            <w:webHidden/>
          </w:rPr>
          <w:instrText xml:space="preserve"> PAGEREF _Toc486423005 \h </w:instrText>
        </w:r>
        <w:r w:rsidR="00750EA0">
          <w:rPr>
            <w:noProof/>
            <w:webHidden/>
          </w:rPr>
        </w:r>
        <w:r w:rsidR="00750EA0">
          <w:rPr>
            <w:noProof/>
            <w:webHidden/>
          </w:rPr>
          <w:fldChar w:fldCharType="separate"/>
        </w:r>
        <w:r w:rsidR="00750EA0">
          <w:rPr>
            <w:noProof/>
            <w:webHidden/>
          </w:rPr>
          <w:t>25</w:t>
        </w:r>
        <w:r w:rsidR="00750EA0">
          <w:rPr>
            <w:noProof/>
            <w:webHidden/>
          </w:rPr>
          <w:fldChar w:fldCharType="end"/>
        </w:r>
      </w:hyperlink>
    </w:p>
    <w:p w14:paraId="5A5A59F1"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06" w:history="1">
        <w:r w:rsidR="00750EA0" w:rsidRPr="00DD1F4F">
          <w:rPr>
            <w:rStyle w:val="Hyperlink"/>
            <w:noProof/>
          </w:rPr>
          <w:t>Figura 5. Recurrent Network</w:t>
        </w:r>
        <w:r w:rsidR="00750EA0">
          <w:rPr>
            <w:noProof/>
            <w:webHidden/>
          </w:rPr>
          <w:tab/>
        </w:r>
        <w:r w:rsidR="00750EA0">
          <w:rPr>
            <w:noProof/>
            <w:webHidden/>
          </w:rPr>
          <w:fldChar w:fldCharType="begin"/>
        </w:r>
        <w:r w:rsidR="00750EA0">
          <w:rPr>
            <w:noProof/>
            <w:webHidden/>
          </w:rPr>
          <w:instrText xml:space="preserve"> PAGEREF _Toc486423006 \h </w:instrText>
        </w:r>
        <w:r w:rsidR="00750EA0">
          <w:rPr>
            <w:noProof/>
            <w:webHidden/>
          </w:rPr>
        </w:r>
        <w:r w:rsidR="00750EA0">
          <w:rPr>
            <w:noProof/>
            <w:webHidden/>
          </w:rPr>
          <w:fldChar w:fldCharType="separate"/>
        </w:r>
        <w:r w:rsidR="00750EA0">
          <w:rPr>
            <w:noProof/>
            <w:webHidden/>
          </w:rPr>
          <w:t>26</w:t>
        </w:r>
        <w:r w:rsidR="00750EA0">
          <w:rPr>
            <w:noProof/>
            <w:webHidden/>
          </w:rPr>
          <w:fldChar w:fldCharType="end"/>
        </w:r>
      </w:hyperlink>
    </w:p>
    <w:p w14:paraId="573959F3"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07" w:history="1">
        <w:r w:rsidR="00750EA0" w:rsidRPr="00DD1F4F">
          <w:rPr>
            <w:rStyle w:val="Hyperlink"/>
            <w:noProof/>
          </w:rPr>
          <w:t>Figura 6. Hierarquia do aprendizado</w:t>
        </w:r>
        <w:r w:rsidR="00750EA0">
          <w:rPr>
            <w:noProof/>
            <w:webHidden/>
          </w:rPr>
          <w:tab/>
        </w:r>
        <w:r w:rsidR="00750EA0">
          <w:rPr>
            <w:noProof/>
            <w:webHidden/>
          </w:rPr>
          <w:fldChar w:fldCharType="begin"/>
        </w:r>
        <w:r w:rsidR="00750EA0">
          <w:rPr>
            <w:noProof/>
            <w:webHidden/>
          </w:rPr>
          <w:instrText xml:space="preserve"> PAGEREF _Toc486423007 \h </w:instrText>
        </w:r>
        <w:r w:rsidR="00750EA0">
          <w:rPr>
            <w:noProof/>
            <w:webHidden/>
          </w:rPr>
        </w:r>
        <w:r w:rsidR="00750EA0">
          <w:rPr>
            <w:noProof/>
            <w:webHidden/>
          </w:rPr>
          <w:fldChar w:fldCharType="separate"/>
        </w:r>
        <w:r w:rsidR="00750EA0">
          <w:rPr>
            <w:noProof/>
            <w:webHidden/>
          </w:rPr>
          <w:t>27</w:t>
        </w:r>
        <w:r w:rsidR="00750EA0">
          <w:rPr>
            <w:noProof/>
            <w:webHidden/>
          </w:rPr>
          <w:fldChar w:fldCharType="end"/>
        </w:r>
      </w:hyperlink>
    </w:p>
    <w:p w14:paraId="4E3CB297"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08" w:history="1">
        <w:r w:rsidR="00750EA0" w:rsidRPr="00DD1F4F">
          <w:rPr>
            <w:rStyle w:val="Hyperlink"/>
            <w:noProof/>
          </w:rPr>
          <w:t xml:space="preserve">Figura 7. Redes com e sem </w:t>
        </w:r>
        <w:r w:rsidR="00750EA0" w:rsidRPr="00DD1F4F">
          <w:rPr>
            <w:rStyle w:val="Hyperlink"/>
            <w:i/>
            <w:noProof/>
          </w:rPr>
          <w:t>dropout</w:t>
        </w:r>
        <w:r w:rsidR="00750EA0">
          <w:rPr>
            <w:noProof/>
            <w:webHidden/>
          </w:rPr>
          <w:tab/>
        </w:r>
        <w:r w:rsidR="00750EA0">
          <w:rPr>
            <w:noProof/>
            <w:webHidden/>
          </w:rPr>
          <w:fldChar w:fldCharType="begin"/>
        </w:r>
        <w:r w:rsidR="00750EA0">
          <w:rPr>
            <w:noProof/>
            <w:webHidden/>
          </w:rPr>
          <w:instrText xml:space="preserve"> PAGEREF _Toc486423008 \h </w:instrText>
        </w:r>
        <w:r w:rsidR="00750EA0">
          <w:rPr>
            <w:noProof/>
            <w:webHidden/>
          </w:rPr>
        </w:r>
        <w:r w:rsidR="00750EA0">
          <w:rPr>
            <w:noProof/>
            <w:webHidden/>
          </w:rPr>
          <w:fldChar w:fldCharType="separate"/>
        </w:r>
        <w:r w:rsidR="00750EA0">
          <w:rPr>
            <w:noProof/>
            <w:webHidden/>
          </w:rPr>
          <w:t>28</w:t>
        </w:r>
        <w:r w:rsidR="00750EA0">
          <w:rPr>
            <w:noProof/>
            <w:webHidden/>
          </w:rPr>
          <w:fldChar w:fldCharType="end"/>
        </w:r>
      </w:hyperlink>
    </w:p>
    <w:p w14:paraId="099C399A"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09" w:history="1">
        <w:r w:rsidR="00750EA0" w:rsidRPr="00DD1F4F">
          <w:rPr>
            <w:rStyle w:val="Hyperlink"/>
            <w:noProof/>
          </w:rPr>
          <w:t>Figura 8. Maiores altas em 5 dias</w:t>
        </w:r>
        <w:r w:rsidR="00750EA0">
          <w:rPr>
            <w:noProof/>
            <w:webHidden/>
          </w:rPr>
          <w:tab/>
        </w:r>
        <w:r w:rsidR="00750EA0">
          <w:rPr>
            <w:noProof/>
            <w:webHidden/>
          </w:rPr>
          <w:fldChar w:fldCharType="begin"/>
        </w:r>
        <w:r w:rsidR="00750EA0">
          <w:rPr>
            <w:noProof/>
            <w:webHidden/>
          </w:rPr>
          <w:instrText xml:space="preserve"> PAGEREF _Toc486423009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495A8E41"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10" w:history="1">
        <w:r w:rsidR="00750EA0" w:rsidRPr="00DD1F4F">
          <w:rPr>
            <w:rStyle w:val="Hyperlink"/>
            <w:noProof/>
          </w:rPr>
          <w:t>Figura 9. Maiores quedas em 5 dias</w:t>
        </w:r>
        <w:r w:rsidR="00750EA0">
          <w:rPr>
            <w:noProof/>
            <w:webHidden/>
          </w:rPr>
          <w:tab/>
        </w:r>
        <w:r w:rsidR="00750EA0">
          <w:rPr>
            <w:noProof/>
            <w:webHidden/>
          </w:rPr>
          <w:fldChar w:fldCharType="begin"/>
        </w:r>
        <w:r w:rsidR="00750EA0">
          <w:rPr>
            <w:noProof/>
            <w:webHidden/>
          </w:rPr>
          <w:instrText xml:space="preserve"> PAGEREF _Toc486423010 \h </w:instrText>
        </w:r>
        <w:r w:rsidR="00750EA0">
          <w:rPr>
            <w:noProof/>
            <w:webHidden/>
          </w:rPr>
        </w:r>
        <w:r w:rsidR="00750EA0">
          <w:rPr>
            <w:noProof/>
            <w:webHidden/>
          </w:rPr>
          <w:fldChar w:fldCharType="separate"/>
        </w:r>
        <w:r w:rsidR="00750EA0">
          <w:rPr>
            <w:noProof/>
            <w:webHidden/>
          </w:rPr>
          <w:t>33</w:t>
        </w:r>
        <w:r w:rsidR="00750EA0">
          <w:rPr>
            <w:noProof/>
            <w:webHidden/>
          </w:rPr>
          <w:fldChar w:fldCharType="end"/>
        </w:r>
      </w:hyperlink>
    </w:p>
    <w:p w14:paraId="32102E21"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11" w:history="1">
        <w:r w:rsidR="00750EA0" w:rsidRPr="00DD1F4F">
          <w:rPr>
            <w:rStyle w:val="Hyperlink"/>
            <w:noProof/>
          </w:rPr>
          <w:t>Figura 10. Diagrama de caso de uso</w:t>
        </w:r>
        <w:r w:rsidR="00750EA0">
          <w:rPr>
            <w:noProof/>
            <w:webHidden/>
          </w:rPr>
          <w:tab/>
        </w:r>
        <w:r w:rsidR="00750EA0">
          <w:rPr>
            <w:noProof/>
            <w:webHidden/>
          </w:rPr>
          <w:fldChar w:fldCharType="begin"/>
        </w:r>
        <w:r w:rsidR="00750EA0">
          <w:rPr>
            <w:noProof/>
            <w:webHidden/>
          </w:rPr>
          <w:instrText xml:space="preserve"> PAGEREF _Toc486423011 \h </w:instrText>
        </w:r>
        <w:r w:rsidR="00750EA0">
          <w:rPr>
            <w:noProof/>
            <w:webHidden/>
          </w:rPr>
        </w:r>
        <w:r w:rsidR="00750EA0">
          <w:rPr>
            <w:noProof/>
            <w:webHidden/>
          </w:rPr>
          <w:fldChar w:fldCharType="separate"/>
        </w:r>
        <w:r w:rsidR="00750EA0">
          <w:rPr>
            <w:noProof/>
            <w:webHidden/>
          </w:rPr>
          <w:t>40</w:t>
        </w:r>
        <w:r w:rsidR="00750EA0">
          <w:rPr>
            <w:noProof/>
            <w:webHidden/>
          </w:rPr>
          <w:fldChar w:fldCharType="end"/>
        </w:r>
      </w:hyperlink>
    </w:p>
    <w:p w14:paraId="31C66BA6"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12" w:history="1">
        <w:r w:rsidR="00750EA0" w:rsidRPr="00DD1F4F">
          <w:rPr>
            <w:rStyle w:val="Hyperlink"/>
            <w:noProof/>
          </w:rPr>
          <w:t>Figura 11. Diagrama de Classes de negócio</w:t>
        </w:r>
        <w:r w:rsidR="00750EA0">
          <w:rPr>
            <w:noProof/>
            <w:webHidden/>
          </w:rPr>
          <w:tab/>
        </w:r>
        <w:r w:rsidR="00750EA0">
          <w:rPr>
            <w:noProof/>
            <w:webHidden/>
          </w:rPr>
          <w:fldChar w:fldCharType="begin"/>
        </w:r>
        <w:r w:rsidR="00750EA0">
          <w:rPr>
            <w:noProof/>
            <w:webHidden/>
          </w:rPr>
          <w:instrText xml:space="preserve"> PAGEREF _Toc486423012 \h </w:instrText>
        </w:r>
        <w:r w:rsidR="00750EA0">
          <w:rPr>
            <w:noProof/>
            <w:webHidden/>
          </w:rPr>
        </w:r>
        <w:r w:rsidR="00750EA0">
          <w:rPr>
            <w:noProof/>
            <w:webHidden/>
          </w:rPr>
          <w:fldChar w:fldCharType="separate"/>
        </w:r>
        <w:r w:rsidR="00750EA0">
          <w:rPr>
            <w:noProof/>
            <w:webHidden/>
          </w:rPr>
          <w:t>47</w:t>
        </w:r>
        <w:r w:rsidR="00750EA0">
          <w:rPr>
            <w:noProof/>
            <w:webHidden/>
          </w:rPr>
          <w:fldChar w:fldCharType="end"/>
        </w:r>
      </w:hyperlink>
    </w:p>
    <w:p w14:paraId="241C99F8"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13" w:history="1">
        <w:r w:rsidR="00750EA0" w:rsidRPr="00DD1F4F">
          <w:rPr>
            <w:rStyle w:val="Hyperlink"/>
            <w:noProof/>
          </w:rPr>
          <w:t>Figura 12. Diagrama de implantação</w:t>
        </w:r>
        <w:r w:rsidR="00750EA0">
          <w:rPr>
            <w:noProof/>
            <w:webHidden/>
          </w:rPr>
          <w:tab/>
        </w:r>
        <w:r w:rsidR="00750EA0">
          <w:rPr>
            <w:noProof/>
            <w:webHidden/>
          </w:rPr>
          <w:fldChar w:fldCharType="begin"/>
        </w:r>
        <w:r w:rsidR="00750EA0">
          <w:rPr>
            <w:noProof/>
            <w:webHidden/>
          </w:rPr>
          <w:instrText xml:space="preserve"> PAGEREF _Toc486423013 \h </w:instrText>
        </w:r>
        <w:r w:rsidR="00750EA0">
          <w:rPr>
            <w:noProof/>
            <w:webHidden/>
          </w:rPr>
        </w:r>
        <w:r w:rsidR="00750EA0">
          <w:rPr>
            <w:noProof/>
            <w:webHidden/>
          </w:rPr>
          <w:fldChar w:fldCharType="separate"/>
        </w:r>
        <w:r w:rsidR="00750EA0">
          <w:rPr>
            <w:noProof/>
            <w:webHidden/>
          </w:rPr>
          <w:t>48</w:t>
        </w:r>
        <w:r w:rsidR="00750EA0">
          <w:rPr>
            <w:noProof/>
            <w:webHidden/>
          </w:rPr>
          <w:fldChar w:fldCharType="end"/>
        </w:r>
      </w:hyperlink>
    </w:p>
    <w:p w14:paraId="784B90B0"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14" w:history="1">
        <w:r w:rsidR="00750EA0" w:rsidRPr="00DD1F4F">
          <w:rPr>
            <w:rStyle w:val="Hyperlink"/>
            <w:noProof/>
          </w:rPr>
          <w:t xml:space="preserve">Figura 13. Diagrama de classes de projeto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_Toc486423014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05FAA8BA"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15" w:history="1">
        <w:r w:rsidR="00750EA0" w:rsidRPr="00DD1F4F">
          <w:rPr>
            <w:rStyle w:val="Hyperlink"/>
            <w:noProof/>
          </w:rPr>
          <w:t xml:space="preserve">Figura 14. Diagrama de sequência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_Toc486423015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7C27938D"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16" w:history="1">
        <w:r w:rsidR="00750EA0" w:rsidRPr="00DD1F4F">
          <w:rPr>
            <w:rStyle w:val="Hyperlink"/>
            <w:noProof/>
          </w:rPr>
          <w:t xml:space="preserve">Figura 15. Diagrama de classes de projeto - </w:t>
        </w:r>
        <w:r w:rsidR="00750EA0" w:rsidRPr="00DD1F4F">
          <w:rPr>
            <w:rStyle w:val="Hyperlink"/>
            <w:i/>
            <w:noProof/>
          </w:rPr>
          <w:t>Choose NN</w:t>
        </w:r>
        <w:r w:rsidR="00750EA0">
          <w:rPr>
            <w:noProof/>
            <w:webHidden/>
          </w:rPr>
          <w:tab/>
        </w:r>
        <w:r w:rsidR="00750EA0">
          <w:rPr>
            <w:noProof/>
            <w:webHidden/>
          </w:rPr>
          <w:fldChar w:fldCharType="begin"/>
        </w:r>
        <w:r w:rsidR="00750EA0">
          <w:rPr>
            <w:noProof/>
            <w:webHidden/>
          </w:rPr>
          <w:instrText xml:space="preserve"> PAGEREF _Toc486423016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155479F7"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17" w:history="1">
        <w:r w:rsidR="00750EA0" w:rsidRPr="00DD1F4F">
          <w:rPr>
            <w:rStyle w:val="Hyperlink"/>
            <w:noProof/>
          </w:rPr>
          <w:t>Figura 16. Diagrama de sequência - Choose NN</w:t>
        </w:r>
        <w:r w:rsidR="00750EA0">
          <w:rPr>
            <w:noProof/>
            <w:webHidden/>
          </w:rPr>
          <w:tab/>
        </w:r>
        <w:r w:rsidR="00750EA0">
          <w:rPr>
            <w:noProof/>
            <w:webHidden/>
          </w:rPr>
          <w:fldChar w:fldCharType="begin"/>
        </w:r>
        <w:r w:rsidR="00750EA0">
          <w:rPr>
            <w:noProof/>
            <w:webHidden/>
          </w:rPr>
          <w:instrText xml:space="preserve"> PAGEREF _Toc486423017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64D7C83A"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18" w:history="1">
        <w:r w:rsidR="00750EA0" w:rsidRPr="00DD1F4F">
          <w:rPr>
            <w:rStyle w:val="Hyperlink"/>
            <w:noProof/>
          </w:rPr>
          <w:t xml:space="preserve">Figura 17. Diagrama de classes de projeto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_Toc486423018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45294E8F"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19" w:history="1">
        <w:r w:rsidR="00750EA0" w:rsidRPr="00DD1F4F">
          <w:rPr>
            <w:rStyle w:val="Hyperlink"/>
            <w:noProof/>
          </w:rPr>
          <w:t xml:space="preserve">Figura 18. Diagrama de sequência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_Toc486423019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5CB79698"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20" w:history="1">
        <w:r w:rsidR="00750EA0" w:rsidRPr="00DD1F4F">
          <w:rPr>
            <w:rStyle w:val="Hyperlink"/>
            <w:noProof/>
          </w:rPr>
          <w:t xml:space="preserve">Figura 19. Diagrama de classes de projeto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_Toc486423020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A192C79"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21" w:history="1">
        <w:r w:rsidR="00750EA0" w:rsidRPr="00DD1F4F">
          <w:rPr>
            <w:rStyle w:val="Hyperlink"/>
            <w:noProof/>
          </w:rPr>
          <w:t xml:space="preserve">Figura 20. Diagrama de sequência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_Toc486423021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2CBDCFA"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22" w:history="1">
        <w:r w:rsidR="00750EA0" w:rsidRPr="00DD1F4F">
          <w:rPr>
            <w:rStyle w:val="Hyperlink"/>
            <w:noProof/>
          </w:rPr>
          <w:t xml:space="preserve">Figura 21. Diagrama de classes de projeto </w:t>
        </w:r>
        <w:r w:rsidR="00750EA0" w:rsidRPr="00DD1F4F">
          <w:rPr>
            <w:rStyle w:val="Hyperlink"/>
            <w:i/>
            <w:noProof/>
          </w:rPr>
          <w:t>- Train NN</w:t>
        </w:r>
        <w:r w:rsidR="00750EA0">
          <w:rPr>
            <w:noProof/>
            <w:webHidden/>
          </w:rPr>
          <w:tab/>
        </w:r>
        <w:r w:rsidR="00750EA0">
          <w:rPr>
            <w:noProof/>
            <w:webHidden/>
          </w:rPr>
          <w:fldChar w:fldCharType="begin"/>
        </w:r>
        <w:r w:rsidR="00750EA0">
          <w:rPr>
            <w:noProof/>
            <w:webHidden/>
          </w:rPr>
          <w:instrText xml:space="preserve"> PAGEREF _Toc486423022 \h </w:instrText>
        </w:r>
        <w:r w:rsidR="00750EA0">
          <w:rPr>
            <w:noProof/>
            <w:webHidden/>
          </w:rPr>
        </w:r>
        <w:r w:rsidR="00750EA0">
          <w:rPr>
            <w:noProof/>
            <w:webHidden/>
          </w:rPr>
          <w:fldChar w:fldCharType="separate"/>
        </w:r>
        <w:r w:rsidR="00750EA0">
          <w:rPr>
            <w:noProof/>
            <w:webHidden/>
          </w:rPr>
          <w:t>53</w:t>
        </w:r>
        <w:r w:rsidR="00750EA0">
          <w:rPr>
            <w:noProof/>
            <w:webHidden/>
          </w:rPr>
          <w:fldChar w:fldCharType="end"/>
        </w:r>
      </w:hyperlink>
    </w:p>
    <w:p w14:paraId="61E90D14"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23" w:history="1">
        <w:r w:rsidR="00750EA0" w:rsidRPr="00DD1F4F">
          <w:rPr>
            <w:rStyle w:val="Hyperlink"/>
            <w:noProof/>
          </w:rPr>
          <w:t xml:space="preserve">Figura 22. Diagrama de sequência - </w:t>
        </w:r>
        <w:r w:rsidR="00750EA0" w:rsidRPr="00DD1F4F">
          <w:rPr>
            <w:rStyle w:val="Hyperlink"/>
            <w:i/>
            <w:noProof/>
          </w:rPr>
          <w:t>Train NN</w:t>
        </w:r>
        <w:r w:rsidR="00750EA0">
          <w:rPr>
            <w:noProof/>
            <w:webHidden/>
          </w:rPr>
          <w:tab/>
        </w:r>
        <w:r w:rsidR="00750EA0">
          <w:rPr>
            <w:noProof/>
            <w:webHidden/>
          </w:rPr>
          <w:fldChar w:fldCharType="begin"/>
        </w:r>
        <w:r w:rsidR="00750EA0">
          <w:rPr>
            <w:noProof/>
            <w:webHidden/>
          </w:rPr>
          <w:instrText xml:space="preserve"> PAGEREF _Toc486423023 \h </w:instrText>
        </w:r>
        <w:r w:rsidR="00750EA0">
          <w:rPr>
            <w:noProof/>
            <w:webHidden/>
          </w:rPr>
        </w:r>
        <w:r w:rsidR="00750EA0">
          <w:rPr>
            <w:noProof/>
            <w:webHidden/>
          </w:rPr>
          <w:fldChar w:fldCharType="separate"/>
        </w:r>
        <w:r w:rsidR="00750EA0">
          <w:rPr>
            <w:noProof/>
            <w:webHidden/>
          </w:rPr>
          <w:t>54</w:t>
        </w:r>
        <w:r w:rsidR="00750EA0">
          <w:rPr>
            <w:noProof/>
            <w:webHidden/>
          </w:rPr>
          <w:fldChar w:fldCharType="end"/>
        </w:r>
      </w:hyperlink>
    </w:p>
    <w:p w14:paraId="44A7A331"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24" w:history="1">
        <w:r w:rsidR="00750EA0" w:rsidRPr="00DD1F4F">
          <w:rPr>
            <w:rStyle w:val="Hyperlink"/>
            <w:noProof/>
          </w:rPr>
          <w:t>Figura 23. Topologia da RNA utilizada</w:t>
        </w:r>
        <w:r w:rsidR="00750EA0">
          <w:rPr>
            <w:noProof/>
            <w:webHidden/>
          </w:rPr>
          <w:tab/>
        </w:r>
        <w:r w:rsidR="00750EA0">
          <w:rPr>
            <w:noProof/>
            <w:webHidden/>
          </w:rPr>
          <w:fldChar w:fldCharType="begin"/>
        </w:r>
        <w:r w:rsidR="00750EA0">
          <w:rPr>
            <w:noProof/>
            <w:webHidden/>
          </w:rPr>
          <w:instrText xml:space="preserve"> PAGEREF _Toc486423024 \h </w:instrText>
        </w:r>
        <w:r w:rsidR="00750EA0">
          <w:rPr>
            <w:noProof/>
            <w:webHidden/>
          </w:rPr>
        </w:r>
        <w:r w:rsidR="00750EA0">
          <w:rPr>
            <w:noProof/>
            <w:webHidden/>
          </w:rPr>
          <w:fldChar w:fldCharType="separate"/>
        </w:r>
        <w:r w:rsidR="00750EA0">
          <w:rPr>
            <w:noProof/>
            <w:webHidden/>
          </w:rPr>
          <w:t>55</w:t>
        </w:r>
        <w:r w:rsidR="00750EA0">
          <w:rPr>
            <w:noProof/>
            <w:webHidden/>
          </w:rPr>
          <w:fldChar w:fldCharType="end"/>
        </w:r>
      </w:hyperlink>
    </w:p>
    <w:p w14:paraId="6E2C60FF"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25" w:history="1">
        <w:r w:rsidR="00750EA0" w:rsidRPr="00DD1F4F">
          <w:rPr>
            <w:rStyle w:val="Hyperlink"/>
            <w:noProof/>
          </w:rPr>
          <w:t>Figura 24. Código implementação topologia</w:t>
        </w:r>
        <w:r w:rsidR="00750EA0">
          <w:rPr>
            <w:noProof/>
            <w:webHidden/>
          </w:rPr>
          <w:tab/>
        </w:r>
        <w:r w:rsidR="00750EA0">
          <w:rPr>
            <w:noProof/>
            <w:webHidden/>
          </w:rPr>
          <w:fldChar w:fldCharType="begin"/>
        </w:r>
        <w:r w:rsidR="00750EA0">
          <w:rPr>
            <w:noProof/>
            <w:webHidden/>
          </w:rPr>
          <w:instrText xml:space="preserve"> PAGEREF _Toc486423025 \h </w:instrText>
        </w:r>
        <w:r w:rsidR="00750EA0">
          <w:rPr>
            <w:noProof/>
            <w:webHidden/>
          </w:rPr>
        </w:r>
        <w:r w:rsidR="00750EA0">
          <w:rPr>
            <w:noProof/>
            <w:webHidden/>
          </w:rPr>
          <w:fldChar w:fldCharType="separate"/>
        </w:r>
        <w:r w:rsidR="00750EA0">
          <w:rPr>
            <w:noProof/>
            <w:webHidden/>
          </w:rPr>
          <w:t>57</w:t>
        </w:r>
        <w:r w:rsidR="00750EA0">
          <w:rPr>
            <w:noProof/>
            <w:webHidden/>
          </w:rPr>
          <w:fldChar w:fldCharType="end"/>
        </w:r>
      </w:hyperlink>
    </w:p>
    <w:p w14:paraId="3791FA71"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26" w:history="1">
        <w:r w:rsidR="00750EA0" w:rsidRPr="00DD1F4F">
          <w:rPr>
            <w:rStyle w:val="Hyperlink"/>
            <w:noProof/>
          </w:rPr>
          <w:t xml:space="preserve">Figura 25. Código </w:t>
        </w:r>
        <w:r w:rsidR="00750EA0" w:rsidRPr="00DD1F4F">
          <w:rPr>
            <w:rStyle w:val="Hyperlink"/>
            <w:i/>
            <w:noProof/>
          </w:rPr>
          <w:t>Factory</w:t>
        </w:r>
        <w:r w:rsidR="00750EA0" w:rsidRPr="00DD1F4F">
          <w:rPr>
            <w:rStyle w:val="Hyperlink"/>
            <w:noProof/>
          </w:rPr>
          <w:t xml:space="preserve"> função de ativação</w:t>
        </w:r>
        <w:r w:rsidR="00750EA0">
          <w:rPr>
            <w:noProof/>
            <w:webHidden/>
          </w:rPr>
          <w:tab/>
        </w:r>
        <w:r w:rsidR="00750EA0">
          <w:rPr>
            <w:noProof/>
            <w:webHidden/>
          </w:rPr>
          <w:fldChar w:fldCharType="begin"/>
        </w:r>
        <w:r w:rsidR="00750EA0">
          <w:rPr>
            <w:noProof/>
            <w:webHidden/>
          </w:rPr>
          <w:instrText xml:space="preserve"> PAGEREF _Toc486423026 \h </w:instrText>
        </w:r>
        <w:r w:rsidR="00750EA0">
          <w:rPr>
            <w:noProof/>
            <w:webHidden/>
          </w:rPr>
        </w:r>
        <w:r w:rsidR="00750EA0">
          <w:rPr>
            <w:noProof/>
            <w:webHidden/>
          </w:rPr>
          <w:fldChar w:fldCharType="separate"/>
        </w:r>
        <w:r w:rsidR="00750EA0">
          <w:rPr>
            <w:noProof/>
            <w:webHidden/>
          </w:rPr>
          <w:t>58</w:t>
        </w:r>
        <w:r w:rsidR="00750EA0">
          <w:rPr>
            <w:noProof/>
            <w:webHidden/>
          </w:rPr>
          <w:fldChar w:fldCharType="end"/>
        </w:r>
      </w:hyperlink>
    </w:p>
    <w:p w14:paraId="764198CA"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27" w:history="1">
        <w:r w:rsidR="00750EA0" w:rsidRPr="00DD1F4F">
          <w:rPr>
            <w:rStyle w:val="Hyperlink"/>
            <w:noProof/>
          </w:rPr>
          <w:t xml:space="preserve">Figura 26. Ajuste </w:t>
        </w:r>
        <w:r w:rsidR="00750EA0" w:rsidRPr="00DD1F4F">
          <w:rPr>
            <w:rStyle w:val="Hyperlink"/>
            <w:i/>
            <w:noProof/>
          </w:rPr>
          <w:t>Date Interval</w:t>
        </w:r>
        <w:r w:rsidR="00750EA0">
          <w:rPr>
            <w:noProof/>
            <w:webHidden/>
          </w:rPr>
          <w:tab/>
        </w:r>
        <w:r w:rsidR="00750EA0">
          <w:rPr>
            <w:noProof/>
            <w:webHidden/>
          </w:rPr>
          <w:fldChar w:fldCharType="begin"/>
        </w:r>
        <w:r w:rsidR="00750EA0">
          <w:rPr>
            <w:noProof/>
            <w:webHidden/>
          </w:rPr>
          <w:instrText xml:space="preserve"> PAGEREF _Toc486423027 \h </w:instrText>
        </w:r>
        <w:r w:rsidR="00750EA0">
          <w:rPr>
            <w:noProof/>
            <w:webHidden/>
          </w:rPr>
        </w:r>
        <w:r w:rsidR="00750EA0">
          <w:rPr>
            <w:noProof/>
            <w:webHidden/>
          </w:rPr>
          <w:fldChar w:fldCharType="separate"/>
        </w:r>
        <w:r w:rsidR="00750EA0">
          <w:rPr>
            <w:noProof/>
            <w:webHidden/>
          </w:rPr>
          <w:t>59</w:t>
        </w:r>
        <w:r w:rsidR="00750EA0">
          <w:rPr>
            <w:noProof/>
            <w:webHidden/>
          </w:rPr>
          <w:fldChar w:fldCharType="end"/>
        </w:r>
      </w:hyperlink>
    </w:p>
    <w:p w14:paraId="4D8F721F"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28" w:history="1">
        <w:r w:rsidR="00750EA0" w:rsidRPr="00DD1F4F">
          <w:rPr>
            <w:rStyle w:val="Hyperlink"/>
            <w:noProof/>
          </w:rPr>
          <w:t xml:space="preserve">Figura 27. Código </w:t>
        </w:r>
        <w:r w:rsidR="00750EA0" w:rsidRPr="00DD1F4F">
          <w:rPr>
            <w:rStyle w:val="Hyperlink"/>
            <w:i/>
            <w:noProof/>
          </w:rPr>
          <w:t>mixed data</w:t>
        </w:r>
        <w:r w:rsidR="00750EA0">
          <w:rPr>
            <w:noProof/>
            <w:webHidden/>
          </w:rPr>
          <w:tab/>
        </w:r>
        <w:r w:rsidR="00750EA0">
          <w:rPr>
            <w:noProof/>
            <w:webHidden/>
          </w:rPr>
          <w:fldChar w:fldCharType="begin"/>
        </w:r>
        <w:r w:rsidR="00750EA0">
          <w:rPr>
            <w:noProof/>
            <w:webHidden/>
          </w:rPr>
          <w:instrText xml:space="preserve"> PAGEREF _Toc486423028 \h </w:instrText>
        </w:r>
        <w:r w:rsidR="00750EA0">
          <w:rPr>
            <w:noProof/>
            <w:webHidden/>
          </w:rPr>
        </w:r>
        <w:r w:rsidR="00750EA0">
          <w:rPr>
            <w:noProof/>
            <w:webHidden/>
          </w:rPr>
          <w:fldChar w:fldCharType="separate"/>
        </w:r>
        <w:r w:rsidR="00750EA0">
          <w:rPr>
            <w:noProof/>
            <w:webHidden/>
          </w:rPr>
          <w:t>61</w:t>
        </w:r>
        <w:r w:rsidR="00750EA0">
          <w:rPr>
            <w:noProof/>
            <w:webHidden/>
          </w:rPr>
          <w:fldChar w:fldCharType="end"/>
        </w:r>
      </w:hyperlink>
    </w:p>
    <w:p w14:paraId="1319E8F4"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29" w:history="1">
        <w:r w:rsidR="00750EA0" w:rsidRPr="00DD1F4F">
          <w:rPr>
            <w:rStyle w:val="Hyperlink"/>
            <w:noProof/>
          </w:rPr>
          <w:t xml:space="preserve">Figura 28. Código </w:t>
        </w:r>
        <w:r w:rsidR="00750EA0" w:rsidRPr="00DD1F4F">
          <w:rPr>
            <w:rStyle w:val="Hyperlink"/>
            <w:i/>
            <w:noProof/>
          </w:rPr>
          <w:t>calculated data</w:t>
        </w:r>
        <w:r w:rsidR="00750EA0">
          <w:rPr>
            <w:noProof/>
            <w:webHidden/>
          </w:rPr>
          <w:tab/>
        </w:r>
        <w:r w:rsidR="00750EA0">
          <w:rPr>
            <w:noProof/>
            <w:webHidden/>
          </w:rPr>
          <w:fldChar w:fldCharType="begin"/>
        </w:r>
        <w:r w:rsidR="00750EA0">
          <w:rPr>
            <w:noProof/>
            <w:webHidden/>
          </w:rPr>
          <w:instrText xml:space="preserve"> PAGEREF _Toc486423029 \h </w:instrText>
        </w:r>
        <w:r w:rsidR="00750EA0">
          <w:rPr>
            <w:noProof/>
            <w:webHidden/>
          </w:rPr>
        </w:r>
        <w:r w:rsidR="00750EA0">
          <w:rPr>
            <w:noProof/>
            <w:webHidden/>
          </w:rPr>
          <w:fldChar w:fldCharType="separate"/>
        </w:r>
        <w:r w:rsidR="00750EA0">
          <w:rPr>
            <w:noProof/>
            <w:webHidden/>
          </w:rPr>
          <w:t>62</w:t>
        </w:r>
        <w:r w:rsidR="00750EA0">
          <w:rPr>
            <w:noProof/>
            <w:webHidden/>
          </w:rPr>
          <w:fldChar w:fldCharType="end"/>
        </w:r>
      </w:hyperlink>
    </w:p>
    <w:p w14:paraId="640A9C60"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30" w:history="1">
        <w:r w:rsidR="00750EA0" w:rsidRPr="00DD1F4F">
          <w:rPr>
            <w:rStyle w:val="Hyperlink"/>
            <w:noProof/>
          </w:rPr>
          <w:t>Figura 29. Código vetor de pessoa</w:t>
        </w:r>
        <w:r w:rsidR="00750EA0">
          <w:rPr>
            <w:noProof/>
            <w:webHidden/>
          </w:rPr>
          <w:tab/>
        </w:r>
        <w:r w:rsidR="00750EA0">
          <w:rPr>
            <w:noProof/>
            <w:webHidden/>
          </w:rPr>
          <w:fldChar w:fldCharType="begin"/>
        </w:r>
        <w:r w:rsidR="00750EA0">
          <w:rPr>
            <w:noProof/>
            <w:webHidden/>
          </w:rPr>
          <w:instrText xml:space="preserve"> PAGEREF _Toc486423030 \h </w:instrText>
        </w:r>
        <w:r w:rsidR="00750EA0">
          <w:rPr>
            <w:noProof/>
            <w:webHidden/>
          </w:rPr>
        </w:r>
        <w:r w:rsidR="00750EA0">
          <w:rPr>
            <w:noProof/>
            <w:webHidden/>
          </w:rPr>
          <w:fldChar w:fldCharType="separate"/>
        </w:r>
        <w:r w:rsidR="00750EA0">
          <w:rPr>
            <w:noProof/>
            <w:webHidden/>
          </w:rPr>
          <w:t>63</w:t>
        </w:r>
        <w:r w:rsidR="00750EA0">
          <w:rPr>
            <w:noProof/>
            <w:webHidden/>
          </w:rPr>
          <w:fldChar w:fldCharType="end"/>
        </w:r>
      </w:hyperlink>
    </w:p>
    <w:p w14:paraId="061DF083"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31" w:history="1">
        <w:r w:rsidR="00750EA0" w:rsidRPr="00DD1F4F">
          <w:rPr>
            <w:rStyle w:val="Hyperlink"/>
            <w:noProof/>
          </w:rPr>
          <w:t xml:space="preserve">Figura 30. Código </w:t>
        </w:r>
        <w:r w:rsidR="00750EA0" w:rsidRPr="00DD1F4F">
          <w:rPr>
            <w:rStyle w:val="Hyperlink"/>
            <w:i/>
            <w:noProof/>
          </w:rPr>
          <w:t>normalize data</w:t>
        </w:r>
        <w:r w:rsidR="00750EA0">
          <w:rPr>
            <w:noProof/>
            <w:webHidden/>
          </w:rPr>
          <w:tab/>
        </w:r>
        <w:r w:rsidR="00750EA0">
          <w:rPr>
            <w:noProof/>
            <w:webHidden/>
          </w:rPr>
          <w:fldChar w:fldCharType="begin"/>
        </w:r>
        <w:r w:rsidR="00750EA0">
          <w:rPr>
            <w:noProof/>
            <w:webHidden/>
          </w:rPr>
          <w:instrText xml:space="preserve"> PAGEREF _Toc486423031 \h </w:instrText>
        </w:r>
        <w:r w:rsidR="00750EA0">
          <w:rPr>
            <w:noProof/>
            <w:webHidden/>
          </w:rPr>
        </w:r>
        <w:r w:rsidR="00750EA0">
          <w:rPr>
            <w:noProof/>
            <w:webHidden/>
          </w:rPr>
          <w:fldChar w:fldCharType="separate"/>
        </w:r>
        <w:r w:rsidR="00750EA0">
          <w:rPr>
            <w:noProof/>
            <w:webHidden/>
          </w:rPr>
          <w:t>64</w:t>
        </w:r>
        <w:r w:rsidR="00750EA0">
          <w:rPr>
            <w:noProof/>
            <w:webHidden/>
          </w:rPr>
          <w:fldChar w:fldCharType="end"/>
        </w:r>
      </w:hyperlink>
    </w:p>
    <w:p w14:paraId="45A078B4"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32" w:history="1">
        <w:r w:rsidR="00750EA0" w:rsidRPr="00DD1F4F">
          <w:rPr>
            <w:rStyle w:val="Hyperlink"/>
            <w:noProof/>
          </w:rPr>
          <w:t>Figura 31. Código</w:t>
        </w:r>
        <w:r w:rsidR="00750EA0" w:rsidRPr="00DD1F4F">
          <w:rPr>
            <w:rStyle w:val="Hyperlink"/>
            <w:noProof/>
            <w:lang w:val="en-US"/>
          </w:rPr>
          <w:t xml:space="preserve"> </w:t>
        </w:r>
        <w:r w:rsidR="00750EA0" w:rsidRPr="00DD1F4F">
          <w:rPr>
            <w:rStyle w:val="Hyperlink"/>
            <w:i/>
            <w:noProof/>
            <w:lang w:val="en-US"/>
          </w:rPr>
          <w:t>get max and min</w:t>
        </w:r>
        <w:r w:rsidR="00750EA0">
          <w:rPr>
            <w:noProof/>
            <w:webHidden/>
          </w:rPr>
          <w:tab/>
        </w:r>
        <w:r w:rsidR="00750EA0">
          <w:rPr>
            <w:noProof/>
            <w:webHidden/>
          </w:rPr>
          <w:fldChar w:fldCharType="begin"/>
        </w:r>
        <w:r w:rsidR="00750EA0">
          <w:rPr>
            <w:noProof/>
            <w:webHidden/>
          </w:rPr>
          <w:instrText xml:space="preserve"> PAGEREF _Toc486423032 \h </w:instrText>
        </w:r>
        <w:r w:rsidR="00750EA0">
          <w:rPr>
            <w:noProof/>
            <w:webHidden/>
          </w:rPr>
        </w:r>
        <w:r w:rsidR="00750EA0">
          <w:rPr>
            <w:noProof/>
            <w:webHidden/>
          </w:rPr>
          <w:fldChar w:fldCharType="separate"/>
        </w:r>
        <w:r w:rsidR="00750EA0">
          <w:rPr>
            <w:noProof/>
            <w:webHidden/>
          </w:rPr>
          <w:t>65</w:t>
        </w:r>
        <w:r w:rsidR="00750EA0">
          <w:rPr>
            <w:noProof/>
            <w:webHidden/>
          </w:rPr>
          <w:fldChar w:fldCharType="end"/>
        </w:r>
      </w:hyperlink>
    </w:p>
    <w:p w14:paraId="38436430"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33" w:history="1">
        <w:r w:rsidR="00750EA0" w:rsidRPr="00DD1F4F">
          <w:rPr>
            <w:rStyle w:val="Hyperlink"/>
            <w:noProof/>
          </w:rPr>
          <w:t xml:space="preserve">Figura 32. Código </w:t>
        </w:r>
        <w:r w:rsidR="00750EA0" w:rsidRPr="00DD1F4F">
          <w:rPr>
            <w:rStyle w:val="Hyperlink"/>
            <w:i/>
            <w:noProof/>
          </w:rPr>
          <w:t>getNormalizedValue</w:t>
        </w:r>
        <w:r w:rsidR="00750EA0">
          <w:rPr>
            <w:noProof/>
            <w:webHidden/>
          </w:rPr>
          <w:tab/>
        </w:r>
        <w:r w:rsidR="00750EA0">
          <w:rPr>
            <w:noProof/>
            <w:webHidden/>
          </w:rPr>
          <w:fldChar w:fldCharType="begin"/>
        </w:r>
        <w:r w:rsidR="00750EA0">
          <w:rPr>
            <w:noProof/>
            <w:webHidden/>
          </w:rPr>
          <w:instrText xml:space="preserve"> PAGEREF _Toc486423033 \h </w:instrText>
        </w:r>
        <w:r w:rsidR="00750EA0">
          <w:rPr>
            <w:noProof/>
            <w:webHidden/>
          </w:rPr>
        </w:r>
        <w:r w:rsidR="00750EA0">
          <w:rPr>
            <w:noProof/>
            <w:webHidden/>
          </w:rPr>
          <w:fldChar w:fldCharType="separate"/>
        </w:r>
        <w:r w:rsidR="00750EA0">
          <w:rPr>
            <w:noProof/>
            <w:webHidden/>
          </w:rPr>
          <w:t>66</w:t>
        </w:r>
        <w:r w:rsidR="00750EA0">
          <w:rPr>
            <w:noProof/>
            <w:webHidden/>
          </w:rPr>
          <w:fldChar w:fldCharType="end"/>
        </w:r>
      </w:hyperlink>
    </w:p>
    <w:p w14:paraId="0C675444"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34" w:history="1">
        <w:r w:rsidR="00750EA0" w:rsidRPr="00DD1F4F">
          <w:rPr>
            <w:rStyle w:val="Hyperlink"/>
            <w:noProof/>
          </w:rPr>
          <w:t xml:space="preserve">Figura 33. Diferença entre </w:t>
        </w:r>
        <w:r w:rsidR="00750EA0" w:rsidRPr="00DD1F4F">
          <w:rPr>
            <w:rStyle w:val="Hyperlink"/>
            <w:i/>
            <w:noProof/>
          </w:rPr>
          <w:t>inner class</w:t>
        </w:r>
        <w:r w:rsidR="00750EA0" w:rsidRPr="00DD1F4F">
          <w:rPr>
            <w:rStyle w:val="Hyperlink"/>
            <w:noProof/>
          </w:rPr>
          <w:t xml:space="preserve"> e </w:t>
        </w:r>
        <w:r w:rsidR="00750EA0" w:rsidRPr="00DD1F4F">
          <w:rPr>
            <w:rStyle w:val="Hyperlink"/>
            <w:i/>
            <w:noProof/>
          </w:rPr>
          <w:t>lambda</w:t>
        </w:r>
        <w:r w:rsidR="00750EA0">
          <w:rPr>
            <w:noProof/>
            <w:webHidden/>
          </w:rPr>
          <w:tab/>
        </w:r>
        <w:r w:rsidR="00750EA0">
          <w:rPr>
            <w:noProof/>
            <w:webHidden/>
          </w:rPr>
          <w:fldChar w:fldCharType="begin"/>
        </w:r>
        <w:r w:rsidR="00750EA0">
          <w:rPr>
            <w:noProof/>
            <w:webHidden/>
          </w:rPr>
          <w:instrText xml:space="preserve"> PAGEREF _Toc486423034 \h </w:instrText>
        </w:r>
        <w:r w:rsidR="00750EA0">
          <w:rPr>
            <w:noProof/>
            <w:webHidden/>
          </w:rPr>
        </w:r>
        <w:r w:rsidR="00750EA0">
          <w:rPr>
            <w:noProof/>
            <w:webHidden/>
          </w:rPr>
          <w:fldChar w:fldCharType="separate"/>
        </w:r>
        <w:r w:rsidR="00750EA0">
          <w:rPr>
            <w:noProof/>
            <w:webHidden/>
          </w:rPr>
          <w:t>67</w:t>
        </w:r>
        <w:r w:rsidR="00750EA0">
          <w:rPr>
            <w:noProof/>
            <w:webHidden/>
          </w:rPr>
          <w:fldChar w:fldCharType="end"/>
        </w:r>
      </w:hyperlink>
    </w:p>
    <w:p w14:paraId="73186B79"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35" w:history="1">
        <w:r w:rsidR="00750EA0" w:rsidRPr="00DD1F4F">
          <w:rPr>
            <w:rStyle w:val="Hyperlink"/>
            <w:noProof/>
          </w:rPr>
          <w:t xml:space="preserve">Figura 34. Código </w:t>
        </w:r>
        <w:r w:rsidR="00750EA0" w:rsidRPr="00DD1F4F">
          <w:rPr>
            <w:rStyle w:val="Hyperlink"/>
            <w:i/>
            <w:noProof/>
          </w:rPr>
          <w:t>lambda</w:t>
        </w:r>
        <w:r w:rsidR="00750EA0" w:rsidRPr="00DD1F4F">
          <w:rPr>
            <w:rStyle w:val="Hyperlink"/>
            <w:noProof/>
          </w:rPr>
          <w:t xml:space="preserve"> e </w:t>
        </w:r>
        <w:r w:rsidR="00750EA0" w:rsidRPr="00DD1F4F">
          <w:rPr>
            <w:rStyle w:val="Hyperlink"/>
            <w:i/>
            <w:noProof/>
          </w:rPr>
          <w:t>method</w:t>
        </w:r>
        <w:r w:rsidR="00750EA0" w:rsidRPr="00DD1F4F">
          <w:rPr>
            <w:rStyle w:val="Hyperlink"/>
            <w:noProof/>
          </w:rPr>
          <w:t xml:space="preserve"> </w:t>
        </w:r>
        <w:r w:rsidR="00750EA0" w:rsidRPr="00DD1F4F">
          <w:rPr>
            <w:rStyle w:val="Hyperlink"/>
            <w:i/>
            <w:noProof/>
          </w:rPr>
          <w:t>reference</w:t>
        </w:r>
        <w:r w:rsidR="00750EA0">
          <w:rPr>
            <w:noProof/>
            <w:webHidden/>
          </w:rPr>
          <w:tab/>
        </w:r>
        <w:r w:rsidR="00750EA0">
          <w:rPr>
            <w:noProof/>
            <w:webHidden/>
          </w:rPr>
          <w:fldChar w:fldCharType="begin"/>
        </w:r>
        <w:r w:rsidR="00750EA0">
          <w:rPr>
            <w:noProof/>
            <w:webHidden/>
          </w:rPr>
          <w:instrText xml:space="preserve"> PAGEREF _Toc486423035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0ADFF8B2"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36" w:history="1">
        <w:r w:rsidR="00750EA0" w:rsidRPr="00DD1F4F">
          <w:rPr>
            <w:rStyle w:val="Hyperlink"/>
            <w:noProof/>
          </w:rPr>
          <w:t xml:space="preserve">Figura 35. Código </w:t>
        </w:r>
        <w:r w:rsidR="00750EA0" w:rsidRPr="00DD1F4F">
          <w:rPr>
            <w:rStyle w:val="Hyperlink"/>
            <w:i/>
            <w:noProof/>
          </w:rPr>
          <w:t>compareByVolume</w:t>
        </w:r>
        <w:r w:rsidR="00750EA0">
          <w:rPr>
            <w:noProof/>
            <w:webHidden/>
          </w:rPr>
          <w:tab/>
        </w:r>
        <w:r w:rsidR="00750EA0">
          <w:rPr>
            <w:noProof/>
            <w:webHidden/>
          </w:rPr>
          <w:fldChar w:fldCharType="begin"/>
        </w:r>
        <w:r w:rsidR="00750EA0">
          <w:rPr>
            <w:noProof/>
            <w:webHidden/>
          </w:rPr>
          <w:instrText xml:space="preserve"> PAGEREF _Toc486423036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4D54822E"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37" w:history="1">
        <w:r w:rsidR="00750EA0" w:rsidRPr="00DD1F4F">
          <w:rPr>
            <w:rStyle w:val="Hyperlink"/>
            <w:noProof/>
          </w:rPr>
          <w:t>Figura 36. Código de ordenação</w:t>
        </w:r>
        <w:r w:rsidR="00750EA0">
          <w:rPr>
            <w:noProof/>
            <w:webHidden/>
          </w:rPr>
          <w:tab/>
        </w:r>
        <w:r w:rsidR="00750EA0">
          <w:rPr>
            <w:noProof/>
            <w:webHidden/>
          </w:rPr>
          <w:fldChar w:fldCharType="begin"/>
        </w:r>
        <w:r w:rsidR="00750EA0">
          <w:rPr>
            <w:noProof/>
            <w:webHidden/>
          </w:rPr>
          <w:instrText xml:space="preserve"> PAGEREF _Toc486423037 \h </w:instrText>
        </w:r>
        <w:r w:rsidR="00750EA0">
          <w:rPr>
            <w:noProof/>
            <w:webHidden/>
          </w:rPr>
        </w:r>
        <w:r w:rsidR="00750EA0">
          <w:rPr>
            <w:noProof/>
            <w:webHidden/>
          </w:rPr>
          <w:fldChar w:fldCharType="separate"/>
        </w:r>
        <w:r w:rsidR="00750EA0">
          <w:rPr>
            <w:noProof/>
            <w:webHidden/>
          </w:rPr>
          <w:t>69</w:t>
        </w:r>
        <w:r w:rsidR="00750EA0">
          <w:rPr>
            <w:noProof/>
            <w:webHidden/>
          </w:rPr>
          <w:fldChar w:fldCharType="end"/>
        </w:r>
      </w:hyperlink>
    </w:p>
    <w:p w14:paraId="3E12FD6C"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38" w:history="1">
        <w:r w:rsidR="00750EA0" w:rsidRPr="00DD1F4F">
          <w:rPr>
            <w:rStyle w:val="Hyperlink"/>
            <w:noProof/>
          </w:rPr>
          <w:t xml:space="preserve">Figura 37. Código exemplo </w:t>
        </w:r>
        <w:r w:rsidR="00750EA0" w:rsidRPr="00DD1F4F">
          <w:rPr>
            <w:rStyle w:val="Hyperlink"/>
            <w:i/>
            <w:noProof/>
          </w:rPr>
          <w:t>stream</w:t>
        </w:r>
        <w:r w:rsidR="00750EA0" w:rsidRPr="00DD1F4F">
          <w:rPr>
            <w:rStyle w:val="Hyperlink"/>
            <w:noProof/>
          </w:rPr>
          <w:t xml:space="preserve"> – pegando dados</w:t>
        </w:r>
        <w:r w:rsidR="00750EA0">
          <w:rPr>
            <w:noProof/>
            <w:webHidden/>
          </w:rPr>
          <w:tab/>
        </w:r>
        <w:r w:rsidR="00750EA0">
          <w:rPr>
            <w:noProof/>
            <w:webHidden/>
          </w:rPr>
          <w:fldChar w:fldCharType="begin"/>
        </w:r>
        <w:r w:rsidR="00750EA0">
          <w:rPr>
            <w:noProof/>
            <w:webHidden/>
          </w:rPr>
          <w:instrText xml:space="preserve"> PAGEREF _Toc486423038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7990E27C"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39" w:history="1">
        <w:r w:rsidR="00750EA0" w:rsidRPr="00DD1F4F">
          <w:rPr>
            <w:rStyle w:val="Hyperlink"/>
            <w:noProof/>
          </w:rPr>
          <w:t xml:space="preserve">Figura 38. Exemplo código </w:t>
        </w:r>
        <w:r w:rsidR="00750EA0" w:rsidRPr="00DD1F4F">
          <w:rPr>
            <w:rStyle w:val="Hyperlink"/>
            <w:i/>
            <w:noProof/>
          </w:rPr>
          <w:t>stream</w:t>
        </w:r>
        <w:r w:rsidR="00750EA0" w:rsidRPr="00DD1F4F">
          <w:rPr>
            <w:rStyle w:val="Hyperlink"/>
            <w:noProof/>
          </w:rPr>
          <w:t xml:space="preserve"> - sobrescrita </w:t>
        </w:r>
        <w:r w:rsidR="00750EA0" w:rsidRPr="00DD1F4F">
          <w:rPr>
            <w:rStyle w:val="Hyperlink"/>
            <w:i/>
            <w:noProof/>
          </w:rPr>
          <w:t>toString</w:t>
        </w:r>
        <w:r w:rsidR="00750EA0">
          <w:rPr>
            <w:noProof/>
            <w:webHidden/>
          </w:rPr>
          <w:tab/>
        </w:r>
        <w:r w:rsidR="00750EA0">
          <w:rPr>
            <w:noProof/>
            <w:webHidden/>
          </w:rPr>
          <w:fldChar w:fldCharType="begin"/>
        </w:r>
        <w:r w:rsidR="00750EA0">
          <w:rPr>
            <w:noProof/>
            <w:webHidden/>
          </w:rPr>
          <w:instrText xml:space="preserve"> PAGEREF _Toc486423039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464DAF79"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40" w:history="1">
        <w:r w:rsidR="00750EA0" w:rsidRPr="00DD1F4F">
          <w:rPr>
            <w:rStyle w:val="Hyperlink"/>
            <w:noProof/>
          </w:rPr>
          <w:t xml:space="preserve">Figura 39. Saída do código de exemplo da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_Toc486423040 \h </w:instrText>
        </w:r>
        <w:r w:rsidR="00750EA0">
          <w:rPr>
            <w:noProof/>
            <w:webHidden/>
          </w:rPr>
        </w:r>
        <w:r w:rsidR="00750EA0">
          <w:rPr>
            <w:noProof/>
            <w:webHidden/>
          </w:rPr>
          <w:fldChar w:fldCharType="separate"/>
        </w:r>
        <w:r w:rsidR="00750EA0">
          <w:rPr>
            <w:noProof/>
            <w:webHidden/>
          </w:rPr>
          <w:t>72</w:t>
        </w:r>
        <w:r w:rsidR="00750EA0">
          <w:rPr>
            <w:noProof/>
            <w:webHidden/>
          </w:rPr>
          <w:fldChar w:fldCharType="end"/>
        </w:r>
      </w:hyperlink>
    </w:p>
    <w:p w14:paraId="2D519B89"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41" w:history="1">
        <w:r w:rsidR="00750EA0" w:rsidRPr="00DD1F4F">
          <w:rPr>
            <w:rStyle w:val="Hyperlink"/>
            <w:noProof/>
          </w:rPr>
          <w:t xml:space="preserve">Figura 40. Código exemplo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_Toc486423041 \h </w:instrText>
        </w:r>
        <w:r w:rsidR="00750EA0">
          <w:rPr>
            <w:noProof/>
            <w:webHidden/>
          </w:rPr>
        </w:r>
        <w:r w:rsidR="00750EA0">
          <w:rPr>
            <w:noProof/>
            <w:webHidden/>
          </w:rPr>
          <w:fldChar w:fldCharType="separate"/>
        </w:r>
        <w:r w:rsidR="00750EA0">
          <w:rPr>
            <w:noProof/>
            <w:webHidden/>
          </w:rPr>
          <w:t>73</w:t>
        </w:r>
        <w:r w:rsidR="00750EA0">
          <w:rPr>
            <w:noProof/>
            <w:webHidden/>
          </w:rPr>
          <w:fldChar w:fldCharType="end"/>
        </w:r>
      </w:hyperlink>
    </w:p>
    <w:p w14:paraId="2EC8A3CC"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42" w:history="1">
        <w:r w:rsidR="00750EA0" w:rsidRPr="00DD1F4F">
          <w:rPr>
            <w:rStyle w:val="Hyperlink"/>
            <w:noProof/>
          </w:rPr>
          <w:t>Figura 41. Ilustração código stream</w:t>
        </w:r>
        <w:r w:rsidR="00750EA0">
          <w:rPr>
            <w:noProof/>
            <w:webHidden/>
          </w:rPr>
          <w:tab/>
        </w:r>
        <w:r w:rsidR="00750EA0">
          <w:rPr>
            <w:noProof/>
            <w:webHidden/>
          </w:rPr>
          <w:fldChar w:fldCharType="begin"/>
        </w:r>
        <w:r w:rsidR="00750EA0">
          <w:rPr>
            <w:noProof/>
            <w:webHidden/>
          </w:rPr>
          <w:instrText xml:space="preserve"> PAGEREF _Toc486423042 \h </w:instrText>
        </w:r>
        <w:r w:rsidR="00750EA0">
          <w:rPr>
            <w:noProof/>
            <w:webHidden/>
          </w:rPr>
        </w:r>
        <w:r w:rsidR="00750EA0">
          <w:rPr>
            <w:noProof/>
            <w:webHidden/>
          </w:rPr>
          <w:fldChar w:fldCharType="separate"/>
        </w:r>
        <w:r w:rsidR="00750EA0">
          <w:rPr>
            <w:noProof/>
            <w:webHidden/>
          </w:rPr>
          <w:t>75</w:t>
        </w:r>
        <w:r w:rsidR="00750EA0">
          <w:rPr>
            <w:noProof/>
            <w:webHidden/>
          </w:rPr>
          <w:fldChar w:fldCharType="end"/>
        </w:r>
      </w:hyperlink>
    </w:p>
    <w:p w14:paraId="62409875"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43" w:history="1">
        <w:r w:rsidR="00750EA0" w:rsidRPr="00DD1F4F">
          <w:rPr>
            <w:rStyle w:val="Hyperlink"/>
            <w:noProof/>
          </w:rPr>
          <w:t xml:space="preserve">Figura 42. Código </w:t>
        </w:r>
        <w:r w:rsidR="00750EA0" w:rsidRPr="00DD1F4F">
          <w:rPr>
            <w:rStyle w:val="Hyperlink"/>
            <w:i/>
            <w:noProof/>
          </w:rPr>
          <w:t>stream</w:t>
        </w:r>
        <w:r w:rsidR="00750EA0" w:rsidRPr="00DD1F4F">
          <w:rPr>
            <w:rStyle w:val="Hyperlink"/>
            <w:noProof/>
          </w:rPr>
          <w:t xml:space="preserve"> com paralelismo</w:t>
        </w:r>
        <w:r w:rsidR="00750EA0">
          <w:rPr>
            <w:noProof/>
            <w:webHidden/>
          </w:rPr>
          <w:tab/>
        </w:r>
        <w:r w:rsidR="00750EA0">
          <w:rPr>
            <w:noProof/>
            <w:webHidden/>
          </w:rPr>
          <w:fldChar w:fldCharType="begin"/>
        </w:r>
        <w:r w:rsidR="00750EA0">
          <w:rPr>
            <w:noProof/>
            <w:webHidden/>
          </w:rPr>
          <w:instrText xml:space="preserve"> PAGEREF _Toc486423043 \h </w:instrText>
        </w:r>
        <w:r w:rsidR="00750EA0">
          <w:rPr>
            <w:noProof/>
            <w:webHidden/>
          </w:rPr>
        </w:r>
        <w:r w:rsidR="00750EA0">
          <w:rPr>
            <w:noProof/>
            <w:webHidden/>
          </w:rPr>
          <w:fldChar w:fldCharType="separate"/>
        </w:r>
        <w:r w:rsidR="00750EA0">
          <w:rPr>
            <w:noProof/>
            <w:webHidden/>
          </w:rPr>
          <w:t>76</w:t>
        </w:r>
        <w:r w:rsidR="00750EA0">
          <w:rPr>
            <w:noProof/>
            <w:webHidden/>
          </w:rPr>
          <w:fldChar w:fldCharType="end"/>
        </w:r>
      </w:hyperlink>
    </w:p>
    <w:p w14:paraId="6325A80E"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44" w:history="1">
        <w:r w:rsidR="00750EA0" w:rsidRPr="00DD1F4F">
          <w:rPr>
            <w:rStyle w:val="Hyperlink"/>
            <w:noProof/>
          </w:rPr>
          <w:t>Figura 43. Código exemplo paralelismo</w:t>
        </w:r>
        <w:r w:rsidR="00750EA0">
          <w:rPr>
            <w:noProof/>
            <w:webHidden/>
          </w:rPr>
          <w:tab/>
        </w:r>
        <w:r w:rsidR="00750EA0">
          <w:rPr>
            <w:noProof/>
            <w:webHidden/>
          </w:rPr>
          <w:fldChar w:fldCharType="begin"/>
        </w:r>
        <w:r w:rsidR="00750EA0">
          <w:rPr>
            <w:noProof/>
            <w:webHidden/>
          </w:rPr>
          <w:instrText xml:space="preserve"> PAGEREF _Toc486423044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36ACFBFA"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45" w:history="1">
        <w:r w:rsidR="00750EA0" w:rsidRPr="00DD1F4F">
          <w:rPr>
            <w:rStyle w:val="Hyperlink"/>
            <w:noProof/>
          </w:rPr>
          <w:t>Figura 44. Saída código exemplo paralelismo</w:t>
        </w:r>
        <w:r w:rsidR="00750EA0">
          <w:rPr>
            <w:noProof/>
            <w:webHidden/>
          </w:rPr>
          <w:tab/>
        </w:r>
        <w:r w:rsidR="00750EA0">
          <w:rPr>
            <w:noProof/>
            <w:webHidden/>
          </w:rPr>
          <w:fldChar w:fldCharType="begin"/>
        </w:r>
        <w:r w:rsidR="00750EA0">
          <w:rPr>
            <w:noProof/>
            <w:webHidden/>
          </w:rPr>
          <w:instrText xml:space="preserve"> PAGEREF _Toc486423045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254B65F6"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46" w:history="1">
        <w:r w:rsidR="00750EA0" w:rsidRPr="00DD1F4F">
          <w:rPr>
            <w:rStyle w:val="Hyperlink"/>
            <w:noProof/>
          </w:rPr>
          <w:t>Figura 45. Código updateMaxMin</w:t>
        </w:r>
        <w:r w:rsidR="00750EA0">
          <w:rPr>
            <w:noProof/>
            <w:webHidden/>
          </w:rPr>
          <w:tab/>
        </w:r>
        <w:r w:rsidR="00750EA0">
          <w:rPr>
            <w:noProof/>
            <w:webHidden/>
          </w:rPr>
          <w:fldChar w:fldCharType="begin"/>
        </w:r>
        <w:r w:rsidR="00750EA0">
          <w:rPr>
            <w:noProof/>
            <w:webHidden/>
          </w:rPr>
          <w:instrText xml:space="preserve"> PAGEREF _Toc486423046 \h </w:instrText>
        </w:r>
        <w:r w:rsidR="00750EA0">
          <w:rPr>
            <w:noProof/>
            <w:webHidden/>
          </w:rPr>
        </w:r>
        <w:r w:rsidR="00750EA0">
          <w:rPr>
            <w:noProof/>
            <w:webHidden/>
          </w:rPr>
          <w:fldChar w:fldCharType="separate"/>
        </w:r>
        <w:r w:rsidR="00750EA0">
          <w:rPr>
            <w:noProof/>
            <w:webHidden/>
          </w:rPr>
          <w:t>79</w:t>
        </w:r>
        <w:r w:rsidR="00750EA0">
          <w:rPr>
            <w:noProof/>
            <w:webHidden/>
          </w:rPr>
          <w:fldChar w:fldCharType="end"/>
        </w:r>
      </w:hyperlink>
    </w:p>
    <w:p w14:paraId="5893546D"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47" w:history="1">
        <w:r w:rsidR="00750EA0" w:rsidRPr="00DD1F4F">
          <w:rPr>
            <w:rStyle w:val="Hyperlink"/>
            <w:noProof/>
          </w:rPr>
          <w:t xml:space="preserve">Figura 46. Interface 1 - </w:t>
        </w:r>
        <w:r w:rsidR="00750EA0" w:rsidRPr="00DD1F4F">
          <w:rPr>
            <w:rStyle w:val="Hyperlink"/>
            <w:i/>
            <w:noProof/>
            <w:lang w:val="en-US"/>
          </w:rPr>
          <w:t>initial</w:t>
        </w:r>
        <w:r w:rsidR="00750EA0">
          <w:rPr>
            <w:noProof/>
            <w:webHidden/>
          </w:rPr>
          <w:tab/>
        </w:r>
        <w:r w:rsidR="00750EA0">
          <w:rPr>
            <w:noProof/>
            <w:webHidden/>
          </w:rPr>
          <w:fldChar w:fldCharType="begin"/>
        </w:r>
        <w:r w:rsidR="00750EA0">
          <w:rPr>
            <w:noProof/>
            <w:webHidden/>
          </w:rPr>
          <w:instrText xml:space="preserve"> PAGEREF _Toc486423047 \h </w:instrText>
        </w:r>
        <w:r w:rsidR="00750EA0">
          <w:rPr>
            <w:noProof/>
            <w:webHidden/>
          </w:rPr>
        </w:r>
        <w:r w:rsidR="00750EA0">
          <w:rPr>
            <w:noProof/>
            <w:webHidden/>
          </w:rPr>
          <w:fldChar w:fldCharType="separate"/>
        </w:r>
        <w:r w:rsidR="00750EA0">
          <w:rPr>
            <w:noProof/>
            <w:webHidden/>
          </w:rPr>
          <w:t>81</w:t>
        </w:r>
        <w:r w:rsidR="00750EA0">
          <w:rPr>
            <w:noProof/>
            <w:webHidden/>
          </w:rPr>
          <w:fldChar w:fldCharType="end"/>
        </w:r>
      </w:hyperlink>
    </w:p>
    <w:p w14:paraId="271AAD12"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48" w:history="1">
        <w:r w:rsidR="00750EA0" w:rsidRPr="00DD1F4F">
          <w:rPr>
            <w:rStyle w:val="Hyperlink"/>
            <w:noProof/>
          </w:rPr>
          <w:t xml:space="preserve">Figura 47. Interface 1 - </w:t>
        </w:r>
        <w:r w:rsidR="00750EA0" w:rsidRPr="00DD1F4F">
          <w:rPr>
            <w:rStyle w:val="Hyperlink"/>
            <w:i/>
            <w:noProof/>
            <w:lang w:val="en-US"/>
          </w:rPr>
          <w:t>error</w:t>
        </w:r>
        <w:r w:rsidR="00750EA0">
          <w:rPr>
            <w:noProof/>
            <w:webHidden/>
          </w:rPr>
          <w:tab/>
        </w:r>
        <w:r w:rsidR="00750EA0">
          <w:rPr>
            <w:noProof/>
            <w:webHidden/>
          </w:rPr>
          <w:fldChar w:fldCharType="begin"/>
        </w:r>
        <w:r w:rsidR="00750EA0">
          <w:rPr>
            <w:noProof/>
            <w:webHidden/>
          </w:rPr>
          <w:instrText xml:space="preserve"> PAGEREF _Toc486423048 \h </w:instrText>
        </w:r>
        <w:r w:rsidR="00750EA0">
          <w:rPr>
            <w:noProof/>
            <w:webHidden/>
          </w:rPr>
        </w:r>
        <w:r w:rsidR="00750EA0">
          <w:rPr>
            <w:noProof/>
            <w:webHidden/>
          </w:rPr>
          <w:fldChar w:fldCharType="separate"/>
        </w:r>
        <w:r w:rsidR="00750EA0">
          <w:rPr>
            <w:noProof/>
            <w:webHidden/>
          </w:rPr>
          <w:t>82</w:t>
        </w:r>
        <w:r w:rsidR="00750EA0">
          <w:rPr>
            <w:noProof/>
            <w:webHidden/>
          </w:rPr>
          <w:fldChar w:fldCharType="end"/>
        </w:r>
      </w:hyperlink>
    </w:p>
    <w:p w14:paraId="456E4C5A"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49" w:history="1">
        <w:r w:rsidR="00750EA0" w:rsidRPr="00DD1F4F">
          <w:rPr>
            <w:rStyle w:val="Hyperlink"/>
            <w:noProof/>
          </w:rPr>
          <w:t xml:space="preserve">Figura 48. Interface 1 – </w:t>
        </w:r>
        <w:r w:rsidR="00750EA0" w:rsidRPr="00DD1F4F">
          <w:rPr>
            <w:rStyle w:val="Hyperlink"/>
            <w:i/>
            <w:noProof/>
            <w:lang w:val="en-US"/>
          </w:rPr>
          <w:t>success</w:t>
        </w:r>
        <w:r w:rsidR="00750EA0">
          <w:rPr>
            <w:noProof/>
            <w:webHidden/>
          </w:rPr>
          <w:tab/>
        </w:r>
        <w:r w:rsidR="00750EA0">
          <w:rPr>
            <w:noProof/>
            <w:webHidden/>
          </w:rPr>
          <w:fldChar w:fldCharType="begin"/>
        </w:r>
        <w:r w:rsidR="00750EA0">
          <w:rPr>
            <w:noProof/>
            <w:webHidden/>
          </w:rPr>
          <w:instrText xml:space="preserve"> PAGEREF _Toc486423049 \h </w:instrText>
        </w:r>
        <w:r w:rsidR="00750EA0">
          <w:rPr>
            <w:noProof/>
            <w:webHidden/>
          </w:rPr>
        </w:r>
        <w:r w:rsidR="00750EA0">
          <w:rPr>
            <w:noProof/>
            <w:webHidden/>
          </w:rPr>
          <w:fldChar w:fldCharType="separate"/>
        </w:r>
        <w:r w:rsidR="00750EA0">
          <w:rPr>
            <w:noProof/>
            <w:webHidden/>
          </w:rPr>
          <w:t>83</w:t>
        </w:r>
        <w:r w:rsidR="00750EA0">
          <w:rPr>
            <w:noProof/>
            <w:webHidden/>
          </w:rPr>
          <w:fldChar w:fldCharType="end"/>
        </w:r>
      </w:hyperlink>
    </w:p>
    <w:p w14:paraId="3373F71B"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50" w:history="1">
        <w:r w:rsidR="00750EA0" w:rsidRPr="00DD1F4F">
          <w:rPr>
            <w:rStyle w:val="Hyperlink"/>
            <w:noProof/>
            <w:lang w:val="en-US"/>
          </w:rPr>
          <w:t xml:space="preserve">Figura 49. Interface 1 - </w:t>
        </w:r>
        <w:r w:rsidR="00750EA0" w:rsidRPr="00DD1F4F">
          <w:rPr>
            <w:rStyle w:val="Hyperlink"/>
            <w:i/>
            <w:noProof/>
            <w:lang w:val="en-US"/>
          </w:rPr>
          <w:t>add hidden layer</w:t>
        </w:r>
        <w:r w:rsidR="00750EA0">
          <w:rPr>
            <w:noProof/>
            <w:webHidden/>
          </w:rPr>
          <w:tab/>
        </w:r>
        <w:r w:rsidR="00750EA0">
          <w:rPr>
            <w:noProof/>
            <w:webHidden/>
          </w:rPr>
          <w:fldChar w:fldCharType="begin"/>
        </w:r>
        <w:r w:rsidR="00750EA0">
          <w:rPr>
            <w:noProof/>
            <w:webHidden/>
          </w:rPr>
          <w:instrText xml:space="preserve"> PAGEREF _Toc486423050 \h </w:instrText>
        </w:r>
        <w:r w:rsidR="00750EA0">
          <w:rPr>
            <w:noProof/>
            <w:webHidden/>
          </w:rPr>
        </w:r>
        <w:r w:rsidR="00750EA0">
          <w:rPr>
            <w:noProof/>
            <w:webHidden/>
          </w:rPr>
          <w:fldChar w:fldCharType="separate"/>
        </w:r>
        <w:r w:rsidR="00750EA0">
          <w:rPr>
            <w:noProof/>
            <w:webHidden/>
          </w:rPr>
          <w:t>84</w:t>
        </w:r>
        <w:r w:rsidR="00750EA0">
          <w:rPr>
            <w:noProof/>
            <w:webHidden/>
          </w:rPr>
          <w:fldChar w:fldCharType="end"/>
        </w:r>
      </w:hyperlink>
    </w:p>
    <w:p w14:paraId="02DB9B8E"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51" w:history="1">
        <w:r w:rsidR="00750EA0" w:rsidRPr="00DD1F4F">
          <w:rPr>
            <w:rStyle w:val="Hyperlink"/>
            <w:noProof/>
          </w:rPr>
          <w:t>Figura 50</w:t>
        </w:r>
        <w:r w:rsidR="00750EA0" w:rsidRPr="00DD1F4F">
          <w:rPr>
            <w:rStyle w:val="Hyperlink"/>
            <w:noProof/>
            <w:lang w:val="en-US"/>
          </w:rPr>
          <w:t xml:space="preserve">. Interface 1 - </w:t>
        </w:r>
        <w:r w:rsidR="00750EA0" w:rsidRPr="00DD1F4F">
          <w:rPr>
            <w:rStyle w:val="Hyperlink"/>
            <w:i/>
            <w:noProof/>
            <w:lang w:val="en-US"/>
          </w:rPr>
          <w:t>activation functions</w:t>
        </w:r>
        <w:r w:rsidR="00750EA0">
          <w:rPr>
            <w:noProof/>
            <w:webHidden/>
          </w:rPr>
          <w:tab/>
        </w:r>
        <w:r w:rsidR="00750EA0">
          <w:rPr>
            <w:noProof/>
            <w:webHidden/>
          </w:rPr>
          <w:fldChar w:fldCharType="begin"/>
        </w:r>
        <w:r w:rsidR="00750EA0">
          <w:rPr>
            <w:noProof/>
            <w:webHidden/>
          </w:rPr>
          <w:instrText xml:space="preserve"> PAGEREF _Toc486423051 \h </w:instrText>
        </w:r>
        <w:r w:rsidR="00750EA0">
          <w:rPr>
            <w:noProof/>
            <w:webHidden/>
          </w:rPr>
        </w:r>
        <w:r w:rsidR="00750EA0">
          <w:rPr>
            <w:noProof/>
            <w:webHidden/>
          </w:rPr>
          <w:fldChar w:fldCharType="separate"/>
        </w:r>
        <w:r w:rsidR="00750EA0">
          <w:rPr>
            <w:noProof/>
            <w:webHidden/>
          </w:rPr>
          <w:t>85</w:t>
        </w:r>
        <w:r w:rsidR="00750EA0">
          <w:rPr>
            <w:noProof/>
            <w:webHidden/>
          </w:rPr>
          <w:fldChar w:fldCharType="end"/>
        </w:r>
      </w:hyperlink>
    </w:p>
    <w:p w14:paraId="3DEB5AC5"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52" w:history="1">
        <w:r w:rsidR="00750EA0" w:rsidRPr="00DD1F4F">
          <w:rPr>
            <w:rStyle w:val="Hyperlink"/>
            <w:noProof/>
          </w:rPr>
          <w:t>Figura 51</w:t>
        </w:r>
        <w:r w:rsidR="00750EA0" w:rsidRPr="00DD1F4F">
          <w:rPr>
            <w:rStyle w:val="Hyperlink"/>
            <w:noProof/>
            <w:lang w:val="en-US"/>
          </w:rPr>
          <w:t xml:space="preserve">. </w:t>
        </w:r>
        <w:r w:rsidR="00750EA0" w:rsidRPr="00DD1F4F">
          <w:rPr>
            <w:rStyle w:val="Hyperlink"/>
            <w:noProof/>
          </w:rPr>
          <w:t xml:space="preserve">Interface 1 – </w:t>
        </w:r>
        <w:r w:rsidR="00750EA0" w:rsidRPr="00DD1F4F">
          <w:rPr>
            <w:rStyle w:val="Hyperlink"/>
            <w:i/>
            <w:noProof/>
          </w:rPr>
          <w:t>overwrite</w:t>
        </w:r>
        <w:r w:rsidR="00750EA0">
          <w:rPr>
            <w:noProof/>
            <w:webHidden/>
          </w:rPr>
          <w:tab/>
        </w:r>
        <w:r w:rsidR="00750EA0">
          <w:rPr>
            <w:noProof/>
            <w:webHidden/>
          </w:rPr>
          <w:fldChar w:fldCharType="begin"/>
        </w:r>
        <w:r w:rsidR="00750EA0">
          <w:rPr>
            <w:noProof/>
            <w:webHidden/>
          </w:rPr>
          <w:instrText xml:space="preserve"> PAGEREF _Toc486423052 \h </w:instrText>
        </w:r>
        <w:r w:rsidR="00750EA0">
          <w:rPr>
            <w:noProof/>
            <w:webHidden/>
          </w:rPr>
        </w:r>
        <w:r w:rsidR="00750EA0">
          <w:rPr>
            <w:noProof/>
            <w:webHidden/>
          </w:rPr>
          <w:fldChar w:fldCharType="separate"/>
        </w:r>
        <w:r w:rsidR="00750EA0">
          <w:rPr>
            <w:noProof/>
            <w:webHidden/>
          </w:rPr>
          <w:t>86</w:t>
        </w:r>
        <w:r w:rsidR="00750EA0">
          <w:rPr>
            <w:noProof/>
            <w:webHidden/>
          </w:rPr>
          <w:fldChar w:fldCharType="end"/>
        </w:r>
      </w:hyperlink>
    </w:p>
    <w:p w14:paraId="09061CA7"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53" w:history="1">
        <w:r w:rsidR="00750EA0" w:rsidRPr="00DD1F4F">
          <w:rPr>
            <w:rStyle w:val="Hyperlink"/>
            <w:noProof/>
          </w:rPr>
          <w:t xml:space="preserve">Figura 52. Interface 1 – </w:t>
        </w:r>
        <w:r w:rsidR="00750EA0" w:rsidRPr="00DD1F4F">
          <w:rPr>
            <w:rStyle w:val="Hyperlink"/>
            <w:i/>
            <w:noProof/>
          </w:rPr>
          <w:t>don’t overwrite</w:t>
        </w:r>
        <w:r w:rsidR="00750EA0">
          <w:rPr>
            <w:noProof/>
            <w:webHidden/>
          </w:rPr>
          <w:tab/>
        </w:r>
        <w:r w:rsidR="00750EA0">
          <w:rPr>
            <w:noProof/>
            <w:webHidden/>
          </w:rPr>
          <w:fldChar w:fldCharType="begin"/>
        </w:r>
        <w:r w:rsidR="00750EA0">
          <w:rPr>
            <w:noProof/>
            <w:webHidden/>
          </w:rPr>
          <w:instrText xml:space="preserve"> PAGEREF _Toc486423053 \h </w:instrText>
        </w:r>
        <w:r w:rsidR="00750EA0">
          <w:rPr>
            <w:noProof/>
            <w:webHidden/>
          </w:rPr>
        </w:r>
        <w:r w:rsidR="00750EA0">
          <w:rPr>
            <w:noProof/>
            <w:webHidden/>
          </w:rPr>
          <w:fldChar w:fldCharType="separate"/>
        </w:r>
        <w:r w:rsidR="00750EA0">
          <w:rPr>
            <w:noProof/>
            <w:webHidden/>
          </w:rPr>
          <w:t>87</w:t>
        </w:r>
        <w:r w:rsidR="00750EA0">
          <w:rPr>
            <w:noProof/>
            <w:webHidden/>
          </w:rPr>
          <w:fldChar w:fldCharType="end"/>
        </w:r>
      </w:hyperlink>
    </w:p>
    <w:p w14:paraId="4A85D80F"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54" w:history="1">
        <w:r w:rsidR="00750EA0" w:rsidRPr="00DD1F4F">
          <w:rPr>
            <w:rStyle w:val="Hyperlink"/>
            <w:noProof/>
            <w:lang w:val="en-US"/>
          </w:rPr>
          <w:t xml:space="preserve">Figura 53. Interface 1 </w:t>
        </w:r>
        <w:r w:rsidR="00750EA0" w:rsidRPr="00DD1F4F">
          <w:rPr>
            <w:rStyle w:val="Hyperlink"/>
            <w:i/>
            <w:noProof/>
            <w:lang w:val="en-US"/>
          </w:rPr>
          <w:t>- NN don't exists</w:t>
        </w:r>
        <w:r w:rsidR="00750EA0">
          <w:rPr>
            <w:noProof/>
            <w:webHidden/>
          </w:rPr>
          <w:tab/>
        </w:r>
        <w:r w:rsidR="00750EA0">
          <w:rPr>
            <w:noProof/>
            <w:webHidden/>
          </w:rPr>
          <w:fldChar w:fldCharType="begin"/>
        </w:r>
        <w:r w:rsidR="00750EA0">
          <w:rPr>
            <w:noProof/>
            <w:webHidden/>
          </w:rPr>
          <w:instrText xml:space="preserve"> PAGEREF _Toc486423054 \h </w:instrText>
        </w:r>
        <w:r w:rsidR="00750EA0">
          <w:rPr>
            <w:noProof/>
            <w:webHidden/>
          </w:rPr>
        </w:r>
        <w:r w:rsidR="00750EA0">
          <w:rPr>
            <w:noProof/>
            <w:webHidden/>
          </w:rPr>
          <w:fldChar w:fldCharType="separate"/>
        </w:r>
        <w:r w:rsidR="00750EA0">
          <w:rPr>
            <w:noProof/>
            <w:webHidden/>
          </w:rPr>
          <w:t>89</w:t>
        </w:r>
        <w:r w:rsidR="00750EA0">
          <w:rPr>
            <w:noProof/>
            <w:webHidden/>
          </w:rPr>
          <w:fldChar w:fldCharType="end"/>
        </w:r>
      </w:hyperlink>
    </w:p>
    <w:p w14:paraId="0BBE836E"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55" w:history="1">
        <w:r w:rsidR="00750EA0" w:rsidRPr="00DD1F4F">
          <w:rPr>
            <w:rStyle w:val="Hyperlink"/>
            <w:noProof/>
          </w:rPr>
          <w:t xml:space="preserve">Figura 54. Interface 1 - </w:t>
        </w:r>
        <w:r w:rsidR="00750EA0" w:rsidRPr="00DD1F4F">
          <w:rPr>
            <w:rStyle w:val="Hyperlink"/>
            <w:i/>
            <w:noProof/>
          </w:rPr>
          <w:t>NN loaded</w:t>
        </w:r>
        <w:r w:rsidR="00750EA0">
          <w:rPr>
            <w:noProof/>
            <w:webHidden/>
          </w:rPr>
          <w:tab/>
        </w:r>
        <w:r w:rsidR="00750EA0">
          <w:rPr>
            <w:noProof/>
            <w:webHidden/>
          </w:rPr>
          <w:fldChar w:fldCharType="begin"/>
        </w:r>
        <w:r w:rsidR="00750EA0">
          <w:rPr>
            <w:noProof/>
            <w:webHidden/>
          </w:rPr>
          <w:instrText xml:space="preserve"> PAGEREF _Toc486423055 \h </w:instrText>
        </w:r>
        <w:r w:rsidR="00750EA0">
          <w:rPr>
            <w:noProof/>
            <w:webHidden/>
          </w:rPr>
        </w:r>
        <w:r w:rsidR="00750EA0">
          <w:rPr>
            <w:noProof/>
            <w:webHidden/>
          </w:rPr>
          <w:fldChar w:fldCharType="separate"/>
        </w:r>
        <w:r w:rsidR="00750EA0">
          <w:rPr>
            <w:noProof/>
            <w:webHidden/>
          </w:rPr>
          <w:t>90</w:t>
        </w:r>
        <w:r w:rsidR="00750EA0">
          <w:rPr>
            <w:noProof/>
            <w:webHidden/>
          </w:rPr>
          <w:fldChar w:fldCharType="end"/>
        </w:r>
      </w:hyperlink>
    </w:p>
    <w:p w14:paraId="26C4CD7B"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56" w:history="1">
        <w:r w:rsidR="00750EA0" w:rsidRPr="00DD1F4F">
          <w:rPr>
            <w:rStyle w:val="Hyperlink"/>
            <w:noProof/>
          </w:rPr>
          <w:t>Figura 55. Interface 2 – initial</w:t>
        </w:r>
        <w:r w:rsidR="00750EA0">
          <w:rPr>
            <w:noProof/>
            <w:webHidden/>
          </w:rPr>
          <w:tab/>
        </w:r>
        <w:r w:rsidR="00750EA0">
          <w:rPr>
            <w:noProof/>
            <w:webHidden/>
          </w:rPr>
          <w:fldChar w:fldCharType="begin"/>
        </w:r>
        <w:r w:rsidR="00750EA0">
          <w:rPr>
            <w:noProof/>
            <w:webHidden/>
          </w:rPr>
          <w:instrText xml:space="preserve"> PAGEREF _Toc486423056 \h </w:instrText>
        </w:r>
        <w:r w:rsidR="00750EA0">
          <w:rPr>
            <w:noProof/>
            <w:webHidden/>
          </w:rPr>
        </w:r>
        <w:r w:rsidR="00750EA0">
          <w:rPr>
            <w:noProof/>
            <w:webHidden/>
          </w:rPr>
          <w:fldChar w:fldCharType="separate"/>
        </w:r>
        <w:r w:rsidR="00750EA0">
          <w:rPr>
            <w:noProof/>
            <w:webHidden/>
          </w:rPr>
          <w:t>91</w:t>
        </w:r>
        <w:r w:rsidR="00750EA0">
          <w:rPr>
            <w:noProof/>
            <w:webHidden/>
          </w:rPr>
          <w:fldChar w:fldCharType="end"/>
        </w:r>
      </w:hyperlink>
    </w:p>
    <w:p w14:paraId="670BBC33"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57" w:history="1">
        <w:r w:rsidR="00750EA0" w:rsidRPr="00DD1F4F">
          <w:rPr>
            <w:rStyle w:val="Hyperlink"/>
            <w:noProof/>
          </w:rPr>
          <w:t xml:space="preserve">Figura 56. Interface 2 - </w:t>
        </w:r>
        <w:r w:rsidR="00750EA0" w:rsidRPr="00DD1F4F">
          <w:rPr>
            <w:rStyle w:val="Hyperlink"/>
            <w:i/>
            <w:noProof/>
          </w:rPr>
          <w:t>null dates</w:t>
        </w:r>
        <w:r w:rsidR="00750EA0">
          <w:rPr>
            <w:noProof/>
            <w:webHidden/>
          </w:rPr>
          <w:tab/>
        </w:r>
        <w:r w:rsidR="00750EA0">
          <w:rPr>
            <w:noProof/>
            <w:webHidden/>
          </w:rPr>
          <w:fldChar w:fldCharType="begin"/>
        </w:r>
        <w:r w:rsidR="00750EA0">
          <w:rPr>
            <w:noProof/>
            <w:webHidden/>
          </w:rPr>
          <w:instrText xml:space="preserve"> PAGEREF _Toc486423057 \h </w:instrText>
        </w:r>
        <w:r w:rsidR="00750EA0">
          <w:rPr>
            <w:noProof/>
            <w:webHidden/>
          </w:rPr>
        </w:r>
        <w:r w:rsidR="00750EA0">
          <w:rPr>
            <w:noProof/>
            <w:webHidden/>
          </w:rPr>
          <w:fldChar w:fldCharType="separate"/>
        </w:r>
        <w:r w:rsidR="00750EA0">
          <w:rPr>
            <w:noProof/>
            <w:webHidden/>
          </w:rPr>
          <w:t>92</w:t>
        </w:r>
        <w:r w:rsidR="00750EA0">
          <w:rPr>
            <w:noProof/>
            <w:webHidden/>
          </w:rPr>
          <w:fldChar w:fldCharType="end"/>
        </w:r>
      </w:hyperlink>
    </w:p>
    <w:p w14:paraId="483FEC89"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58" w:history="1">
        <w:r w:rsidR="00750EA0" w:rsidRPr="00DD1F4F">
          <w:rPr>
            <w:rStyle w:val="Hyperlink"/>
            <w:noProof/>
          </w:rPr>
          <w:t xml:space="preserve">Figura 57. Interface 2 -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_Toc486423058 \h </w:instrText>
        </w:r>
        <w:r w:rsidR="00750EA0">
          <w:rPr>
            <w:noProof/>
            <w:webHidden/>
          </w:rPr>
        </w:r>
        <w:r w:rsidR="00750EA0">
          <w:rPr>
            <w:noProof/>
            <w:webHidden/>
          </w:rPr>
          <w:fldChar w:fldCharType="separate"/>
        </w:r>
        <w:r w:rsidR="00750EA0">
          <w:rPr>
            <w:noProof/>
            <w:webHidden/>
          </w:rPr>
          <w:t>93</w:t>
        </w:r>
        <w:r w:rsidR="00750EA0">
          <w:rPr>
            <w:noProof/>
            <w:webHidden/>
          </w:rPr>
          <w:fldChar w:fldCharType="end"/>
        </w:r>
      </w:hyperlink>
    </w:p>
    <w:p w14:paraId="57620ED9"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59" w:history="1">
        <w:r w:rsidR="00750EA0" w:rsidRPr="00DD1F4F">
          <w:rPr>
            <w:rStyle w:val="Hyperlink"/>
            <w:noProof/>
          </w:rPr>
          <w:t xml:space="preserve">Figura 58. Interface 2 - </w:t>
        </w:r>
        <w:r w:rsidR="00750EA0" w:rsidRPr="00DD1F4F">
          <w:rPr>
            <w:rStyle w:val="Hyperlink"/>
            <w:i/>
            <w:noProof/>
          </w:rPr>
          <w:t>Learning Rules</w:t>
        </w:r>
        <w:r w:rsidR="00750EA0">
          <w:rPr>
            <w:noProof/>
            <w:webHidden/>
          </w:rPr>
          <w:tab/>
        </w:r>
        <w:r w:rsidR="00750EA0">
          <w:rPr>
            <w:noProof/>
            <w:webHidden/>
          </w:rPr>
          <w:fldChar w:fldCharType="begin"/>
        </w:r>
        <w:r w:rsidR="00750EA0">
          <w:rPr>
            <w:noProof/>
            <w:webHidden/>
          </w:rPr>
          <w:instrText xml:space="preserve"> PAGEREF _Toc486423059 \h </w:instrText>
        </w:r>
        <w:r w:rsidR="00750EA0">
          <w:rPr>
            <w:noProof/>
            <w:webHidden/>
          </w:rPr>
        </w:r>
        <w:r w:rsidR="00750EA0">
          <w:rPr>
            <w:noProof/>
            <w:webHidden/>
          </w:rPr>
          <w:fldChar w:fldCharType="separate"/>
        </w:r>
        <w:r w:rsidR="00750EA0">
          <w:rPr>
            <w:noProof/>
            <w:webHidden/>
          </w:rPr>
          <w:t>94</w:t>
        </w:r>
        <w:r w:rsidR="00750EA0">
          <w:rPr>
            <w:noProof/>
            <w:webHidden/>
          </w:rPr>
          <w:fldChar w:fldCharType="end"/>
        </w:r>
      </w:hyperlink>
    </w:p>
    <w:p w14:paraId="67E074D2"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60" w:history="1">
        <w:r w:rsidR="00750EA0" w:rsidRPr="00DD1F4F">
          <w:rPr>
            <w:rStyle w:val="Hyperlink"/>
            <w:noProof/>
          </w:rPr>
          <w:t xml:space="preserve">Figura 59. Interface 2 – </w:t>
        </w:r>
        <w:r w:rsidR="00750EA0" w:rsidRPr="00DD1F4F">
          <w:rPr>
            <w:rStyle w:val="Hyperlink"/>
            <w:i/>
            <w:noProof/>
          </w:rPr>
          <w:t>dates</w:t>
        </w:r>
        <w:r w:rsidR="00750EA0">
          <w:rPr>
            <w:noProof/>
            <w:webHidden/>
          </w:rPr>
          <w:tab/>
        </w:r>
        <w:r w:rsidR="00750EA0">
          <w:rPr>
            <w:noProof/>
            <w:webHidden/>
          </w:rPr>
          <w:fldChar w:fldCharType="begin"/>
        </w:r>
        <w:r w:rsidR="00750EA0">
          <w:rPr>
            <w:noProof/>
            <w:webHidden/>
          </w:rPr>
          <w:instrText xml:space="preserve"> PAGEREF _Toc486423060 \h </w:instrText>
        </w:r>
        <w:r w:rsidR="00750EA0">
          <w:rPr>
            <w:noProof/>
            <w:webHidden/>
          </w:rPr>
        </w:r>
        <w:r w:rsidR="00750EA0">
          <w:rPr>
            <w:noProof/>
            <w:webHidden/>
          </w:rPr>
          <w:fldChar w:fldCharType="separate"/>
        </w:r>
        <w:r w:rsidR="00750EA0">
          <w:rPr>
            <w:noProof/>
            <w:webHidden/>
          </w:rPr>
          <w:t>95</w:t>
        </w:r>
        <w:r w:rsidR="00750EA0">
          <w:rPr>
            <w:noProof/>
            <w:webHidden/>
          </w:rPr>
          <w:fldChar w:fldCharType="end"/>
        </w:r>
      </w:hyperlink>
    </w:p>
    <w:p w14:paraId="28EE7BE6"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61" w:history="1">
        <w:r w:rsidR="00750EA0" w:rsidRPr="00DD1F4F">
          <w:rPr>
            <w:rStyle w:val="Hyperlink"/>
            <w:noProof/>
            <w:lang w:val="en-US"/>
          </w:rPr>
          <w:t xml:space="preserve">Figura 60. Interface 2 - </w:t>
        </w:r>
        <w:r w:rsidR="00750EA0" w:rsidRPr="00DD1F4F">
          <w:rPr>
            <w:rStyle w:val="Hyperlink"/>
            <w:i/>
            <w:noProof/>
            <w:lang w:val="en-US"/>
          </w:rPr>
          <w:t>from after to</w:t>
        </w:r>
        <w:r w:rsidR="00750EA0">
          <w:rPr>
            <w:noProof/>
            <w:webHidden/>
          </w:rPr>
          <w:tab/>
        </w:r>
        <w:r w:rsidR="00750EA0">
          <w:rPr>
            <w:noProof/>
            <w:webHidden/>
          </w:rPr>
          <w:fldChar w:fldCharType="begin"/>
        </w:r>
        <w:r w:rsidR="00750EA0">
          <w:rPr>
            <w:noProof/>
            <w:webHidden/>
          </w:rPr>
          <w:instrText xml:space="preserve"> PAGEREF _Toc486423061 \h </w:instrText>
        </w:r>
        <w:r w:rsidR="00750EA0">
          <w:rPr>
            <w:noProof/>
            <w:webHidden/>
          </w:rPr>
        </w:r>
        <w:r w:rsidR="00750EA0">
          <w:rPr>
            <w:noProof/>
            <w:webHidden/>
          </w:rPr>
          <w:fldChar w:fldCharType="separate"/>
        </w:r>
        <w:r w:rsidR="00750EA0">
          <w:rPr>
            <w:noProof/>
            <w:webHidden/>
          </w:rPr>
          <w:t>96</w:t>
        </w:r>
        <w:r w:rsidR="00750EA0">
          <w:rPr>
            <w:noProof/>
            <w:webHidden/>
          </w:rPr>
          <w:fldChar w:fldCharType="end"/>
        </w:r>
      </w:hyperlink>
    </w:p>
    <w:p w14:paraId="6013F7B3"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62" w:history="1">
        <w:r w:rsidR="00750EA0" w:rsidRPr="00DD1F4F">
          <w:rPr>
            <w:rStyle w:val="Hyperlink"/>
            <w:noProof/>
            <w:lang w:val="en-US"/>
          </w:rPr>
          <w:t xml:space="preserve">Figura 61. Interface 2 - </w:t>
        </w:r>
        <w:r w:rsidR="00750EA0" w:rsidRPr="00DD1F4F">
          <w:rPr>
            <w:rStyle w:val="Hyperlink"/>
            <w:i/>
            <w:noProof/>
            <w:lang w:val="en-US"/>
          </w:rPr>
          <w:t>don't have data form selected date</w:t>
        </w:r>
        <w:r w:rsidR="00750EA0">
          <w:rPr>
            <w:noProof/>
            <w:webHidden/>
          </w:rPr>
          <w:tab/>
        </w:r>
        <w:r w:rsidR="00750EA0">
          <w:rPr>
            <w:noProof/>
            <w:webHidden/>
          </w:rPr>
          <w:fldChar w:fldCharType="begin"/>
        </w:r>
        <w:r w:rsidR="00750EA0">
          <w:rPr>
            <w:noProof/>
            <w:webHidden/>
          </w:rPr>
          <w:instrText xml:space="preserve"> PAGEREF _Toc486423062 \h </w:instrText>
        </w:r>
        <w:r w:rsidR="00750EA0">
          <w:rPr>
            <w:noProof/>
            <w:webHidden/>
          </w:rPr>
        </w:r>
        <w:r w:rsidR="00750EA0">
          <w:rPr>
            <w:noProof/>
            <w:webHidden/>
          </w:rPr>
          <w:fldChar w:fldCharType="separate"/>
        </w:r>
        <w:r w:rsidR="00750EA0">
          <w:rPr>
            <w:noProof/>
            <w:webHidden/>
          </w:rPr>
          <w:t>97</w:t>
        </w:r>
        <w:r w:rsidR="00750EA0">
          <w:rPr>
            <w:noProof/>
            <w:webHidden/>
          </w:rPr>
          <w:fldChar w:fldCharType="end"/>
        </w:r>
      </w:hyperlink>
    </w:p>
    <w:p w14:paraId="7912835D"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63" w:history="1">
        <w:r w:rsidR="00750EA0" w:rsidRPr="00DD1F4F">
          <w:rPr>
            <w:rStyle w:val="Hyperlink"/>
            <w:noProof/>
          </w:rPr>
          <w:t xml:space="preserve">Figura 62. Interface 2 – </w:t>
        </w:r>
        <w:r w:rsidR="00750EA0" w:rsidRPr="00DD1F4F">
          <w:rPr>
            <w:rStyle w:val="Hyperlink"/>
            <w:i/>
            <w:noProof/>
          </w:rPr>
          <w:t>trained</w:t>
        </w:r>
        <w:r w:rsidR="00750EA0">
          <w:rPr>
            <w:noProof/>
            <w:webHidden/>
          </w:rPr>
          <w:tab/>
        </w:r>
        <w:r w:rsidR="00750EA0">
          <w:rPr>
            <w:noProof/>
            <w:webHidden/>
          </w:rPr>
          <w:fldChar w:fldCharType="begin"/>
        </w:r>
        <w:r w:rsidR="00750EA0">
          <w:rPr>
            <w:noProof/>
            <w:webHidden/>
          </w:rPr>
          <w:instrText xml:space="preserve"> PAGEREF _Toc486423063 \h </w:instrText>
        </w:r>
        <w:r w:rsidR="00750EA0">
          <w:rPr>
            <w:noProof/>
            <w:webHidden/>
          </w:rPr>
        </w:r>
        <w:r w:rsidR="00750EA0">
          <w:rPr>
            <w:noProof/>
            <w:webHidden/>
          </w:rPr>
          <w:fldChar w:fldCharType="separate"/>
        </w:r>
        <w:r w:rsidR="00750EA0">
          <w:rPr>
            <w:noProof/>
            <w:webHidden/>
          </w:rPr>
          <w:t>98</w:t>
        </w:r>
        <w:r w:rsidR="00750EA0">
          <w:rPr>
            <w:noProof/>
            <w:webHidden/>
          </w:rPr>
          <w:fldChar w:fldCharType="end"/>
        </w:r>
      </w:hyperlink>
    </w:p>
    <w:p w14:paraId="564671DB"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64" w:history="1">
        <w:r w:rsidR="00750EA0" w:rsidRPr="00DD1F4F">
          <w:rPr>
            <w:rStyle w:val="Hyperlink"/>
            <w:noProof/>
          </w:rPr>
          <w:t xml:space="preserve">Figura 63. Interface 3 – </w:t>
        </w:r>
        <w:r w:rsidR="00750EA0" w:rsidRPr="00DD1F4F">
          <w:rPr>
            <w:rStyle w:val="Hyperlink"/>
            <w:i/>
            <w:noProof/>
          </w:rPr>
          <w:t>initial</w:t>
        </w:r>
        <w:r w:rsidR="00750EA0">
          <w:rPr>
            <w:noProof/>
            <w:webHidden/>
          </w:rPr>
          <w:tab/>
        </w:r>
        <w:r w:rsidR="00750EA0">
          <w:rPr>
            <w:noProof/>
            <w:webHidden/>
          </w:rPr>
          <w:fldChar w:fldCharType="begin"/>
        </w:r>
        <w:r w:rsidR="00750EA0">
          <w:rPr>
            <w:noProof/>
            <w:webHidden/>
          </w:rPr>
          <w:instrText xml:space="preserve"> PAGEREF _Toc486423064 \h </w:instrText>
        </w:r>
        <w:r w:rsidR="00750EA0">
          <w:rPr>
            <w:noProof/>
            <w:webHidden/>
          </w:rPr>
        </w:r>
        <w:r w:rsidR="00750EA0">
          <w:rPr>
            <w:noProof/>
            <w:webHidden/>
          </w:rPr>
          <w:fldChar w:fldCharType="separate"/>
        </w:r>
        <w:r w:rsidR="00750EA0">
          <w:rPr>
            <w:noProof/>
            <w:webHidden/>
          </w:rPr>
          <w:t>100</w:t>
        </w:r>
        <w:r w:rsidR="00750EA0">
          <w:rPr>
            <w:noProof/>
            <w:webHidden/>
          </w:rPr>
          <w:fldChar w:fldCharType="end"/>
        </w:r>
      </w:hyperlink>
    </w:p>
    <w:p w14:paraId="678ACE20"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65" w:history="1">
        <w:r w:rsidR="00750EA0" w:rsidRPr="00DD1F4F">
          <w:rPr>
            <w:rStyle w:val="Hyperlink"/>
            <w:noProof/>
          </w:rPr>
          <w:t xml:space="preserve">Figura 64. Interface 3 -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_Toc486423065 \h </w:instrText>
        </w:r>
        <w:r w:rsidR="00750EA0">
          <w:rPr>
            <w:noProof/>
            <w:webHidden/>
          </w:rPr>
        </w:r>
        <w:r w:rsidR="00750EA0">
          <w:rPr>
            <w:noProof/>
            <w:webHidden/>
          </w:rPr>
          <w:fldChar w:fldCharType="separate"/>
        </w:r>
        <w:r w:rsidR="00750EA0">
          <w:rPr>
            <w:noProof/>
            <w:webHidden/>
          </w:rPr>
          <w:t>101</w:t>
        </w:r>
        <w:r w:rsidR="00750EA0">
          <w:rPr>
            <w:noProof/>
            <w:webHidden/>
          </w:rPr>
          <w:fldChar w:fldCharType="end"/>
        </w:r>
      </w:hyperlink>
    </w:p>
    <w:p w14:paraId="53128D39"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66" w:history="1">
        <w:r w:rsidR="00750EA0" w:rsidRPr="00DD1F4F">
          <w:rPr>
            <w:rStyle w:val="Hyperlink"/>
            <w:noProof/>
          </w:rPr>
          <w:t xml:space="preserve">Figura 65. Interface 3 - </w:t>
        </w:r>
        <w:r w:rsidR="00750EA0" w:rsidRPr="00DD1F4F">
          <w:rPr>
            <w:rStyle w:val="Hyperlink"/>
            <w:i/>
            <w:noProof/>
          </w:rPr>
          <w:t>report created</w:t>
        </w:r>
        <w:r w:rsidR="00750EA0">
          <w:rPr>
            <w:noProof/>
            <w:webHidden/>
          </w:rPr>
          <w:tab/>
        </w:r>
        <w:r w:rsidR="00750EA0">
          <w:rPr>
            <w:noProof/>
            <w:webHidden/>
          </w:rPr>
          <w:fldChar w:fldCharType="begin"/>
        </w:r>
        <w:r w:rsidR="00750EA0">
          <w:rPr>
            <w:noProof/>
            <w:webHidden/>
          </w:rPr>
          <w:instrText xml:space="preserve"> PAGEREF _Toc486423066 \h </w:instrText>
        </w:r>
        <w:r w:rsidR="00750EA0">
          <w:rPr>
            <w:noProof/>
            <w:webHidden/>
          </w:rPr>
        </w:r>
        <w:r w:rsidR="00750EA0">
          <w:rPr>
            <w:noProof/>
            <w:webHidden/>
          </w:rPr>
          <w:fldChar w:fldCharType="separate"/>
        </w:r>
        <w:r w:rsidR="00750EA0">
          <w:rPr>
            <w:noProof/>
            <w:webHidden/>
          </w:rPr>
          <w:t>102</w:t>
        </w:r>
        <w:r w:rsidR="00750EA0">
          <w:rPr>
            <w:noProof/>
            <w:webHidden/>
          </w:rPr>
          <w:fldChar w:fldCharType="end"/>
        </w:r>
      </w:hyperlink>
    </w:p>
    <w:p w14:paraId="09C09741"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67" w:history="1">
        <w:r w:rsidR="00750EA0" w:rsidRPr="00DD1F4F">
          <w:rPr>
            <w:rStyle w:val="Hyperlink"/>
            <w:noProof/>
            <w:lang w:val="en-US"/>
          </w:rPr>
          <w:t xml:space="preserve">Figura 66. Interface 3 - </w:t>
        </w:r>
        <w:r w:rsidR="00750EA0" w:rsidRPr="00DD1F4F">
          <w:rPr>
            <w:rStyle w:val="Hyperlink"/>
            <w:i/>
            <w:noProof/>
            <w:lang w:val="en-US"/>
          </w:rPr>
          <w:t>report with 2 attributes</w:t>
        </w:r>
        <w:r w:rsidR="00750EA0">
          <w:rPr>
            <w:noProof/>
            <w:webHidden/>
          </w:rPr>
          <w:tab/>
        </w:r>
        <w:r w:rsidR="00750EA0">
          <w:rPr>
            <w:noProof/>
            <w:webHidden/>
          </w:rPr>
          <w:fldChar w:fldCharType="begin"/>
        </w:r>
        <w:r w:rsidR="00750EA0">
          <w:rPr>
            <w:noProof/>
            <w:webHidden/>
          </w:rPr>
          <w:instrText xml:space="preserve"> PAGEREF _Toc486423067 \h </w:instrText>
        </w:r>
        <w:r w:rsidR="00750EA0">
          <w:rPr>
            <w:noProof/>
            <w:webHidden/>
          </w:rPr>
        </w:r>
        <w:r w:rsidR="00750EA0">
          <w:rPr>
            <w:noProof/>
            <w:webHidden/>
          </w:rPr>
          <w:fldChar w:fldCharType="separate"/>
        </w:r>
        <w:r w:rsidR="00750EA0">
          <w:rPr>
            <w:noProof/>
            <w:webHidden/>
          </w:rPr>
          <w:t>103</w:t>
        </w:r>
        <w:r w:rsidR="00750EA0">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68" w:name="_Toc336248062"/>
      <w:bookmarkStart w:id="69" w:name="_Toc336248261"/>
      <w:bookmarkStart w:id="70" w:name="_Toc336248550"/>
      <w:bookmarkStart w:id="71"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58D5B23C"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23068" w:history="1">
        <w:r w:rsidR="00750EA0" w:rsidRPr="005E00B1">
          <w:rPr>
            <w:rStyle w:val="Hyperlink"/>
            <w:noProof/>
          </w:rPr>
          <w:t>Tabela 1. Preços PRIO3 “puros”</w:t>
        </w:r>
        <w:r w:rsidR="00750EA0">
          <w:rPr>
            <w:noProof/>
            <w:webHidden/>
          </w:rPr>
          <w:tab/>
        </w:r>
        <w:r w:rsidR="00750EA0">
          <w:rPr>
            <w:noProof/>
            <w:webHidden/>
          </w:rPr>
          <w:fldChar w:fldCharType="begin"/>
        </w:r>
        <w:r w:rsidR="00750EA0">
          <w:rPr>
            <w:noProof/>
            <w:webHidden/>
          </w:rPr>
          <w:instrText xml:space="preserve"> PAGEREF _Toc486423068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19239DD0"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69" w:history="1">
        <w:r w:rsidR="00750EA0" w:rsidRPr="005E00B1">
          <w:rPr>
            <w:rStyle w:val="Hyperlink"/>
            <w:noProof/>
          </w:rPr>
          <w:t>Tabela 2. PRIO3 normalizado</w:t>
        </w:r>
        <w:r w:rsidR="00750EA0">
          <w:rPr>
            <w:noProof/>
            <w:webHidden/>
          </w:rPr>
          <w:tab/>
        </w:r>
        <w:r w:rsidR="00750EA0">
          <w:rPr>
            <w:noProof/>
            <w:webHidden/>
          </w:rPr>
          <w:fldChar w:fldCharType="begin"/>
        </w:r>
        <w:r w:rsidR="00750EA0">
          <w:rPr>
            <w:noProof/>
            <w:webHidden/>
          </w:rPr>
          <w:instrText xml:space="preserve"> PAGEREF _Toc486423069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0669EB44"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70" w:history="1">
        <w:r w:rsidR="00750EA0" w:rsidRPr="005E00B1">
          <w:rPr>
            <w:rStyle w:val="Hyperlink"/>
            <w:noProof/>
          </w:rPr>
          <w:t>Tabela 3. Comparativo entre os softwares descritos</w:t>
        </w:r>
        <w:r w:rsidR="00750EA0">
          <w:rPr>
            <w:noProof/>
            <w:webHidden/>
          </w:rPr>
          <w:tab/>
        </w:r>
        <w:r w:rsidR="00750EA0">
          <w:rPr>
            <w:noProof/>
            <w:webHidden/>
          </w:rPr>
          <w:fldChar w:fldCharType="begin"/>
        </w:r>
        <w:r w:rsidR="00750EA0">
          <w:rPr>
            <w:noProof/>
            <w:webHidden/>
          </w:rPr>
          <w:instrText xml:space="preserve"> PAGEREF _Toc486423070 \h </w:instrText>
        </w:r>
        <w:r w:rsidR="00750EA0">
          <w:rPr>
            <w:noProof/>
            <w:webHidden/>
          </w:rPr>
        </w:r>
        <w:r w:rsidR="00750EA0">
          <w:rPr>
            <w:noProof/>
            <w:webHidden/>
          </w:rPr>
          <w:fldChar w:fldCharType="separate"/>
        </w:r>
        <w:r w:rsidR="00750EA0">
          <w:rPr>
            <w:noProof/>
            <w:webHidden/>
          </w:rPr>
          <w:t>37</w:t>
        </w:r>
        <w:r w:rsidR="00750EA0">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72"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9BF065D"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23071" w:history="1">
        <w:r w:rsidR="00750EA0" w:rsidRPr="00950C6A">
          <w:rPr>
            <w:rStyle w:val="Hyperlink"/>
            <w:noProof/>
          </w:rPr>
          <w:t>Equação 1. Neurônio Artificial</w:t>
        </w:r>
        <w:r w:rsidR="00750EA0">
          <w:rPr>
            <w:noProof/>
            <w:webHidden/>
          </w:rPr>
          <w:tab/>
        </w:r>
        <w:r w:rsidR="00750EA0">
          <w:rPr>
            <w:noProof/>
            <w:webHidden/>
          </w:rPr>
          <w:fldChar w:fldCharType="begin"/>
        </w:r>
        <w:r w:rsidR="00750EA0">
          <w:rPr>
            <w:noProof/>
            <w:webHidden/>
          </w:rPr>
          <w:instrText xml:space="preserve"> PAGEREF _Toc486423071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hyperlink>
    </w:p>
    <w:p w14:paraId="7063EDE2"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72" w:history="1">
        <w:r w:rsidR="00750EA0" w:rsidRPr="00950C6A">
          <w:rPr>
            <w:rStyle w:val="Hyperlink"/>
            <w:noProof/>
          </w:rPr>
          <w:t>Equação 2. Normalização</w:t>
        </w:r>
        <w:r w:rsidR="00750EA0">
          <w:rPr>
            <w:noProof/>
            <w:webHidden/>
          </w:rPr>
          <w:tab/>
        </w:r>
        <w:r w:rsidR="00750EA0">
          <w:rPr>
            <w:noProof/>
            <w:webHidden/>
          </w:rPr>
          <w:fldChar w:fldCharType="begin"/>
        </w:r>
        <w:r w:rsidR="00750EA0">
          <w:rPr>
            <w:noProof/>
            <w:webHidden/>
          </w:rPr>
          <w:instrText xml:space="preserve"> PAGEREF _Toc486423072 \h </w:instrText>
        </w:r>
        <w:r w:rsidR="00750EA0">
          <w:rPr>
            <w:noProof/>
            <w:webHidden/>
          </w:rPr>
        </w:r>
        <w:r w:rsidR="00750EA0">
          <w:rPr>
            <w:noProof/>
            <w:webHidden/>
          </w:rPr>
          <w:fldChar w:fldCharType="separate"/>
        </w:r>
        <w:r w:rsidR="00750EA0">
          <w:rPr>
            <w:noProof/>
            <w:webHidden/>
          </w:rPr>
          <w:t>29</w:t>
        </w:r>
        <w:r w:rsidR="00750EA0">
          <w:rPr>
            <w:noProof/>
            <w:webHidden/>
          </w:rPr>
          <w:fldChar w:fldCharType="end"/>
        </w:r>
      </w:hyperlink>
    </w:p>
    <w:p w14:paraId="44A9D79C"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73" w:history="1">
        <w:r w:rsidR="00750EA0" w:rsidRPr="00950C6A">
          <w:rPr>
            <w:rStyle w:val="Hyperlink"/>
            <w:noProof/>
          </w:rPr>
          <w:t>Equação 3. Normalização com margem</w:t>
        </w:r>
        <w:r w:rsidR="00750EA0">
          <w:rPr>
            <w:noProof/>
            <w:webHidden/>
          </w:rPr>
          <w:tab/>
        </w:r>
        <w:r w:rsidR="00750EA0">
          <w:rPr>
            <w:noProof/>
            <w:webHidden/>
          </w:rPr>
          <w:fldChar w:fldCharType="begin"/>
        </w:r>
        <w:r w:rsidR="00750EA0">
          <w:rPr>
            <w:noProof/>
            <w:webHidden/>
          </w:rPr>
          <w:instrText xml:space="preserve"> PAGEREF _Toc486423073 \h </w:instrText>
        </w:r>
        <w:r w:rsidR="00750EA0">
          <w:rPr>
            <w:noProof/>
            <w:webHidden/>
          </w:rPr>
        </w:r>
        <w:r w:rsidR="00750EA0">
          <w:rPr>
            <w:noProof/>
            <w:webHidden/>
          </w:rPr>
          <w:fldChar w:fldCharType="separate"/>
        </w:r>
        <w:r w:rsidR="00750EA0">
          <w:rPr>
            <w:noProof/>
            <w:webHidden/>
          </w:rPr>
          <w:t>30</w:t>
        </w:r>
        <w:r w:rsidR="00750EA0">
          <w:rPr>
            <w:noProof/>
            <w:webHidden/>
          </w:rPr>
          <w:fldChar w:fldCharType="end"/>
        </w:r>
      </w:hyperlink>
    </w:p>
    <w:p w14:paraId="42C153B6" w14:textId="77777777" w:rsidR="00750EA0" w:rsidRDefault="00624665">
      <w:pPr>
        <w:pStyle w:val="ndicedeilustraes"/>
        <w:tabs>
          <w:tab w:val="right" w:leader="dot" w:pos="9060"/>
        </w:tabs>
        <w:rPr>
          <w:rFonts w:asciiTheme="minorHAnsi" w:eastAsiaTheme="minorEastAsia" w:hAnsiTheme="minorHAnsi" w:cstheme="minorBidi"/>
          <w:noProof/>
          <w:sz w:val="22"/>
          <w:szCs w:val="22"/>
          <w:lang w:eastAsia="pt-BR"/>
        </w:rPr>
      </w:pPr>
      <w:hyperlink w:anchor="_Toc486423074" w:history="1">
        <w:r w:rsidR="00750EA0" w:rsidRPr="00950C6A">
          <w:rPr>
            <w:rStyle w:val="Hyperlink"/>
            <w:noProof/>
          </w:rPr>
          <w:t>Equação 4. Normalização exemplo</w:t>
        </w:r>
        <w:r w:rsidR="00750EA0">
          <w:rPr>
            <w:noProof/>
            <w:webHidden/>
          </w:rPr>
          <w:tab/>
        </w:r>
        <w:r w:rsidR="00750EA0">
          <w:rPr>
            <w:noProof/>
            <w:webHidden/>
          </w:rPr>
          <w:fldChar w:fldCharType="begin"/>
        </w:r>
        <w:r w:rsidR="00750EA0">
          <w:rPr>
            <w:noProof/>
            <w:webHidden/>
          </w:rPr>
          <w:instrText xml:space="preserve"> PAGEREF _Toc486423074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7"/>
      <w:bookmarkEnd w:id="68"/>
      <w:bookmarkEnd w:id="69"/>
      <w:bookmarkEnd w:id="70"/>
      <w:bookmarkEnd w:id="71"/>
      <w:bookmarkEnd w:id="72"/>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proofErr w:type="spellStart"/>
      <w:r w:rsidRPr="00933E83">
        <w:rPr>
          <w:i/>
          <w:iCs/>
        </w:rPr>
        <w:t>Mult</w:t>
      </w:r>
      <w:r w:rsidR="00C40993">
        <w:rPr>
          <w:i/>
          <w:iCs/>
        </w:rPr>
        <w:t>i</w:t>
      </w:r>
      <w:r w:rsidRPr="00933E83">
        <w:rPr>
          <w:i/>
          <w:iCs/>
        </w:rPr>
        <w:t>layer</w:t>
      </w:r>
      <w:proofErr w:type="spellEnd"/>
      <w:r w:rsidRPr="00933E83">
        <w:rPr>
          <w:i/>
          <w:iCs/>
        </w:rPr>
        <w:t xml:space="preserve"> </w:t>
      </w:r>
      <w:proofErr w:type="spellStart"/>
      <w:r w:rsidRPr="00933E83">
        <w:rPr>
          <w:i/>
          <w:iCs/>
        </w:rPr>
        <w:t>Perceptron</w:t>
      </w:r>
      <w:proofErr w:type="spellEnd"/>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2"/>
    </w:p>
    <w:p w14:paraId="0D8DF9BF" w14:textId="77777777" w:rsidR="00385E45" w:rsidRPr="0097775F" w:rsidRDefault="00385E45" w:rsidP="001B3CD2">
      <w:pPr>
        <w:tabs>
          <w:tab w:val="right" w:pos="709"/>
        </w:tabs>
        <w:ind w:firstLine="0"/>
        <w:rPr>
          <w:lang w:val="en-US"/>
        </w:rPr>
      </w:pPr>
      <w:bookmarkStart w:id="73" w:name="_Toc198052996"/>
    </w:p>
    <w:sdt>
      <w:sdtPr>
        <w:id w:val="682325806"/>
        <w:docPartObj>
          <w:docPartGallery w:val="Table of Contents"/>
          <w:docPartUnique/>
        </w:docPartObj>
      </w:sdtPr>
      <w:sdtEndPr/>
      <w:sdtContent>
        <w:p w14:paraId="0AFBC75E" w14:textId="3EB347C3" w:rsidR="00F0378C" w:rsidRDefault="00F0378C" w:rsidP="001B3CD2">
          <w:pPr>
            <w:tabs>
              <w:tab w:val="right" w:pos="709"/>
            </w:tabs>
            <w:ind w:firstLine="0"/>
          </w:pPr>
        </w:p>
        <w:p w14:paraId="35069B5D" w14:textId="77777777" w:rsidR="00750EA0"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23132" w:history="1">
            <w:r w:rsidR="00750EA0" w:rsidRPr="00125290">
              <w:rPr>
                <w:rStyle w:val="Hyperlink"/>
              </w:rPr>
              <w:t>1.</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INTRODUÇÃO</w:t>
            </w:r>
            <w:r w:rsidR="00750EA0">
              <w:rPr>
                <w:webHidden/>
              </w:rPr>
              <w:tab/>
            </w:r>
            <w:r w:rsidR="00750EA0">
              <w:rPr>
                <w:webHidden/>
              </w:rPr>
              <w:fldChar w:fldCharType="begin"/>
            </w:r>
            <w:r w:rsidR="00750EA0">
              <w:rPr>
                <w:webHidden/>
              </w:rPr>
              <w:instrText xml:space="preserve"> PAGEREF _Toc486423132 \h </w:instrText>
            </w:r>
            <w:r w:rsidR="00750EA0">
              <w:rPr>
                <w:webHidden/>
              </w:rPr>
            </w:r>
            <w:r w:rsidR="00750EA0">
              <w:rPr>
                <w:webHidden/>
              </w:rPr>
              <w:fldChar w:fldCharType="separate"/>
            </w:r>
            <w:r w:rsidR="00750EA0">
              <w:rPr>
                <w:webHidden/>
              </w:rPr>
              <w:t>16</w:t>
            </w:r>
            <w:r w:rsidR="00750EA0">
              <w:rPr>
                <w:webHidden/>
              </w:rPr>
              <w:fldChar w:fldCharType="end"/>
            </w:r>
          </w:hyperlink>
        </w:p>
        <w:p w14:paraId="59830764"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33" w:history="1">
            <w:r w:rsidR="00750EA0" w:rsidRPr="00125290">
              <w:rPr>
                <w:rStyle w:val="Hyperlink"/>
              </w:rPr>
              <w:t>1.1</w:t>
            </w:r>
            <w:r w:rsidR="00750EA0">
              <w:rPr>
                <w:rFonts w:asciiTheme="minorHAnsi" w:eastAsiaTheme="minorEastAsia" w:hAnsiTheme="minorHAnsi" w:cstheme="minorBidi"/>
                <w:smallCaps w:val="0"/>
                <w:lang w:eastAsia="pt-BR"/>
              </w:rPr>
              <w:tab/>
            </w:r>
            <w:r w:rsidR="00750EA0" w:rsidRPr="00125290">
              <w:rPr>
                <w:rStyle w:val="Hyperlink"/>
              </w:rPr>
              <w:t>Objetivos</w:t>
            </w:r>
            <w:r w:rsidR="00750EA0">
              <w:rPr>
                <w:webHidden/>
              </w:rPr>
              <w:tab/>
            </w:r>
            <w:r w:rsidR="00750EA0">
              <w:rPr>
                <w:webHidden/>
              </w:rPr>
              <w:fldChar w:fldCharType="begin"/>
            </w:r>
            <w:r w:rsidR="00750EA0">
              <w:rPr>
                <w:webHidden/>
              </w:rPr>
              <w:instrText xml:space="preserve"> PAGEREF _Toc486423133 \h </w:instrText>
            </w:r>
            <w:r w:rsidR="00750EA0">
              <w:rPr>
                <w:webHidden/>
              </w:rPr>
            </w:r>
            <w:r w:rsidR="00750EA0">
              <w:rPr>
                <w:webHidden/>
              </w:rPr>
              <w:fldChar w:fldCharType="separate"/>
            </w:r>
            <w:r w:rsidR="00750EA0">
              <w:rPr>
                <w:webHidden/>
              </w:rPr>
              <w:t>18</w:t>
            </w:r>
            <w:r w:rsidR="00750EA0">
              <w:rPr>
                <w:webHidden/>
              </w:rPr>
              <w:fldChar w:fldCharType="end"/>
            </w:r>
          </w:hyperlink>
        </w:p>
        <w:p w14:paraId="12BF618B"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34" w:history="1">
            <w:r w:rsidR="00750EA0" w:rsidRPr="00125290">
              <w:rPr>
                <w:rStyle w:val="Hyperlink"/>
              </w:rPr>
              <w:t>1.2</w:t>
            </w:r>
            <w:r w:rsidR="00750EA0">
              <w:rPr>
                <w:rFonts w:asciiTheme="minorHAnsi" w:eastAsiaTheme="minorEastAsia" w:hAnsiTheme="minorHAnsi" w:cstheme="minorBidi"/>
                <w:smallCaps w:val="0"/>
                <w:lang w:eastAsia="pt-BR"/>
              </w:rPr>
              <w:tab/>
            </w:r>
            <w:r w:rsidR="00750EA0" w:rsidRPr="00125290">
              <w:rPr>
                <w:rStyle w:val="Hyperlink"/>
              </w:rPr>
              <w:t>Justificativa</w:t>
            </w:r>
            <w:r w:rsidR="00750EA0">
              <w:rPr>
                <w:webHidden/>
              </w:rPr>
              <w:tab/>
            </w:r>
            <w:r w:rsidR="00750EA0">
              <w:rPr>
                <w:webHidden/>
              </w:rPr>
              <w:fldChar w:fldCharType="begin"/>
            </w:r>
            <w:r w:rsidR="00750EA0">
              <w:rPr>
                <w:webHidden/>
              </w:rPr>
              <w:instrText xml:space="preserve"> PAGEREF _Toc486423134 \h </w:instrText>
            </w:r>
            <w:r w:rsidR="00750EA0">
              <w:rPr>
                <w:webHidden/>
              </w:rPr>
            </w:r>
            <w:r w:rsidR="00750EA0">
              <w:rPr>
                <w:webHidden/>
              </w:rPr>
              <w:fldChar w:fldCharType="separate"/>
            </w:r>
            <w:r w:rsidR="00750EA0">
              <w:rPr>
                <w:webHidden/>
              </w:rPr>
              <w:t>18</w:t>
            </w:r>
            <w:r w:rsidR="00750EA0">
              <w:rPr>
                <w:webHidden/>
              </w:rPr>
              <w:fldChar w:fldCharType="end"/>
            </w:r>
          </w:hyperlink>
        </w:p>
        <w:p w14:paraId="530DDFA5"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35" w:history="1">
            <w:r w:rsidR="00750EA0" w:rsidRPr="00125290">
              <w:rPr>
                <w:rStyle w:val="Hyperlink"/>
              </w:rPr>
              <w:t>1.3</w:t>
            </w:r>
            <w:r w:rsidR="00750EA0">
              <w:rPr>
                <w:rFonts w:asciiTheme="minorHAnsi" w:eastAsiaTheme="minorEastAsia" w:hAnsiTheme="minorHAnsi" w:cstheme="minorBidi"/>
                <w:smallCaps w:val="0"/>
                <w:lang w:eastAsia="pt-BR"/>
              </w:rPr>
              <w:tab/>
            </w:r>
            <w:r w:rsidR="00750EA0" w:rsidRPr="00125290">
              <w:rPr>
                <w:rStyle w:val="Hyperlink"/>
              </w:rPr>
              <w:t>Tecnologias e Ferramentas de Apoio</w:t>
            </w:r>
            <w:r w:rsidR="00750EA0">
              <w:rPr>
                <w:webHidden/>
              </w:rPr>
              <w:tab/>
            </w:r>
            <w:r w:rsidR="00750EA0">
              <w:rPr>
                <w:webHidden/>
              </w:rPr>
              <w:fldChar w:fldCharType="begin"/>
            </w:r>
            <w:r w:rsidR="00750EA0">
              <w:rPr>
                <w:webHidden/>
              </w:rPr>
              <w:instrText xml:space="preserve"> PAGEREF _Toc486423135 \h </w:instrText>
            </w:r>
            <w:r w:rsidR="00750EA0">
              <w:rPr>
                <w:webHidden/>
              </w:rPr>
            </w:r>
            <w:r w:rsidR="00750EA0">
              <w:rPr>
                <w:webHidden/>
              </w:rPr>
              <w:fldChar w:fldCharType="separate"/>
            </w:r>
            <w:r w:rsidR="00750EA0">
              <w:rPr>
                <w:webHidden/>
              </w:rPr>
              <w:t>19</w:t>
            </w:r>
            <w:r w:rsidR="00750EA0">
              <w:rPr>
                <w:webHidden/>
              </w:rPr>
              <w:fldChar w:fldCharType="end"/>
            </w:r>
          </w:hyperlink>
        </w:p>
        <w:p w14:paraId="5649A816"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36" w:history="1">
            <w:r w:rsidR="00750EA0" w:rsidRPr="00125290">
              <w:rPr>
                <w:rStyle w:val="Hyperlink"/>
              </w:rPr>
              <w:t>1.4</w:t>
            </w:r>
            <w:r w:rsidR="00750EA0">
              <w:rPr>
                <w:rFonts w:asciiTheme="minorHAnsi" w:eastAsiaTheme="minorEastAsia" w:hAnsiTheme="minorHAnsi" w:cstheme="minorBidi"/>
                <w:smallCaps w:val="0"/>
                <w:lang w:eastAsia="pt-BR"/>
              </w:rPr>
              <w:tab/>
            </w:r>
            <w:r w:rsidR="00750EA0" w:rsidRPr="00125290">
              <w:rPr>
                <w:rStyle w:val="Hyperlink"/>
              </w:rPr>
              <w:t>Organização do Trabalho</w:t>
            </w:r>
            <w:r w:rsidR="00750EA0">
              <w:rPr>
                <w:webHidden/>
              </w:rPr>
              <w:tab/>
            </w:r>
            <w:r w:rsidR="00750EA0">
              <w:rPr>
                <w:webHidden/>
              </w:rPr>
              <w:fldChar w:fldCharType="begin"/>
            </w:r>
            <w:r w:rsidR="00750EA0">
              <w:rPr>
                <w:webHidden/>
              </w:rPr>
              <w:instrText xml:space="preserve"> PAGEREF _Toc486423136 \h </w:instrText>
            </w:r>
            <w:r w:rsidR="00750EA0">
              <w:rPr>
                <w:webHidden/>
              </w:rPr>
            </w:r>
            <w:r w:rsidR="00750EA0">
              <w:rPr>
                <w:webHidden/>
              </w:rPr>
              <w:fldChar w:fldCharType="separate"/>
            </w:r>
            <w:r w:rsidR="00750EA0">
              <w:rPr>
                <w:webHidden/>
              </w:rPr>
              <w:t>19</w:t>
            </w:r>
            <w:r w:rsidR="00750EA0">
              <w:rPr>
                <w:webHidden/>
              </w:rPr>
              <w:fldChar w:fldCharType="end"/>
            </w:r>
          </w:hyperlink>
        </w:p>
        <w:p w14:paraId="62C24A74" w14:textId="77777777" w:rsidR="00750EA0" w:rsidRDefault="00624665">
          <w:pPr>
            <w:pStyle w:val="Sumrio1"/>
            <w:rPr>
              <w:rFonts w:asciiTheme="minorHAnsi" w:eastAsiaTheme="minorEastAsia" w:hAnsiTheme="minorHAnsi" w:cstheme="minorBidi"/>
              <w:b w:val="0"/>
              <w:bCs w:val="0"/>
              <w:caps w:val="0"/>
              <w:sz w:val="22"/>
              <w:szCs w:val="22"/>
              <w:lang w:eastAsia="pt-BR"/>
            </w:rPr>
          </w:pPr>
          <w:hyperlink w:anchor="_Toc486423137" w:history="1">
            <w:r w:rsidR="00750EA0" w:rsidRPr="00125290">
              <w:rPr>
                <w:rStyle w:val="Hyperlink"/>
              </w:rPr>
              <w:t>2.</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REDES NEURAIS ARTIFICIAIS</w:t>
            </w:r>
            <w:r w:rsidR="00750EA0">
              <w:rPr>
                <w:webHidden/>
              </w:rPr>
              <w:tab/>
            </w:r>
            <w:r w:rsidR="00750EA0">
              <w:rPr>
                <w:webHidden/>
              </w:rPr>
              <w:fldChar w:fldCharType="begin"/>
            </w:r>
            <w:r w:rsidR="00750EA0">
              <w:rPr>
                <w:webHidden/>
              </w:rPr>
              <w:instrText xml:space="preserve"> PAGEREF _Toc486423137 \h </w:instrText>
            </w:r>
            <w:r w:rsidR="00750EA0">
              <w:rPr>
                <w:webHidden/>
              </w:rPr>
            </w:r>
            <w:r w:rsidR="00750EA0">
              <w:rPr>
                <w:webHidden/>
              </w:rPr>
              <w:fldChar w:fldCharType="separate"/>
            </w:r>
            <w:r w:rsidR="00750EA0">
              <w:rPr>
                <w:webHidden/>
              </w:rPr>
              <w:t>20</w:t>
            </w:r>
            <w:r w:rsidR="00750EA0">
              <w:rPr>
                <w:webHidden/>
              </w:rPr>
              <w:fldChar w:fldCharType="end"/>
            </w:r>
          </w:hyperlink>
        </w:p>
        <w:p w14:paraId="52AF24A6"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38" w:history="1">
            <w:r w:rsidR="00750EA0" w:rsidRPr="00125290">
              <w:rPr>
                <w:rStyle w:val="Hyperlink"/>
              </w:rPr>
              <w:t>2.1</w:t>
            </w:r>
            <w:r w:rsidR="00750EA0">
              <w:rPr>
                <w:rFonts w:asciiTheme="minorHAnsi" w:eastAsiaTheme="minorEastAsia" w:hAnsiTheme="minorHAnsi" w:cstheme="minorBidi"/>
                <w:smallCaps w:val="0"/>
                <w:lang w:eastAsia="pt-BR"/>
              </w:rPr>
              <w:tab/>
            </w:r>
            <w:r w:rsidR="00750EA0" w:rsidRPr="00125290">
              <w:rPr>
                <w:rStyle w:val="Hyperlink"/>
              </w:rPr>
              <w:t>Motivação para utilizar Redes Neurais na Predição.</w:t>
            </w:r>
            <w:r w:rsidR="00750EA0">
              <w:rPr>
                <w:webHidden/>
              </w:rPr>
              <w:tab/>
            </w:r>
            <w:r w:rsidR="00750EA0">
              <w:rPr>
                <w:webHidden/>
              </w:rPr>
              <w:fldChar w:fldCharType="begin"/>
            </w:r>
            <w:r w:rsidR="00750EA0">
              <w:rPr>
                <w:webHidden/>
              </w:rPr>
              <w:instrText xml:space="preserve"> PAGEREF _Toc486423138 \h </w:instrText>
            </w:r>
            <w:r w:rsidR="00750EA0">
              <w:rPr>
                <w:webHidden/>
              </w:rPr>
            </w:r>
            <w:r w:rsidR="00750EA0">
              <w:rPr>
                <w:webHidden/>
              </w:rPr>
              <w:fldChar w:fldCharType="separate"/>
            </w:r>
            <w:r w:rsidR="00750EA0">
              <w:rPr>
                <w:webHidden/>
              </w:rPr>
              <w:t>22</w:t>
            </w:r>
            <w:r w:rsidR="00750EA0">
              <w:rPr>
                <w:webHidden/>
              </w:rPr>
              <w:fldChar w:fldCharType="end"/>
            </w:r>
          </w:hyperlink>
        </w:p>
        <w:p w14:paraId="241DCC59"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39" w:history="1">
            <w:r w:rsidR="00750EA0" w:rsidRPr="00125290">
              <w:rPr>
                <w:rStyle w:val="Hyperlink"/>
              </w:rPr>
              <w:t>2.2</w:t>
            </w:r>
            <w:r w:rsidR="00750EA0">
              <w:rPr>
                <w:rFonts w:asciiTheme="minorHAnsi" w:eastAsiaTheme="minorEastAsia" w:hAnsiTheme="minorHAnsi" w:cstheme="minorBidi"/>
                <w:smallCaps w:val="0"/>
                <w:lang w:eastAsia="pt-BR"/>
              </w:rPr>
              <w:tab/>
            </w:r>
            <w:r w:rsidR="00750EA0" w:rsidRPr="00125290">
              <w:rPr>
                <w:rStyle w:val="Hyperlink"/>
              </w:rPr>
              <w:t>Funções de Ativação</w:t>
            </w:r>
            <w:r w:rsidR="00750EA0">
              <w:rPr>
                <w:webHidden/>
              </w:rPr>
              <w:tab/>
            </w:r>
            <w:r w:rsidR="00750EA0">
              <w:rPr>
                <w:webHidden/>
              </w:rPr>
              <w:fldChar w:fldCharType="begin"/>
            </w:r>
            <w:r w:rsidR="00750EA0">
              <w:rPr>
                <w:webHidden/>
              </w:rPr>
              <w:instrText xml:space="preserve"> PAGEREF _Toc486423139 \h </w:instrText>
            </w:r>
            <w:r w:rsidR="00750EA0">
              <w:rPr>
                <w:webHidden/>
              </w:rPr>
            </w:r>
            <w:r w:rsidR="00750EA0">
              <w:rPr>
                <w:webHidden/>
              </w:rPr>
              <w:fldChar w:fldCharType="separate"/>
            </w:r>
            <w:r w:rsidR="00750EA0">
              <w:rPr>
                <w:webHidden/>
              </w:rPr>
              <w:t>22</w:t>
            </w:r>
            <w:r w:rsidR="00750EA0">
              <w:rPr>
                <w:webHidden/>
              </w:rPr>
              <w:fldChar w:fldCharType="end"/>
            </w:r>
          </w:hyperlink>
        </w:p>
        <w:p w14:paraId="26353638"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40" w:history="1">
            <w:r w:rsidR="00750EA0" w:rsidRPr="00125290">
              <w:rPr>
                <w:rStyle w:val="Hyperlink"/>
              </w:rPr>
              <w:t>2.3</w:t>
            </w:r>
            <w:r w:rsidR="00750EA0">
              <w:rPr>
                <w:rFonts w:asciiTheme="minorHAnsi" w:eastAsiaTheme="minorEastAsia" w:hAnsiTheme="minorHAnsi" w:cstheme="minorBidi"/>
                <w:smallCaps w:val="0"/>
                <w:lang w:eastAsia="pt-BR"/>
              </w:rPr>
              <w:tab/>
            </w:r>
            <w:r w:rsidR="00750EA0" w:rsidRPr="00125290">
              <w:rPr>
                <w:rStyle w:val="Hyperlink"/>
              </w:rPr>
              <w:t>Topologias das Redes Neurais</w:t>
            </w:r>
            <w:r w:rsidR="00750EA0">
              <w:rPr>
                <w:webHidden/>
              </w:rPr>
              <w:tab/>
            </w:r>
            <w:r w:rsidR="00750EA0">
              <w:rPr>
                <w:webHidden/>
              </w:rPr>
              <w:fldChar w:fldCharType="begin"/>
            </w:r>
            <w:r w:rsidR="00750EA0">
              <w:rPr>
                <w:webHidden/>
              </w:rPr>
              <w:instrText xml:space="preserve"> PAGEREF _Toc486423140 \h </w:instrText>
            </w:r>
            <w:r w:rsidR="00750EA0">
              <w:rPr>
                <w:webHidden/>
              </w:rPr>
            </w:r>
            <w:r w:rsidR="00750EA0">
              <w:rPr>
                <w:webHidden/>
              </w:rPr>
              <w:fldChar w:fldCharType="separate"/>
            </w:r>
            <w:r w:rsidR="00750EA0">
              <w:rPr>
                <w:webHidden/>
              </w:rPr>
              <w:t>23</w:t>
            </w:r>
            <w:r w:rsidR="00750EA0">
              <w:rPr>
                <w:webHidden/>
              </w:rPr>
              <w:fldChar w:fldCharType="end"/>
            </w:r>
          </w:hyperlink>
        </w:p>
        <w:p w14:paraId="626DCB8C"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41" w:history="1">
            <w:r w:rsidR="00750EA0" w:rsidRPr="00125290">
              <w:rPr>
                <w:rStyle w:val="Hyperlink"/>
              </w:rPr>
              <w:t>2.3.1</w:t>
            </w:r>
            <w:r w:rsidR="00750EA0">
              <w:rPr>
                <w:rFonts w:asciiTheme="minorHAnsi" w:eastAsiaTheme="minorEastAsia" w:hAnsiTheme="minorHAnsi" w:cstheme="minorBidi"/>
                <w:i w:val="0"/>
                <w:iCs w:val="0"/>
                <w:sz w:val="22"/>
                <w:szCs w:val="22"/>
                <w:lang w:eastAsia="pt-BR"/>
              </w:rPr>
              <w:tab/>
            </w:r>
            <w:r w:rsidR="00750EA0" w:rsidRPr="00125290">
              <w:rPr>
                <w:rStyle w:val="Hyperlink"/>
              </w:rPr>
              <w:t>Feed-Forward</w:t>
            </w:r>
            <w:r w:rsidR="00750EA0">
              <w:rPr>
                <w:webHidden/>
              </w:rPr>
              <w:tab/>
            </w:r>
            <w:r w:rsidR="00750EA0">
              <w:rPr>
                <w:webHidden/>
              </w:rPr>
              <w:fldChar w:fldCharType="begin"/>
            </w:r>
            <w:r w:rsidR="00750EA0">
              <w:rPr>
                <w:webHidden/>
              </w:rPr>
              <w:instrText xml:space="preserve"> PAGEREF _Toc486423141 \h </w:instrText>
            </w:r>
            <w:r w:rsidR="00750EA0">
              <w:rPr>
                <w:webHidden/>
              </w:rPr>
            </w:r>
            <w:r w:rsidR="00750EA0">
              <w:rPr>
                <w:webHidden/>
              </w:rPr>
              <w:fldChar w:fldCharType="separate"/>
            </w:r>
            <w:r w:rsidR="00750EA0">
              <w:rPr>
                <w:webHidden/>
              </w:rPr>
              <w:t>23</w:t>
            </w:r>
            <w:r w:rsidR="00750EA0">
              <w:rPr>
                <w:webHidden/>
              </w:rPr>
              <w:fldChar w:fldCharType="end"/>
            </w:r>
          </w:hyperlink>
        </w:p>
        <w:p w14:paraId="2926A575"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42" w:history="1">
            <w:r w:rsidR="00750EA0" w:rsidRPr="00125290">
              <w:rPr>
                <w:rStyle w:val="Hyperlink"/>
              </w:rPr>
              <w:t>2.3.2</w:t>
            </w:r>
            <w:r w:rsidR="00750EA0">
              <w:rPr>
                <w:rFonts w:asciiTheme="minorHAnsi" w:eastAsiaTheme="minorEastAsia" w:hAnsiTheme="minorHAnsi" w:cstheme="minorBidi"/>
                <w:i w:val="0"/>
                <w:iCs w:val="0"/>
                <w:sz w:val="22"/>
                <w:szCs w:val="22"/>
                <w:lang w:eastAsia="pt-BR"/>
              </w:rPr>
              <w:tab/>
            </w:r>
            <w:r w:rsidR="00750EA0" w:rsidRPr="00125290">
              <w:rPr>
                <w:rStyle w:val="Hyperlink"/>
              </w:rPr>
              <w:t>Recurrent Network</w:t>
            </w:r>
            <w:r w:rsidR="00750EA0">
              <w:rPr>
                <w:webHidden/>
              </w:rPr>
              <w:tab/>
            </w:r>
            <w:r w:rsidR="00750EA0">
              <w:rPr>
                <w:webHidden/>
              </w:rPr>
              <w:fldChar w:fldCharType="begin"/>
            </w:r>
            <w:r w:rsidR="00750EA0">
              <w:rPr>
                <w:webHidden/>
              </w:rPr>
              <w:instrText xml:space="preserve"> PAGEREF _Toc486423142 \h </w:instrText>
            </w:r>
            <w:r w:rsidR="00750EA0">
              <w:rPr>
                <w:webHidden/>
              </w:rPr>
            </w:r>
            <w:r w:rsidR="00750EA0">
              <w:rPr>
                <w:webHidden/>
              </w:rPr>
              <w:fldChar w:fldCharType="separate"/>
            </w:r>
            <w:r w:rsidR="00750EA0">
              <w:rPr>
                <w:webHidden/>
              </w:rPr>
              <w:t>25</w:t>
            </w:r>
            <w:r w:rsidR="00750EA0">
              <w:rPr>
                <w:webHidden/>
              </w:rPr>
              <w:fldChar w:fldCharType="end"/>
            </w:r>
          </w:hyperlink>
        </w:p>
        <w:p w14:paraId="4AA64D0C"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43" w:history="1">
            <w:r w:rsidR="00750EA0" w:rsidRPr="00125290">
              <w:rPr>
                <w:rStyle w:val="Hyperlink"/>
              </w:rPr>
              <w:t>2.4</w:t>
            </w:r>
            <w:r w:rsidR="00750EA0">
              <w:rPr>
                <w:rFonts w:asciiTheme="minorHAnsi" w:eastAsiaTheme="minorEastAsia" w:hAnsiTheme="minorHAnsi" w:cstheme="minorBidi"/>
                <w:smallCaps w:val="0"/>
                <w:lang w:eastAsia="pt-BR"/>
              </w:rPr>
              <w:tab/>
            </w:r>
            <w:r w:rsidR="00750EA0" w:rsidRPr="00125290">
              <w:rPr>
                <w:rStyle w:val="Hyperlink"/>
              </w:rPr>
              <w:t>Aprendizagem</w:t>
            </w:r>
            <w:r w:rsidR="00750EA0">
              <w:rPr>
                <w:webHidden/>
              </w:rPr>
              <w:tab/>
            </w:r>
            <w:r w:rsidR="00750EA0">
              <w:rPr>
                <w:webHidden/>
              </w:rPr>
              <w:fldChar w:fldCharType="begin"/>
            </w:r>
            <w:r w:rsidR="00750EA0">
              <w:rPr>
                <w:webHidden/>
              </w:rPr>
              <w:instrText xml:space="preserve"> PAGEREF _Toc486423143 \h </w:instrText>
            </w:r>
            <w:r w:rsidR="00750EA0">
              <w:rPr>
                <w:webHidden/>
              </w:rPr>
            </w:r>
            <w:r w:rsidR="00750EA0">
              <w:rPr>
                <w:webHidden/>
              </w:rPr>
              <w:fldChar w:fldCharType="separate"/>
            </w:r>
            <w:r w:rsidR="00750EA0">
              <w:rPr>
                <w:webHidden/>
              </w:rPr>
              <w:t>26</w:t>
            </w:r>
            <w:r w:rsidR="00750EA0">
              <w:rPr>
                <w:webHidden/>
              </w:rPr>
              <w:fldChar w:fldCharType="end"/>
            </w:r>
          </w:hyperlink>
        </w:p>
        <w:p w14:paraId="68E6B380"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44" w:history="1">
            <w:r w:rsidR="00750EA0" w:rsidRPr="00125290">
              <w:rPr>
                <w:rStyle w:val="Hyperlink"/>
              </w:rPr>
              <w:t>2.4.1</w:t>
            </w:r>
            <w:r w:rsidR="00750EA0">
              <w:rPr>
                <w:rFonts w:asciiTheme="minorHAnsi" w:eastAsiaTheme="minorEastAsia" w:hAnsiTheme="minorHAnsi" w:cstheme="minorBidi"/>
                <w:i w:val="0"/>
                <w:iCs w:val="0"/>
                <w:sz w:val="22"/>
                <w:szCs w:val="22"/>
                <w:lang w:eastAsia="pt-BR"/>
              </w:rPr>
              <w:tab/>
            </w:r>
            <w:r w:rsidR="00750EA0" w:rsidRPr="00125290">
              <w:rPr>
                <w:rStyle w:val="Hyperlink"/>
              </w:rPr>
              <w:t>Backpropagation</w:t>
            </w:r>
            <w:r w:rsidR="00750EA0">
              <w:rPr>
                <w:webHidden/>
              </w:rPr>
              <w:tab/>
            </w:r>
            <w:r w:rsidR="00750EA0">
              <w:rPr>
                <w:webHidden/>
              </w:rPr>
              <w:fldChar w:fldCharType="begin"/>
            </w:r>
            <w:r w:rsidR="00750EA0">
              <w:rPr>
                <w:webHidden/>
              </w:rPr>
              <w:instrText xml:space="preserve"> PAGEREF _Toc486423144 \h </w:instrText>
            </w:r>
            <w:r w:rsidR="00750EA0">
              <w:rPr>
                <w:webHidden/>
              </w:rPr>
            </w:r>
            <w:r w:rsidR="00750EA0">
              <w:rPr>
                <w:webHidden/>
              </w:rPr>
              <w:fldChar w:fldCharType="separate"/>
            </w:r>
            <w:r w:rsidR="00750EA0">
              <w:rPr>
                <w:webHidden/>
              </w:rPr>
              <w:t>28</w:t>
            </w:r>
            <w:r w:rsidR="00750EA0">
              <w:rPr>
                <w:webHidden/>
              </w:rPr>
              <w:fldChar w:fldCharType="end"/>
            </w:r>
          </w:hyperlink>
        </w:p>
        <w:p w14:paraId="75813626"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45" w:history="1">
            <w:r w:rsidR="00750EA0" w:rsidRPr="00125290">
              <w:rPr>
                <w:rStyle w:val="Hyperlink"/>
              </w:rPr>
              <w:t>2.5</w:t>
            </w:r>
            <w:r w:rsidR="00750EA0">
              <w:rPr>
                <w:rFonts w:asciiTheme="minorHAnsi" w:eastAsiaTheme="minorEastAsia" w:hAnsiTheme="minorHAnsi" w:cstheme="minorBidi"/>
                <w:smallCaps w:val="0"/>
                <w:lang w:eastAsia="pt-BR"/>
              </w:rPr>
              <w:tab/>
            </w:r>
            <w:r w:rsidR="00750EA0" w:rsidRPr="00125290">
              <w:rPr>
                <w:rStyle w:val="Hyperlink"/>
              </w:rPr>
              <w:t>Normalização</w:t>
            </w:r>
            <w:r w:rsidR="00750EA0">
              <w:rPr>
                <w:webHidden/>
              </w:rPr>
              <w:tab/>
            </w:r>
            <w:r w:rsidR="00750EA0">
              <w:rPr>
                <w:webHidden/>
              </w:rPr>
              <w:fldChar w:fldCharType="begin"/>
            </w:r>
            <w:r w:rsidR="00750EA0">
              <w:rPr>
                <w:webHidden/>
              </w:rPr>
              <w:instrText xml:space="preserve"> PAGEREF _Toc486423145 \h </w:instrText>
            </w:r>
            <w:r w:rsidR="00750EA0">
              <w:rPr>
                <w:webHidden/>
              </w:rPr>
            </w:r>
            <w:r w:rsidR="00750EA0">
              <w:rPr>
                <w:webHidden/>
              </w:rPr>
              <w:fldChar w:fldCharType="separate"/>
            </w:r>
            <w:r w:rsidR="00750EA0">
              <w:rPr>
                <w:webHidden/>
              </w:rPr>
              <w:t>29</w:t>
            </w:r>
            <w:r w:rsidR="00750EA0">
              <w:rPr>
                <w:webHidden/>
              </w:rPr>
              <w:fldChar w:fldCharType="end"/>
            </w:r>
          </w:hyperlink>
        </w:p>
        <w:p w14:paraId="79074B49" w14:textId="77777777" w:rsidR="00750EA0" w:rsidRDefault="00624665">
          <w:pPr>
            <w:pStyle w:val="Sumrio1"/>
            <w:rPr>
              <w:rFonts w:asciiTheme="minorHAnsi" w:eastAsiaTheme="minorEastAsia" w:hAnsiTheme="minorHAnsi" w:cstheme="minorBidi"/>
              <w:b w:val="0"/>
              <w:bCs w:val="0"/>
              <w:caps w:val="0"/>
              <w:sz w:val="22"/>
              <w:szCs w:val="22"/>
              <w:lang w:eastAsia="pt-BR"/>
            </w:rPr>
          </w:pPr>
          <w:hyperlink w:anchor="_Toc486423146" w:history="1">
            <w:r w:rsidR="00750EA0" w:rsidRPr="00125290">
              <w:rPr>
                <w:rStyle w:val="Hyperlink"/>
              </w:rPr>
              <w:t>3.</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ESTADO DA ARTE</w:t>
            </w:r>
            <w:r w:rsidR="00750EA0">
              <w:rPr>
                <w:webHidden/>
              </w:rPr>
              <w:tab/>
            </w:r>
            <w:r w:rsidR="00750EA0">
              <w:rPr>
                <w:webHidden/>
              </w:rPr>
              <w:fldChar w:fldCharType="begin"/>
            </w:r>
            <w:r w:rsidR="00750EA0">
              <w:rPr>
                <w:webHidden/>
              </w:rPr>
              <w:instrText xml:space="preserve"> PAGEREF _Toc486423146 \h </w:instrText>
            </w:r>
            <w:r w:rsidR="00750EA0">
              <w:rPr>
                <w:webHidden/>
              </w:rPr>
            </w:r>
            <w:r w:rsidR="00750EA0">
              <w:rPr>
                <w:webHidden/>
              </w:rPr>
              <w:fldChar w:fldCharType="separate"/>
            </w:r>
            <w:r w:rsidR="00750EA0">
              <w:rPr>
                <w:webHidden/>
              </w:rPr>
              <w:t>34</w:t>
            </w:r>
            <w:r w:rsidR="00750EA0">
              <w:rPr>
                <w:webHidden/>
              </w:rPr>
              <w:fldChar w:fldCharType="end"/>
            </w:r>
          </w:hyperlink>
        </w:p>
        <w:p w14:paraId="27E0168C"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47" w:history="1">
            <w:r w:rsidR="00750EA0" w:rsidRPr="00125290">
              <w:rPr>
                <w:rStyle w:val="Hyperlink"/>
              </w:rPr>
              <w:t>3.1</w:t>
            </w:r>
            <w:r w:rsidR="00750EA0">
              <w:rPr>
                <w:rFonts w:asciiTheme="minorHAnsi" w:eastAsiaTheme="minorEastAsia" w:hAnsiTheme="minorHAnsi" w:cstheme="minorBidi"/>
                <w:smallCaps w:val="0"/>
                <w:lang w:eastAsia="pt-BR"/>
              </w:rPr>
              <w:tab/>
            </w:r>
            <w:r w:rsidR="00750EA0" w:rsidRPr="00125290">
              <w:rPr>
                <w:rStyle w:val="Hyperlink"/>
              </w:rPr>
              <w:t>Excel + VBA</w:t>
            </w:r>
            <w:r w:rsidR="00750EA0">
              <w:rPr>
                <w:webHidden/>
              </w:rPr>
              <w:tab/>
            </w:r>
            <w:r w:rsidR="00750EA0">
              <w:rPr>
                <w:webHidden/>
              </w:rPr>
              <w:fldChar w:fldCharType="begin"/>
            </w:r>
            <w:r w:rsidR="00750EA0">
              <w:rPr>
                <w:webHidden/>
              </w:rPr>
              <w:instrText xml:space="preserve"> PAGEREF _Toc486423147 \h </w:instrText>
            </w:r>
            <w:r w:rsidR="00750EA0">
              <w:rPr>
                <w:webHidden/>
              </w:rPr>
            </w:r>
            <w:r w:rsidR="00750EA0">
              <w:rPr>
                <w:webHidden/>
              </w:rPr>
              <w:fldChar w:fldCharType="separate"/>
            </w:r>
            <w:r w:rsidR="00750EA0">
              <w:rPr>
                <w:webHidden/>
              </w:rPr>
              <w:t>34</w:t>
            </w:r>
            <w:r w:rsidR="00750EA0">
              <w:rPr>
                <w:webHidden/>
              </w:rPr>
              <w:fldChar w:fldCharType="end"/>
            </w:r>
          </w:hyperlink>
        </w:p>
        <w:p w14:paraId="5ACDC968"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48" w:history="1">
            <w:r w:rsidR="00750EA0" w:rsidRPr="00125290">
              <w:rPr>
                <w:rStyle w:val="Hyperlink"/>
              </w:rPr>
              <w:t>3.2</w:t>
            </w:r>
            <w:r w:rsidR="00750EA0">
              <w:rPr>
                <w:rFonts w:asciiTheme="minorHAnsi" w:eastAsiaTheme="minorEastAsia" w:hAnsiTheme="minorHAnsi" w:cstheme="minorBidi"/>
                <w:smallCaps w:val="0"/>
                <w:lang w:eastAsia="pt-BR"/>
              </w:rPr>
              <w:tab/>
            </w:r>
            <w:r w:rsidR="00750EA0" w:rsidRPr="00125290">
              <w:rPr>
                <w:rStyle w:val="Hyperlink"/>
              </w:rPr>
              <w:t>Weka</w:t>
            </w:r>
            <w:r w:rsidR="00750EA0">
              <w:rPr>
                <w:webHidden/>
              </w:rPr>
              <w:tab/>
            </w:r>
            <w:r w:rsidR="00750EA0">
              <w:rPr>
                <w:webHidden/>
              </w:rPr>
              <w:fldChar w:fldCharType="begin"/>
            </w:r>
            <w:r w:rsidR="00750EA0">
              <w:rPr>
                <w:webHidden/>
              </w:rPr>
              <w:instrText xml:space="preserve"> PAGEREF _Toc486423148 \h </w:instrText>
            </w:r>
            <w:r w:rsidR="00750EA0">
              <w:rPr>
                <w:webHidden/>
              </w:rPr>
            </w:r>
            <w:r w:rsidR="00750EA0">
              <w:rPr>
                <w:webHidden/>
              </w:rPr>
              <w:fldChar w:fldCharType="separate"/>
            </w:r>
            <w:r w:rsidR="00750EA0">
              <w:rPr>
                <w:webHidden/>
              </w:rPr>
              <w:t>35</w:t>
            </w:r>
            <w:r w:rsidR="00750EA0">
              <w:rPr>
                <w:webHidden/>
              </w:rPr>
              <w:fldChar w:fldCharType="end"/>
            </w:r>
          </w:hyperlink>
        </w:p>
        <w:p w14:paraId="23B47EBD"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49" w:history="1">
            <w:r w:rsidR="00750EA0" w:rsidRPr="00125290">
              <w:rPr>
                <w:rStyle w:val="Hyperlink"/>
              </w:rPr>
              <w:t>3.3</w:t>
            </w:r>
            <w:r w:rsidR="00750EA0">
              <w:rPr>
                <w:rFonts w:asciiTheme="minorHAnsi" w:eastAsiaTheme="minorEastAsia" w:hAnsiTheme="minorHAnsi" w:cstheme="minorBidi"/>
                <w:smallCaps w:val="0"/>
                <w:lang w:eastAsia="pt-BR"/>
              </w:rPr>
              <w:tab/>
            </w:r>
            <w:r w:rsidR="00750EA0" w:rsidRPr="00125290">
              <w:rPr>
                <w:rStyle w:val="Hyperlink"/>
              </w:rPr>
              <w:t>Neuroph Studio</w:t>
            </w:r>
            <w:r w:rsidR="00750EA0">
              <w:rPr>
                <w:webHidden/>
              </w:rPr>
              <w:tab/>
            </w:r>
            <w:r w:rsidR="00750EA0">
              <w:rPr>
                <w:webHidden/>
              </w:rPr>
              <w:fldChar w:fldCharType="begin"/>
            </w:r>
            <w:r w:rsidR="00750EA0">
              <w:rPr>
                <w:webHidden/>
              </w:rPr>
              <w:instrText xml:space="preserve"> PAGEREF _Toc486423149 \h </w:instrText>
            </w:r>
            <w:r w:rsidR="00750EA0">
              <w:rPr>
                <w:webHidden/>
              </w:rPr>
            </w:r>
            <w:r w:rsidR="00750EA0">
              <w:rPr>
                <w:webHidden/>
              </w:rPr>
              <w:fldChar w:fldCharType="separate"/>
            </w:r>
            <w:r w:rsidR="00750EA0">
              <w:rPr>
                <w:webHidden/>
              </w:rPr>
              <w:t>35</w:t>
            </w:r>
            <w:r w:rsidR="00750EA0">
              <w:rPr>
                <w:webHidden/>
              </w:rPr>
              <w:fldChar w:fldCharType="end"/>
            </w:r>
          </w:hyperlink>
        </w:p>
        <w:p w14:paraId="5E6ED7F9"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50" w:history="1">
            <w:r w:rsidR="00750EA0" w:rsidRPr="00125290">
              <w:rPr>
                <w:rStyle w:val="Hyperlink"/>
              </w:rPr>
              <w:t>3.4</w:t>
            </w:r>
            <w:r w:rsidR="00750EA0">
              <w:rPr>
                <w:rFonts w:asciiTheme="minorHAnsi" w:eastAsiaTheme="minorEastAsia" w:hAnsiTheme="minorHAnsi" w:cstheme="minorBidi"/>
                <w:smallCaps w:val="0"/>
                <w:lang w:eastAsia="pt-BR"/>
              </w:rPr>
              <w:tab/>
            </w:r>
            <w:r w:rsidR="00750EA0" w:rsidRPr="00125290">
              <w:rPr>
                <w:rStyle w:val="Hyperlink"/>
              </w:rPr>
              <w:t>Matlab</w:t>
            </w:r>
            <w:r w:rsidR="00750EA0">
              <w:rPr>
                <w:webHidden/>
              </w:rPr>
              <w:tab/>
            </w:r>
            <w:r w:rsidR="00750EA0">
              <w:rPr>
                <w:webHidden/>
              </w:rPr>
              <w:fldChar w:fldCharType="begin"/>
            </w:r>
            <w:r w:rsidR="00750EA0">
              <w:rPr>
                <w:webHidden/>
              </w:rPr>
              <w:instrText xml:space="preserve"> PAGEREF _Toc486423150 \h </w:instrText>
            </w:r>
            <w:r w:rsidR="00750EA0">
              <w:rPr>
                <w:webHidden/>
              </w:rPr>
            </w:r>
            <w:r w:rsidR="00750EA0">
              <w:rPr>
                <w:webHidden/>
              </w:rPr>
              <w:fldChar w:fldCharType="separate"/>
            </w:r>
            <w:r w:rsidR="00750EA0">
              <w:rPr>
                <w:webHidden/>
              </w:rPr>
              <w:t>36</w:t>
            </w:r>
            <w:r w:rsidR="00750EA0">
              <w:rPr>
                <w:webHidden/>
              </w:rPr>
              <w:fldChar w:fldCharType="end"/>
            </w:r>
          </w:hyperlink>
        </w:p>
        <w:p w14:paraId="5D6057F4"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51" w:history="1">
            <w:r w:rsidR="00750EA0" w:rsidRPr="00125290">
              <w:rPr>
                <w:rStyle w:val="Hyperlink"/>
              </w:rPr>
              <w:t>3.5</w:t>
            </w:r>
            <w:r w:rsidR="00750EA0">
              <w:rPr>
                <w:rFonts w:asciiTheme="minorHAnsi" w:eastAsiaTheme="minorEastAsia" w:hAnsiTheme="minorHAnsi" w:cstheme="minorBidi"/>
                <w:smallCaps w:val="0"/>
                <w:lang w:eastAsia="pt-BR"/>
              </w:rPr>
              <w:tab/>
            </w:r>
            <w:r w:rsidR="00750EA0" w:rsidRPr="00125290">
              <w:rPr>
                <w:rStyle w:val="Hyperlink"/>
              </w:rPr>
              <w:t>NeuroFURG</w:t>
            </w:r>
            <w:r w:rsidR="00750EA0">
              <w:rPr>
                <w:webHidden/>
              </w:rPr>
              <w:tab/>
            </w:r>
            <w:r w:rsidR="00750EA0">
              <w:rPr>
                <w:webHidden/>
              </w:rPr>
              <w:fldChar w:fldCharType="begin"/>
            </w:r>
            <w:r w:rsidR="00750EA0">
              <w:rPr>
                <w:webHidden/>
              </w:rPr>
              <w:instrText xml:space="preserve"> PAGEREF _Toc486423151 \h </w:instrText>
            </w:r>
            <w:r w:rsidR="00750EA0">
              <w:rPr>
                <w:webHidden/>
              </w:rPr>
            </w:r>
            <w:r w:rsidR="00750EA0">
              <w:rPr>
                <w:webHidden/>
              </w:rPr>
              <w:fldChar w:fldCharType="separate"/>
            </w:r>
            <w:r w:rsidR="00750EA0">
              <w:rPr>
                <w:webHidden/>
              </w:rPr>
              <w:t>36</w:t>
            </w:r>
            <w:r w:rsidR="00750EA0">
              <w:rPr>
                <w:webHidden/>
              </w:rPr>
              <w:fldChar w:fldCharType="end"/>
            </w:r>
          </w:hyperlink>
        </w:p>
        <w:p w14:paraId="541B0614"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52" w:history="1">
            <w:r w:rsidR="00750EA0" w:rsidRPr="00125290">
              <w:rPr>
                <w:rStyle w:val="Hyperlink"/>
              </w:rPr>
              <w:t>3.6</w:t>
            </w:r>
            <w:r w:rsidR="00750EA0">
              <w:rPr>
                <w:rFonts w:asciiTheme="minorHAnsi" w:eastAsiaTheme="minorEastAsia" w:hAnsiTheme="minorHAnsi" w:cstheme="minorBidi"/>
                <w:smallCaps w:val="0"/>
                <w:lang w:eastAsia="pt-BR"/>
              </w:rPr>
              <w:tab/>
            </w:r>
            <w:r w:rsidR="00750EA0" w:rsidRPr="00125290">
              <w:rPr>
                <w:rStyle w:val="Hyperlink"/>
              </w:rPr>
              <w:t>Comparativo</w:t>
            </w:r>
            <w:r w:rsidR="00750EA0">
              <w:rPr>
                <w:webHidden/>
              </w:rPr>
              <w:tab/>
            </w:r>
            <w:r w:rsidR="00750EA0">
              <w:rPr>
                <w:webHidden/>
              </w:rPr>
              <w:fldChar w:fldCharType="begin"/>
            </w:r>
            <w:r w:rsidR="00750EA0">
              <w:rPr>
                <w:webHidden/>
              </w:rPr>
              <w:instrText xml:space="preserve"> PAGEREF _Toc486423152 \h </w:instrText>
            </w:r>
            <w:r w:rsidR="00750EA0">
              <w:rPr>
                <w:webHidden/>
              </w:rPr>
            </w:r>
            <w:r w:rsidR="00750EA0">
              <w:rPr>
                <w:webHidden/>
              </w:rPr>
              <w:fldChar w:fldCharType="separate"/>
            </w:r>
            <w:r w:rsidR="00750EA0">
              <w:rPr>
                <w:webHidden/>
              </w:rPr>
              <w:t>37</w:t>
            </w:r>
            <w:r w:rsidR="00750EA0">
              <w:rPr>
                <w:webHidden/>
              </w:rPr>
              <w:fldChar w:fldCharType="end"/>
            </w:r>
          </w:hyperlink>
        </w:p>
        <w:p w14:paraId="2BC51053" w14:textId="77777777" w:rsidR="00750EA0" w:rsidRDefault="00624665">
          <w:pPr>
            <w:pStyle w:val="Sumrio1"/>
            <w:rPr>
              <w:rFonts w:asciiTheme="minorHAnsi" w:eastAsiaTheme="minorEastAsia" w:hAnsiTheme="minorHAnsi" w:cstheme="minorBidi"/>
              <w:b w:val="0"/>
              <w:bCs w:val="0"/>
              <w:caps w:val="0"/>
              <w:sz w:val="22"/>
              <w:szCs w:val="22"/>
              <w:lang w:eastAsia="pt-BR"/>
            </w:rPr>
          </w:pPr>
          <w:hyperlink w:anchor="_Toc486423153" w:history="1">
            <w:r w:rsidR="00750EA0" w:rsidRPr="00125290">
              <w:rPr>
                <w:rStyle w:val="Hyperlink"/>
              </w:rPr>
              <w:t>4.</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REQUISITOS DO SISTEMA DE SOFTWARE</w:t>
            </w:r>
            <w:r w:rsidR="00750EA0">
              <w:rPr>
                <w:webHidden/>
              </w:rPr>
              <w:tab/>
            </w:r>
            <w:r w:rsidR="00750EA0">
              <w:rPr>
                <w:webHidden/>
              </w:rPr>
              <w:fldChar w:fldCharType="begin"/>
            </w:r>
            <w:r w:rsidR="00750EA0">
              <w:rPr>
                <w:webHidden/>
              </w:rPr>
              <w:instrText xml:space="preserve"> PAGEREF _Toc486423153 \h </w:instrText>
            </w:r>
            <w:r w:rsidR="00750EA0">
              <w:rPr>
                <w:webHidden/>
              </w:rPr>
            </w:r>
            <w:r w:rsidR="00750EA0">
              <w:rPr>
                <w:webHidden/>
              </w:rPr>
              <w:fldChar w:fldCharType="separate"/>
            </w:r>
            <w:r w:rsidR="00750EA0">
              <w:rPr>
                <w:webHidden/>
              </w:rPr>
              <w:t>38</w:t>
            </w:r>
            <w:r w:rsidR="00750EA0">
              <w:rPr>
                <w:webHidden/>
              </w:rPr>
              <w:fldChar w:fldCharType="end"/>
            </w:r>
          </w:hyperlink>
        </w:p>
        <w:p w14:paraId="420FF893"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54" w:history="1">
            <w:r w:rsidR="00750EA0" w:rsidRPr="00125290">
              <w:rPr>
                <w:rStyle w:val="Hyperlink"/>
              </w:rPr>
              <w:t>4.1</w:t>
            </w:r>
            <w:r w:rsidR="00750EA0">
              <w:rPr>
                <w:rFonts w:asciiTheme="minorHAnsi" w:eastAsiaTheme="minorEastAsia" w:hAnsiTheme="minorHAnsi" w:cstheme="minorBidi"/>
                <w:smallCaps w:val="0"/>
                <w:lang w:eastAsia="pt-BR"/>
              </w:rPr>
              <w:tab/>
            </w:r>
            <w:r w:rsidR="00750EA0" w:rsidRPr="00125290">
              <w:rPr>
                <w:rStyle w:val="Hyperlink"/>
              </w:rPr>
              <w:t>Identificação dos requisitos</w:t>
            </w:r>
            <w:r w:rsidR="00750EA0">
              <w:rPr>
                <w:webHidden/>
              </w:rPr>
              <w:tab/>
            </w:r>
            <w:r w:rsidR="00750EA0">
              <w:rPr>
                <w:webHidden/>
              </w:rPr>
              <w:fldChar w:fldCharType="begin"/>
            </w:r>
            <w:r w:rsidR="00750EA0">
              <w:rPr>
                <w:webHidden/>
              </w:rPr>
              <w:instrText xml:space="preserve"> PAGEREF _Toc486423154 \h </w:instrText>
            </w:r>
            <w:r w:rsidR="00750EA0">
              <w:rPr>
                <w:webHidden/>
              </w:rPr>
            </w:r>
            <w:r w:rsidR="00750EA0">
              <w:rPr>
                <w:webHidden/>
              </w:rPr>
              <w:fldChar w:fldCharType="separate"/>
            </w:r>
            <w:r w:rsidR="00750EA0">
              <w:rPr>
                <w:webHidden/>
              </w:rPr>
              <w:t>38</w:t>
            </w:r>
            <w:r w:rsidR="00750EA0">
              <w:rPr>
                <w:webHidden/>
              </w:rPr>
              <w:fldChar w:fldCharType="end"/>
            </w:r>
          </w:hyperlink>
        </w:p>
        <w:p w14:paraId="79BFF09F"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55" w:history="1">
            <w:r w:rsidR="00750EA0" w:rsidRPr="00125290">
              <w:rPr>
                <w:rStyle w:val="Hyperlink"/>
              </w:rPr>
              <w:t>4.1.1</w:t>
            </w:r>
            <w:r w:rsidR="00750EA0">
              <w:rPr>
                <w:rFonts w:asciiTheme="minorHAnsi" w:eastAsiaTheme="minorEastAsia" w:hAnsiTheme="minorHAnsi" w:cstheme="minorBidi"/>
                <w:i w:val="0"/>
                <w:iCs w:val="0"/>
                <w:sz w:val="22"/>
                <w:szCs w:val="22"/>
                <w:lang w:eastAsia="pt-BR"/>
              </w:rPr>
              <w:tab/>
            </w:r>
            <w:r w:rsidR="00750EA0" w:rsidRPr="00125290">
              <w:rPr>
                <w:rStyle w:val="Hyperlink"/>
              </w:rPr>
              <w:t>Requisitos Funcionais</w:t>
            </w:r>
            <w:r w:rsidR="00750EA0">
              <w:rPr>
                <w:webHidden/>
              </w:rPr>
              <w:tab/>
            </w:r>
            <w:r w:rsidR="00750EA0">
              <w:rPr>
                <w:webHidden/>
              </w:rPr>
              <w:fldChar w:fldCharType="begin"/>
            </w:r>
            <w:r w:rsidR="00750EA0">
              <w:rPr>
                <w:webHidden/>
              </w:rPr>
              <w:instrText xml:space="preserve"> PAGEREF _Toc486423155 \h </w:instrText>
            </w:r>
            <w:r w:rsidR="00750EA0">
              <w:rPr>
                <w:webHidden/>
              </w:rPr>
            </w:r>
            <w:r w:rsidR="00750EA0">
              <w:rPr>
                <w:webHidden/>
              </w:rPr>
              <w:fldChar w:fldCharType="separate"/>
            </w:r>
            <w:r w:rsidR="00750EA0">
              <w:rPr>
                <w:webHidden/>
              </w:rPr>
              <w:t>38</w:t>
            </w:r>
            <w:r w:rsidR="00750EA0">
              <w:rPr>
                <w:webHidden/>
              </w:rPr>
              <w:fldChar w:fldCharType="end"/>
            </w:r>
          </w:hyperlink>
        </w:p>
        <w:p w14:paraId="537F0011"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56" w:history="1">
            <w:r w:rsidR="00750EA0" w:rsidRPr="00125290">
              <w:rPr>
                <w:rStyle w:val="Hyperlink"/>
              </w:rPr>
              <w:t>4.2</w:t>
            </w:r>
            <w:r w:rsidR="00750EA0">
              <w:rPr>
                <w:rFonts w:asciiTheme="minorHAnsi" w:eastAsiaTheme="minorEastAsia" w:hAnsiTheme="minorHAnsi" w:cstheme="minorBidi"/>
                <w:smallCaps w:val="0"/>
                <w:lang w:eastAsia="pt-BR"/>
              </w:rPr>
              <w:tab/>
            </w:r>
            <w:r w:rsidR="00750EA0" w:rsidRPr="00125290">
              <w:rPr>
                <w:rStyle w:val="Hyperlink"/>
              </w:rPr>
              <w:t>Modelagem dos requisitos funcionais</w:t>
            </w:r>
            <w:r w:rsidR="00750EA0">
              <w:rPr>
                <w:webHidden/>
              </w:rPr>
              <w:tab/>
            </w:r>
            <w:r w:rsidR="00750EA0">
              <w:rPr>
                <w:webHidden/>
              </w:rPr>
              <w:fldChar w:fldCharType="begin"/>
            </w:r>
            <w:r w:rsidR="00750EA0">
              <w:rPr>
                <w:webHidden/>
              </w:rPr>
              <w:instrText xml:space="preserve"> PAGEREF _Toc486423156 \h </w:instrText>
            </w:r>
            <w:r w:rsidR="00750EA0">
              <w:rPr>
                <w:webHidden/>
              </w:rPr>
            </w:r>
            <w:r w:rsidR="00750EA0">
              <w:rPr>
                <w:webHidden/>
              </w:rPr>
              <w:fldChar w:fldCharType="separate"/>
            </w:r>
            <w:r w:rsidR="00750EA0">
              <w:rPr>
                <w:webHidden/>
              </w:rPr>
              <w:t>39</w:t>
            </w:r>
            <w:r w:rsidR="00750EA0">
              <w:rPr>
                <w:webHidden/>
              </w:rPr>
              <w:fldChar w:fldCharType="end"/>
            </w:r>
          </w:hyperlink>
        </w:p>
        <w:p w14:paraId="4A327334"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57" w:history="1">
            <w:r w:rsidR="00750EA0" w:rsidRPr="00125290">
              <w:rPr>
                <w:rStyle w:val="Hyperlink"/>
              </w:rPr>
              <w:t>4.2.1</w:t>
            </w:r>
            <w:r w:rsidR="00750EA0">
              <w:rPr>
                <w:rFonts w:asciiTheme="minorHAnsi" w:eastAsiaTheme="minorEastAsia" w:hAnsiTheme="minorHAnsi" w:cstheme="minorBidi"/>
                <w:i w:val="0"/>
                <w:iCs w:val="0"/>
                <w:sz w:val="22"/>
                <w:szCs w:val="22"/>
                <w:lang w:eastAsia="pt-BR"/>
              </w:rPr>
              <w:tab/>
            </w:r>
            <w:r w:rsidR="00750EA0" w:rsidRPr="00125290">
              <w:rPr>
                <w:rStyle w:val="Hyperlink"/>
              </w:rPr>
              <w:t>Atores</w:t>
            </w:r>
            <w:r w:rsidR="00750EA0">
              <w:rPr>
                <w:webHidden/>
              </w:rPr>
              <w:tab/>
            </w:r>
            <w:r w:rsidR="00750EA0">
              <w:rPr>
                <w:webHidden/>
              </w:rPr>
              <w:fldChar w:fldCharType="begin"/>
            </w:r>
            <w:r w:rsidR="00750EA0">
              <w:rPr>
                <w:webHidden/>
              </w:rPr>
              <w:instrText xml:space="preserve"> PAGEREF _Toc486423157 \h </w:instrText>
            </w:r>
            <w:r w:rsidR="00750EA0">
              <w:rPr>
                <w:webHidden/>
              </w:rPr>
            </w:r>
            <w:r w:rsidR="00750EA0">
              <w:rPr>
                <w:webHidden/>
              </w:rPr>
              <w:fldChar w:fldCharType="separate"/>
            </w:r>
            <w:r w:rsidR="00750EA0">
              <w:rPr>
                <w:webHidden/>
              </w:rPr>
              <w:t>39</w:t>
            </w:r>
            <w:r w:rsidR="00750EA0">
              <w:rPr>
                <w:webHidden/>
              </w:rPr>
              <w:fldChar w:fldCharType="end"/>
            </w:r>
          </w:hyperlink>
        </w:p>
        <w:p w14:paraId="0C7A625E"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58" w:history="1">
            <w:r w:rsidR="00750EA0" w:rsidRPr="00125290">
              <w:rPr>
                <w:rStyle w:val="Hyperlink"/>
                <w:rFonts w:eastAsia="Times New Roman,Calibri"/>
              </w:rPr>
              <w:t>4.2.2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caso de uso</w:t>
            </w:r>
            <w:r w:rsidR="00750EA0">
              <w:rPr>
                <w:webHidden/>
              </w:rPr>
              <w:tab/>
            </w:r>
            <w:r w:rsidR="00750EA0">
              <w:rPr>
                <w:webHidden/>
              </w:rPr>
              <w:fldChar w:fldCharType="begin"/>
            </w:r>
            <w:r w:rsidR="00750EA0">
              <w:rPr>
                <w:webHidden/>
              </w:rPr>
              <w:instrText xml:space="preserve"> PAGEREF _Toc486423158 \h </w:instrText>
            </w:r>
            <w:r w:rsidR="00750EA0">
              <w:rPr>
                <w:webHidden/>
              </w:rPr>
            </w:r>
            <w:r w:rsidR="00750EA0">
              <w:rPr>
                <w:webHidden/>
              </w:rPr>
              <w:fldChar w:fldCharType="separate"/>
            </w:r>
            <w:r w:rsidR="00750EA0">
              <w:rPr>
                <w:webHidden/>
              </w:rPr>
              <w:t>39</w:t>
            </w:r>
            <w:r w:rsidR="00750EA0">
              <w:rPr>
                <w:webHidden/>
              </w:rPr>
              <w:fldChar w:fldCharType="end"/>
            </w:r>
          </w:hyperlink>
        </w:p>
        <w:p w14:paraId="4E1C66C5"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59" w:history="1">
            <w:r w:rsidR="00750EA0" w:rsidRPr="00125290">
              <w:rPr>
                <w:rStyle w:val="Hyperlink"/>
              </w:rPr>
              <w:t>4.2.3</w:t>
            </w:r>
            <w:r w:rsidR="00750EA0">
              <w:rPr>
                <w:rFonts w:asciiTheme="minorHAnsi" w:eastAsiaTheme="minorEastAsia" w:hAnsiTheme="minorHAnsi" w:cstheme="minorBidi"/>
                <w:i w:val="0"/>
                <w:iCs w:val="0"/>
                <w:sz w:val="22"/>
                <w:szCs w:val="22"/>
                <w:lang w:eastAsia="pt-BR"/>
              </w:rPr>
              <w:tab/>
            </w:r>
            <w:r w:rsidR="00750EA0" w:rsidRPr="00125290">
              <w:rPr>
                <w:rStyle w:val="Hyperlink"/>
              </w:rPr>
              <w:t>Especificação dos Casos de Uso</w:t>
            </w:r>
            <w:r w:rsidR="00750EA0">
              <w:rPr>
                <w:webHidden/>
              </w:rPr>
              <w:tab/>
            </w:r>
            <w:r w:rsidR="00750EA0">
              <w:rPr>
                <w:webHidden/>
              </w:rPr>
              <w:fldChar w:fldCharType="begin"/>
            </w:r>
            <w:r w:rsidR="00750EA0">
              <w:rPr>
                <w:webHidden/>
              </w:rPr>
              <w:instrText xml:space="preserve"> PAGEREF _Toc486423159 \h </w:instrText>
            </w:r>
            <w:r w:rsidR="00750EA0">
              <w:rPr>
                <w:webHidden/>
              </w:rPr>
            </w:r>
            <w:r w:rsidR="00750EA0">
              <w:rPr>
                <w:webHidden/>
              </w:rPr>
              <w:fldChar w:fldCharType="separate"/>
            </w:r>
            <w:r w:rsidR="00750EA0">
              <w:rPr>
                <w:webHidden/>
              </w:rPr>
              <w:t>40</w:t>
            </w:r>
            <w:r w:rsidR="00750EA0">
              <w:rPr>
                <w:webHidden/>
              </w:rPr>
              <w:fldChar w:fldCharType="end"/>
            </w:r>
          </w:hyperlink>
        </w:p>
        <w:p w14:paraId="329F7D5E" w14:textId="77777777" w:rsidR="00750EA0" w:rsidRDefault="00624665">
          <w:pPr>
            <w:pStyle w:val="Sumrio1"/>
            <w:rPr>
              <w:rFonts w:asciiTheme="minorHAnsi" w:eastAsiaTheme="minorEastAsia" w:hAnsiTheme="minorHAnsi" w:cstheme="minorBidi"/>
              <w:b w:val="0"/>
              <w:bCs w:val="0"/>
              <w:caps w:val="0"/>
              <w:sz w:val="22"/>
              <w:szCs w:val="22"/>
              <w:lang w:eastAsia="pt-BR"/>
            </w:rPr>
          </w:pPr>
          <w:hyperlink w:anchor="_Toc486423160" w:history="1">
            <w:r w:rsidR="00750EA0" w:rsidRPr="00125290">
              <w:rPr>
                <w:rStyle w:val="Hyperlink"/>
              </w:rPr>
              <w:t>5.</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Desenvolvimento do projeto</w:t>
            </w:r>
            <w:r w:rsidR="00750EA0">
              <w:rPr>
                <w:webHidden/>
              </w:rPr>
              <w:tab/>
            </w:r>
            <w:r w:rsidR="00750EA0">
              <w:rPr>
                <w:webHidden/>
              </w:rPr>
              <w:fldChar w:fldCharType="begin"/>
            </w:r>
            <w:r w:rsidR="00750EA0">
              <w:rPr>
                <w:webHidden/>
              </w:rPr>
              <w:instrText xml:space="preserve"> PAGEREF _Toc486423160 \h </w:instrText>
            </w:r>
            <w:r w:rsidR="00750EA0">
              <w:rPr>
                <w:webHidden/>
              </w:rPr>
            </w:r>
            <w:r w:rsidR="00750EA0">
              <w:rPr>
                <w:webHidden/>
              </w:rPr>
              <w:fldChar w:fldCharType="separate"/>
            </w:r>
            <w:r w:rsidR="00750EA0">
              <w:rPr>
                <w:webHidden/>
              </w:rPr>
              <w:t>46</w:t>
            </w:r>
            <w:r w:rsidR="00750EA0">
              <w:rPr>
                <w:webHidden/>
              </w:rPr>
              <w:fldChar w:fldCharType="end"/>
            </w:r>
          </w:hyperlink>
        </w:p>
        <w:p w14:paraId="2B9944E9"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61" w:history="1">
            <w:r w:rsidR="00750EA0" w:rsidRPr="00125290">
              <w:rPr>
                <w:rStyle w:val="Hyperlink"/>
              </w:rPr>
              <w:t>5.1</w:t>
            </w:r>
            <w:r w:rsidR="00750EA0">
              <w:rPr>
                <w:rFonts w:asciiTheme="minorHAnsi" w:eastAsiaTheme="minorEastAsia" w:hAnsiTheme="minorHAnsi" w:cstheme="minorBidi"/>
                <w:smallCaps w:val="0"/>
                <w:lang w:eastAsia="pt-BR"/>
              </w:rPr>
              <w:tab/>
            </w:r>
            <w:r w:rsidR="00750EA0" w:rsidRPr="00125290">
              <w:rPr>
                <w:rStyle w:val="Hyperlink"/>
              </w:rPr>
              <w:t>Análise</w:t>
            </w:r>
            <w:r w:rsidR="00750EA0">
              <w:rPr>
                <w:webHidden/>
              </w:rPr>
              <w:tab/>
            </w:r>
            <w:r w:rsidR="00750EA0">
              <w:rPr>
                <w:webHidden/>
              </w:rPr>
              <w:fldChar w:fldCharType="begin"/>
            </w:r>
            <w:r w:rsidR="00750EA0">
              <w:rPr>
                <w:webHidden/>
              </w:rPr>
              <w:instrText xml:space="preserve"> PAGEREF _Toc486423161 \h </w:instrText>
            </w:r>
            <w:r w:rsidR="00750EA0">
              <w:rPr>
                <w:webHidden/>
              </w:rPr>
            </w:r>
            <w:r w:rsidR="00750EA0">
              <w:rPr>
                <w:webHidden/>
              </w:rPr>
              <w:fldChar w:fldCharType="separate"/>
            </w:r>
            <w:r w:rsidR="00750EA0">
              <w:rPr>
                <w:webHidden/>
              </w:rPr>
              <w:t>46</w:t>
            </w:r>
            <w:r w:rsidR="00750EA0">
              <w:rPr>
                <w:webHidden/>
              </w:rPr>
              <w:fldChar w:fldCharType="end"/>
            </w:r>
          </w:hyperlink>
        </w:p>
        <w:p w14:paraId="31F5563E"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62" w:history="1">
            <w:r w:rsidR="00750EA0" w:rsidRPr="00125290">
              <w:rPr>
                <w:rStyle w:val="Hyperlink"/>
              </w:rPr>
              <w:t>5.1.1</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Análise (Visão de Negócio)</w:t>
            </w:r>
            <w:r w:rsidR="00750EA0">
              <w:rPr>
                <w:webHidden/>
              </w:rPr>
              <w:tab/>
            </w:r>
            <w:r w:rsidR="00750EA0">
              <w:rPr>
                <w:webHidden/>
              </w:rPr>
              <w:fldChar w:fldCharType="begin"/>
            </w:r>
            <w:r w:rsidR="00750EA0">
              <w:rPr>
                <w:webHidden/>
              </w:rPr>
              <w:instrText xml:space="preserve"> PAGEREF _Toc486423162 \h </w:instrText>
            </w:r>
            <w:r w:rsidR="00750EA0">
              <w:rPr>
                <w:webHidden/>
              </w:rPr>
            </w:r>
            <w:r w:rsidR="00750EA0">
              <w:rPr>
                <w:webHidden/>
              </w:rPr>
              <w:fldChar w:fldCharType="separate"/>
            </w:r>
            <w:r w:rsidR="00750EA0">
              <w:rPr>
                <w:webHidden/>
              </w:rPr>
              <w:t>46</w:t>
            </w:r>
            <w:r w:rsidR="00750EA0">
              <w:rPr>
                <w:webHidden/>
              </w:rPr>
              <w:fldChar w:fldCharType="end"/>
            </w:r>
          </w:hyperlink>
        </w:p>
        <w:p w14:paraId="2BFA59D2"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63" w:history="1">
            <w:r w:rsidR="00750EA0" w:rsidRPr="00125290">
              <w:rPr>
                <w:rStyle w:val="Hyperlink"/>
              </w:rPr>
              <w:t>5.2</w:t>
            </w:r>
            <w:r w:rsidR="00750EA0">
              <w:rPr>
                <w:rFonts w:asciiTheme="minorHAnsi" w:eastAsiaTheme="minorEastAsia" w:hAnsiTheme="minorHAnsi" w:cstheme="minorBidi"/>
                <w:smallCaps w:val="0"/>
                <w:lang w:eastAsia="pt-BR"/>
              </w:rPr>
              <w:tab/>
            </w:r>
            <w:r w:rsidR="00750EA0" w:rsidRPr="00125290">
              <w:rPr>
                <w:rStyle w:val="Hyperlink"/>
              </w:rPr>
              <w:t>Projeto</w:t>
            </w:r>
            <w:r w:rsidR="00750EA0">
              <w:rPr>
                <w:webHidden/>
              </w:rPr>
              <w:tab/>
            </w:r>
            <w:r w:rsidR="00750EA0">
              <w:rPr>
                <w:webHidden/>
              </w:rPr>
              <w:fldChar w:fldCharType="begin"/>
            </w:r>
            <w:r w:rsidR="00750EA0">
              <w:rPr>
                <w:webHidden/>
              </w:rPr>
              <w:instrText xml:space="preserve"> PAGEREF _Toc486423163 \h </w:instrText>
            </w:r>
            <w:r w:rsidR="00750EA0">
              <w:rPr>
                <w:webHidden/>
              </w:rPr>
            </w:r>
            <w:r w:rsidR="00750EA0">
              <w:rPr>
                <w:webHidden/>
              </w:rPr>
              <w:fldChar w:fldCharType="separate"/>
            </w:r>
            <w:r w:rsidR="00750EA0">
              <w:rPr>
                <w:webHidden/>
              </w:rPr>
              <w:t>47</w:t>
            </w:r>
            <w:r w:rsidR="00750EA0">
              <w:rPr>
                <w:webHidden/>
              </w:rPr>
              <w:fldChar w:fldCharType="end"/>
            </w:r>
          </w:hyperlink>
        </w:p>
        <w:p w14:paraId="3E54AA33"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64" w:history="1">
            <w:r w:rsidR="00750EA0" w:rsidRPr="00125290">
              <w:rPr>
                <w:rStyle w:val="Hyperlink"/>
              </w:rPr>
              <w:t>5.2.1</w:t>
            </w:r>
            <w:r w:rsidR="00750EA0">
              <w:rPr>
                <w:rFonts w:asciiTheme="minorHAnsi" w:eastAsiaTheme="minorEastAsia" w:hAnsiTheme="minorHAnsi" w:cstheme="minorBidi"/>
                <w:i w:val="0"/>
                <w:iCs w:val="0"/>
                <w:sz w:val="22"/>
                <w:szCs w:val="22"/>
                <w:lang w:eastAsia="pt-BR"/>
              </w:rPr>
              <w:tab/>
            </w:r>
            <w:r w:rsidR="00750EA0" w:rsidRPr="00125290">
              <w:rPr>
                <w:rStyle w:val="Hyperlink"/>
              </w:rPr>
              <w:t>Arquitetura do Sistema</w:t>
            </w:r>
            <w:r w:rsidR="00750EA0">
              <w:rPr>
                <w:webHidden/>
              </w:rPr>
              <w:tab/>
            </w:r>
            <w:r w:rsidR="00750EA0">
              <w:rPr>
                <w:webHidden/>
              </w:rPr>
              <w:fldChar w:fldCharType="begin"/>
            </w:r>
            <w:r w:rsidR="00750EA0">
              <w:rPr>
                <w:webHidden/>
              </w:rPr>
              <w:instrText xml:space="preserve"> PAGEREF _Toc486423164 \h </w:instrText>
            </w:r>
            <w:r w:rsidR="00750EA0">
              <w:rPr>
                <w:webHidden/>
              </w:rPr>
            </w:r>
            <w:r w:rsidR="00750EA0">
              <w:rPr>
                <w:webHidden/>
              </w:rPr>
              <w:fldChar w:fldCharType="separate"/>
            </w:r>
            <w:r w:rsidR="00750EA0">
              <w:rPr>
                <w:webHidden/>
              </w:rPr>
              <w:t>47</w:t>
            </w:r>
            <w:r w:rsidR="00750EA0">
              <w:rPr>
                <w:webHidden/>
              </w:rPr>
              <w:fldChar w:fldCharType="end"/>
            </w:r>
          </w:hyperlink>
        </w:p>
        <w:p w14:paraId="5112495B"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65" w:history="1">
            <w:r w:rsidR="00750EA0" w:rsidRPr="00125290">
              <w:rPr>
                <w:rStyle w:val="Hyperlink"/>
              </w:rPr>
              <w:t>5.2.2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Projeto por Caso de Uso</w:t>
            </w:r>
            <w:r w:rsidR="00750EA0">
              <w:rPr>
                <w:webHidden/>
              </w:rPr>
              <w:tab/>
            </w:r>
            <w:r w:rsidR="00750EA0">
              <w:rPr>
                <w:webHidden/>
              </w:rPr>
              <w:fldChar w:fldCharType="begin"/>
            </w:r>
            <w:r w:rsidR="00750EA0">
              <w:rPr>
                <w:webHidden/>
              </w:rPr>
              <w:instrText xml:space="preserve"> PAGEREF _Toc486423165 \h </w:instrText>
            </w:r>
            <w:r w:rsidR="00750EA0">
              <w:rPr>
                <w:webHidden/>
              </w:rPr>
            </w:r>
            <w:r w:rsidR="00750EA0">
              <w:rPr>
                <w:webHidden/>
              </w:rPr>
              <w:fldChar w:fldCharType="separate"/>
            </w:r>
            <w:r w:rsidR="00750EA0">
              <w:rPr>
                <w:webHidden/>
              </w:rPr>
              <w:t>48</w:t>
            </w:r>
            <w:r w:rsidR="00750EA0">
              <w:rPr>
                <w:webHidden/>
              </w:rPr>
              <w:fldChar w:fldCharType="end"/>
            </w:r>
          </w:hyperlink>
        </w:p>
        <w:p w14:paraId="4595184D" w14:textId="77777777" w:rsidR="00750EA0" w:rsidRDefault="00624665">
          <w:pPr>
            <w:pStyle w:val="Sumrio1"/>
            <w:rPr>
              <w:rFonts w:asciiTheme="minorHAnsi" w:eastAsiaTheme="minorEastAsia" w:hAnsiTheme="minorHAnsi" w:cstheme="minorBidi"/>
              <w:b w:val="0"/>
              <w:bCs w:val="0"/>
              <w:caps w:val="0"/>
              <w:sz w:val="22"/>
              <w:szCs w:val="22"/>
              <w:lang w:eastAsia="pt-BR"/>
            </w:rPr>
          </w:pPr>
          <w:hyperlink w:anchor="_Toc486423166" w:history="1">
            <w:r w:rsidR="00750EA0" w:rsidRPr="00125290">
              <w:rPr>
                <w:rStyle w:val="Hyperlink"/>
              </w:rPr>
              <w:t>6.</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Detalhes de implementação.</w:t>
            </w:r>
            <w:r w:rsidR="00750EA0">
              <w:rPr>
                <w:webHidden/>
              </w:rPr>
              <w:tab/>
            </w:r>
            <w:r w:rsidR="00750EA0">
              <w:rPr>
                <w:webHidden/>
              </w:rPr>
              <w:fldChar w:fldCharType="begin"/>
            </w:r>
            <w:r w:rsidR="00750EA0">
              <w:rPr>
                <w:webHidden/>
              </w:rPr>
              <w:instrText xml:space="preserve"> PAGEREF _Toc486423166 \h </w:instrText>
            </w:r>
            <w:r w:rsidR="00750EA0">
              <w:rPr>
                <w:webHidden/>
              </w:rPr>
            </w:r>
            <w:r w:rsidR="00750EA0">
              <w:rPr>
                <w:webHidden/>
              </w:rPr>
              <w:fldChar w:fldCharType="separate"/>
            </w:r>
            <w:r w:rsidR="00750EA0">
              <w:rPr>
                <w:webHidden/>
              </w:rPr>
              <w:t>54</w:t>
            </w:r>
            <w:r w:rsidR="00750EA0">
              <w:rPr>
                <w:webHidden/>
              </w:rPr>
              <w:fldChar w:fldCharType="end"/>
            </w:r>
          </w:hyperlink>
        </w:p>
        <w:p w14:paraId="03D21F90"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67" w:history="1">
            <w:r w:rsidR="00750EA0" w:rsidRPr="00125290">
              <w:rPr>
                <w:rStyle w:val="Hyperlink"/>
              </w:rPr>
              <w:t>6.1</w:t>
            </w:r>
            <w:r w:rsidR="00750EA0">
              <w:rPr>
                <w:rFonts w:asciiTheme="minorHAnsi" w:eastAsiaTheme="minorEastAsia" w:hAnsiTheme="minorHAnsi" w:cstheme="minorBidi"/>
                <w:smallCaps w:val="0"/>
                <w:lang w:eastAsia="pt-BR"/>
              </w:rPr>
              <w:tab/>
            </w:r>
            <w:r w:rsidR="00750EA0" w:rsidRPr="00125290">
              <w:rPr>
                <w:rStyle w:val="Hyperlink"/>
              </w:rPr>
              <w:t>Topologia</w:t>
            </w:r>
            <w:r w:rsidR="00750EA0">
              <w:rPr>
                <w:webHidden/>
              </w:rPr>
              <w:tab/>
            </w:r>
            <w:r w:rsidR="00750EA0">
              <w:rPr>
                <w:webHidden/>
              </w:rPr>
              <w:fldChar w:fldCharType="begin"/>
            </w:r>
            <w:r w:rsidR="00750EA0">
              <w:rPr>
                <w:webHidden/>
              </w:rPr>
              <w:instrText xml:space="preserve"> PAGEREF _Toc486423167 \h </w:instrText>
            </w:r>
            <w:r w:rsidR="00750EA0">
              <w:rPr>
                <w:webHidden/>
              </w:rPr>
            </w:r>
            <w:r w:rsidR="00750EA0">
              <w:rPr>
                <w:webHidden/>
              </w:rPr>
              <w:fldChar w:fldCharType="separate"/>
            </w:r>
            <w:r w:rsidR="00750EA0">
              <w:rPr>
                <w:webHidden/>
              </w:rPr>
              <w:t>54</w:t>
            </w:r>
            <w:r w:rsidR="00750EA0">
              <w:rPr>
                <w:webHidden/>
              </w:rPr>
              <w:fldChar w:fldCharType="end"/>
            </w:r>
          </w:hyperlink>
        </w:p>
        <w:p w14:paraId="2F1185C5"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68" w:history="1">
            <w:r w:rsidR="00750EA0" w:rsidRPr="00125290">
              <w:rPr>
                <w:rStyle w:val="Hyperlink"/>
              </w:rPr>
              <w:t>6.2</w:t>
            </w:r>
            <w:r w:rsidR="00750EA0">
              <w:rPr>
                <w:rFonts w:asciiTheme="minorHAnsi" w:eastAsiaTheme="minorEastAsia" w:hAnsiTheme="minorHAnsi" w:cstheme="minorBidi"/>
                <w:smallCaps w:val="0"/>
                <w:lang w:eastAsia="pt-BR"/>
              </w:rPr>
              <w:tab/>
            </w:r>
            <w:r w:rsidR="00750EA0" w:rsidRPr="00125290">
              <w:rPr>
                <w:rStyle w:val="Hyperlink"/>
              </w:rPr>
              <w:t>Função de ativação</w:t>
            </w:r>
            <w:r w:rsidR="00750EA0">
              <w:rPr>
                <w:webHidden/>
              </w:rPr>
              <w:tab/>
            </w:r>
            <w:r w:rsidR="00750EA0">
              <w:rPr>
                <w:webHidden/>
              </w:rPr>
              <w:fldChar w:fldCharType="begin"/>
            </w:r>
            <w:r w:rsidR="00750EA0">
              <w:rPr>
                <w:webHidden/>
              </w:rPr>
              <w:instrText xml:space="preserve"> PAGEREF _Toc486423168 \h </w:instrText>
            </w:r>
            <w:r w:rsidR="00750EA0">
              <w:rPr>
                <w:webHidden/>
              </w:rPr>
            </w:r>
            <w:r w:rsidR="00750EA0">
              <w:rPr>
                <w:webHidden/>
              </w:rPr>
              <w:fldChar w:fldCharType="separate"/>
            </w:r>
            <w:r w:rsidR="00750EA0">
              <w:rPr>
                <w:webHidden/>
              </w:rPr>
              <w:t>58</w:t>
            </w:r>
            <w:r w:rsidR="00750EA0">
              <w:rPr>
                <w:webHidden/>
              </w:rPr>
              <w:fldChar w:fldCharType="end"/>
            </w:r>
          </w:hyperlink>
        </w:p>
        <w:p w14:paraId="4E45A1B8"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69" w:history="1">
            <w:r w:rsidR="00750EA0" w:rsidRPr="00125290">
              <w:rPr>
                <w:rStyle w:val="Hyperlink"/>
                <w:lang w:val="en-US"/>
              </w:rPr>
              <w:t>6.3</w:t>
            </w:r>
            <w:r w:rsidR="00750EA0">
              <w:rPr>
                <w:rFonts w:asciiTheme="minorHAnsi" w:eastAsiaTheme="minorEastAsia" w:hAnsiTheme="minorHAnsi" w:cstheme="minorBidi"/>
                <w:smallCaps w:val="0"/>
                <w:lang w:eastAsia="pt-BR"/>
              </w:rPr>
              <w:tab/>
            </w:r>
            <w:r w:rsidR="00750EA0" w:rsidRPr="00125290">
              <w:rPr>
                <w:rStyle w:val="Hyperlink"/>
                <w:lang w:val="en-US"/>
              </w:rPr>
              <w:t>Date Interval</w:t>
            </w:r>
            <w:r w:rsidR="00750EA0">
              <w:rPr>
                <w:webHidden/>
              </w:rPr>
              <w:tab/>
            </w:r>
            <w:r w:rsidR="00750EA0">
              <w:rPr>
                <w:webHidden/>
              </w:rPr>
              <w:fldChar w:fldCharType="begin"/>
            </w:r>
            <w:r w:rsidR="00750EA0">
              <w:rPr>
                <w:webHidden/>
              </w:rPr>
              <w:instrText xml:space="preserve"> PAGEREF _Toc486423169 \h </w:instrText>
            </w:r>
            <w:r w:rsidR="00750EA0">
              <w:rPr>
                <w:webHidden/>
              </w:rPr>
            </w:r>
            <w:r w:rsidR="00750EA0">
              <w:rPr>
                <w:webHidden/>
              </w:rPr>
              <w:fldChar w:fldCharType="separate"/>
            </w:r>
            <w:r w:rsidR="00750EA0">
              <w:rPr>
                <w:webHidden/>
              </w:rPr>
              <w:t>59</w:t>
            </w:r>
            <w:r w:rsidR="00750EA0">
              <w:rPr>
                <w:webHidden/>
              </w:rPr>
              <w:fldChar w:fldCharType="end"/>
            </w:r>
          </w:hyperlink>
        </w:p>
        <w:p w14:paraId="6059F0CD"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70" w:history="1">
            <w:r w:rsidR="00750EA0" w:rsidRPr="00125290">
              <w:rPr>
                <w:rStyle w:val="Hyperlink"/>
              </w:rPr>
              <w:t>6.4</w:t>
            </w:r>
            <w:r w:rsidR="00750EA0">
              <w:rPr>
                <w:rFonts w:asciiTheme="minorHAnsi" w:eastAsiaTheme="minorEastAsia" w:hAnsiTheme="minorHAnsi" w:cstheme="minorBidi"/>
                <w:smallCaps w:val="0"/>
                <w:lang w:eastAsia="pt-BR"/>
              </w:rPr>
              <w:tab/>
            </w:r>
            <w:r w:rsidR="00750EA0" w:rsidRPr="00125290">
              <w:rPr>
                <w:rStyle w:val="Hyperlink"/>
              </w:rPr>
              <w:t>Normalizador de dados</w:t>
            </w:r>
            <w:r w:rsidR="00750EA0">
              <w:rPr>
                <w:webHidden/>
              </w:rPr>
              <w:tab/>
            </w:r>
            <w:r w:rsidR="00750EA0">
              <w:rPr>
                <w:webHidden/>
              </w:rPr>
              <w:fldChar w:fldCharType="begin"/>
            </w:r>
            <w:r w:rsidR="00750EA0">
              <w:rPr>
                <w:webHidden/>
              </w:rPr>
              <w:instrText xml:space="preserve"> PAGEREF _Toc486423170 \h </w:instrText>
            </w:r>
            <w:r w:rsidR="00750EA0">
              <w:rPr>
                <w:webHidden/>
              </w:rPr>
            </w:r>
            <w:r w:rsidR="00750EA0">
              <w:rPr>
                <w:webHidden/>
              </w:rPr>
              <w:fldChar w:fldCharType="separate"/>
            </w:r>
            <w:r w:rsidR="00750EA0">
              <w:rPr>
                <w:webHidden/>
              </w:rPr>
              <w:t>64</w:t>
            </w:r>
            <w:r w:rsidR="00750EA0">
              <w:rPr>
                <w:webHidden/>
              </w:rPr>
              <w:fldChar w:fldCharType="end"/>
            </w:r>
          </w:hyperlink>
        </w:p>
        <w:p w14:paraId="7577C3F5"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71" w:history="1">
            <w:r w:rsidR="00750EA0" w:rsidRPr="00125290">
              <w:rPr>
                <w:rStyle w:val="Hyperlink"/>
              </w:rPr>
              <w:t>6.5</w:t>
            </w:r>
            <w:r w:rsidR="00750EA0">
              <w:rPr>
                <w:rFonts w:asciiTheme="minorHAnsi" w:eastAsiaTheme="minorEastAsia" w:hAnsiTheme="minorHAnsi" w:cstheme="minorBidi"/>
                <w:smallCaps w:val="0"/>
                <w:lang w:eastAsia="pt-BR"/>
              </w:rPr>
              <w:tab/>
            </w:r>
            <w:r w:rsidR="00750EA0" w:rsidRPr="00125290">
              <w:rPr>
                <w:rStyle w:val="Hyperlink"/>
              </w:rPr>
              <w:t>Recursos do Java 8</w:t>
            </w:r>
            <w:r w:rsidR="00750EA0">
              <w:rPr>
                <w:webHidden/>
              </w:rPr>
              <w:tab/>
            </w:r>
            <w:r w:rsidR="00750EA0">
              <w:rPr>
                <w:webHidden/>
              </w:rPr>
              <w:fldChar w:fldCharType="begin"/>
            </w:r>
            <w:r w:rsidR="00750EA0">
              <w:rPr>
                <w:webHidden/>
              </w:rPr>
              <w:instrText xml:space="preserve"> PAGEREF _Toc486423171 \h </w:instrText>
            </w:r>
            <w:r w:rsidR="00750EA0">
              <w:rPr>
                <w:webHidden/>
              </w:rPr>
            </w:r>
            <w:r w:rsidR="00750EA0">
              <w:rPr>
                <w:webHidden/>
              </w:rPr>
              <w:fldChar w:fldCharType="separate"/>
            </w:r>
            <w:r w:rsidR="00750EA0">
              <w:rPr>
                <w:webHidden/>
              </w:rPr>
              <w:t>67</w:t>
            </w:r>
            <w:r w:rsidR="00750EA0">
              <w:rPr>
                <w:webHidden/>
              </w:rPr>
              <w:fldChar w:fldCharType="end"/>
            </w:r>
          </w:hyperlink>
        </w:p>
        <w:p w14:paraId="0EA585E4"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72" w:history="1">
            <w:r w:rsidR="00750EA0" w:rsidRPr="00125290">
              <w:rPr>
                <w:rStyle w:val="Hyperlink"/>
                <w:lang w:val="en-US"/>
              </w:rPr>
              <w:t>6.5.1</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Lambda</w:t>
            </w:r>
            <w:r w:rsidR="00750EA0">
              <w:rPr>
                <w:webHidden/>
              </w:rPr>
              <w:tab/>
            </w:r>
            <w:r w:rsidR="00750EA0">
              <w:rPr>
                <w:webHidden/>
              </w:rPr>
              <w:fldChar w:fldCharType="begin"/>
            </w:r>
            <w:r w:rsidR="00750EA0">
              <w:rPr>
                <w:webHidden/>
              </w:rPr>
              <w:instrText xml:space="preserve"> PAGEREF _Toc486423172 \h </w:instrText>
            </w:r>
            <w:r w:rsidR="00750EA0">
              <w:rPr>
                <w:webHidden/>
              </w:rPr>
            </w:r>
            <w:r w:rsidR="00750EA0">
              <w:rPr>
                <w:webHidden/>
              </w:rPr>
              <w:fldChar w:fldCharType="separate"/>
            </w:r>
            <w:r w:rsidR="00750EA0">
              <w:rPr>
                <w:webHidden/>
              </w:rPr>
              <w:t>67</w:t>
            </w:r>
            <w:r w:rsidR="00750EA0">
              <w:rPr>
                <w:webHidden/>
              </w:rPr>
              <w:fldChar w:fldCharType="end"/>
            </w:r>
          </w:hyperlink>
        </w:p>
        <w:p w14:paraId="7F0E4747"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73" w:history="1">
            <w:r w:rsidR="00750EA0" w:rsidRPr="00125290">
              <w:rPr>
                <w:rStyle w:val="Hyperlink"/>
                <w:lang w:val="en-US"/>
              </w:rPr>
              <w:t>6.5.2</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Method Reference</w:t>
            </w:r>
            <w:r w:rsidR="00750EA0">
              <w:rPr>
                <w:webHidden/>
              </w:rPr>
              <w:tab/>
            </w:r>
            <w:r w:rsidR="00750EA0">
              <w:rPr>
                <w:webHidden/>
              </w:rPr>
              <w:fldChar w:fldCharType="begin"/>
            </w:r>
            <w:r w:rsidR="00750EA0">
              <w:rPr>
                <w:webHidden/>
              </w:rPr>
              <w:instrText xml:space="preserve"> PAGEREF _Toc486423173 \h </w:instrText>
            </w:r>
            <w:r w:rsidR="00750EA0">
              <w:rPr>
                <w:webHidden/>
              </w:rPr>
            </w:r>
            <w:r w:rsidR="00750EA0">
              <w:rPr>
                <w:webHidden/>
              </w:rPr>
              <w:fldChar w:fldCharType="separate"/>
            </w:r>
            <w:r w:rsidR="00750EA0">
              <w:rPr>
                <w:webHidden/>
              </w:rPr>
              <w:t>68</w:t>
            </w:r>
            <w:r w:rsidR="00750EA0">
              <w:rPr>
                <w:webHidden/>
              </w:rPr>
              <w:fldChar w:fldCharType="end"/>
            </w:r>
          </w:hyperlink>
        </w:p>
        <w:p w14:paraId="61D16B9F"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74" w:history="1">
            <w:r w:rsidR="00750EA0" w:rsidRPr="00125290">
              <w:rPr>
                <w:rStyle w:val="Hyperlink"/>
                <w:lang w:val="en-US"/>
              </w:rPr>
              <w:t>6.5.3</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Stream</w:t>
            </w:r>
            <w:r w:rsidR="00750EA0">
              <w:rPr>
                <w:webHidden/>
              </w:rPr>
              <w:tab/>
            </w:r>
            <w:r w:rsidR="00750EA0">
              <w:rPr>
                <w:webHidden/>
              </w:rPr>
              <w:fldChar w:fldCharType="begin"/>
            </w:r>
            <w:r w:rsidR="00750EA0">
              <w:rPr>
                <w:webHidden/>
              </w:rPr>
              <w:instrText xml:space="preserve"> PAGEREF _Toc486423174 \h </w:instrText>
            </w:r>
            <w:r w:rsidR="00750EA0">
              <w:rPr>
                <w:webHidden/>
              </w:rPr>
            </w:r>
            <w:r w:rsidR="00750EA0">
              <w:rPr>
                <w:webHidden/>
              </w:rPr>
              <w:fldChar w:fldCharType="separate"/>
            </w:r>
            <w:r w:rsidR="00750EA0">
              <w:rPr>
                <w:webHidden/>
              </w:rPr>
              <w:t>70</w:t>
            </w:r>
            <w:r w:rsidR="00750EA0">
              <w:rPr>
                <w:webHidden/>
              </w:rPr>
              <w:fldChar w:fldCharType="end"/>
            </w:r>
          </w:hyperlink>
        </w:p>
        <w:p w14:paraId="3A1AA421" w14:textId="77777777" w:rsidR="00750EA0" w:rsidRDefault="00624665">
          <w:pPr>
            <w:pStyle w:val="Sumrio1"/>
            <w:rPr>
              <w:rFonts w:asciiTheme="minorHAnsi" w:eastAsiaTheme="minorEastAsia" w:hAnsiTheme="minorHAnsi" w:cstheme="minorBidi"/>
              <w:b w:val="0"/>
              <w:bCs w:val="0"/>
              <w:caps w:val="0"/>
              <w:sz w:val="22"/>
              <w:szCs w:val="22"/>
              <w:lang w:eastAsia="pt-BR"/>
            </w:rPr>
          </w:pPr>
          <w:hyperlink w:anchor="_Toc486423175" w:history="1">
            <w:r w:rsidR="00750EA0" w:rsidRPr="00125290">
              <w:rPr>
                <w:rStyle w:val="Hyperlink"/>
              </w:rPr>
              <w:t>7.</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Resultados Obtidos</w:t>
            </w:r>
            <w:r w:rsidR="00750EA0">
              <w:rPr>
                <w:webHidden/>
              </w:rPr>
              <w:tab/>
            </w:r>
            <w:r w:rsidR="00750EA0">
              <w:rPr>
                <w:webHidden/>
              </w:rPr>
              <w:fldChar w:fldCharType="begin"/>
            </w:r>
            <w:r w:rsidR="00750EA0">
              <w:rPr>
                <w:webHidden/>
              </w:rPr>
              <w:instrText xml:space="preserve"> PAGEREF _Toc486423175 \h </w:instrText>
            </w:r>
            <w:r w:rsidR="00750EA0">
              <w:rPr>
                <w:webHidden/>
              </w:rPr>
            </w:r>
            <w:r w:rsidR="00750EA0">
              <w:rPr>
                <w:webHidden/>
              </w:rPr>
              <w:fldChar w:fldCharType="separate"/>
            </w:r>
            <w:r w:rsidR="00750EA0">
              <w:rPr>
                <w:webHidden/>
              </w:rPr>
              <w:t>81</w:t>
            </w:r>
            <w:r w:rsidR="00750EA0">
              <w:rPr>
                <w:webHidden/>
              </w:rPr>
              <w:fldChar w:fldCharType="end"/>
            </w:r>
          </w:hyperlink>
        </w:p>
        <w:p w14:paraId="2B175903"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76" w:history="1">
            <w:r w:rsidR="00750EA0" w:rsidRPr="00125290">
              <w:rPr>
                <w:rStyle w:val="Hyperlink"/>
              </w:rPr>
              <w:t>7.1</w:t>
            </w:r>
            <w:r w:rsidR="00750EA0">
              <w:rPr>
                <w:rFonts w:asciiTheme="minorHAnsi" w:eastAsiaTheme="minorEastAsia" w:hAnsiTheme="minorHAnsi" w:cstheme="minorBidi"/>
                <w:smallCaps w:val="0"/>
                <w:lang w:eastAsia="pt-BR"/>
              </w:rPr>
              <w:tab/>
            </w:r>
            <w:r w:rsidR="00750EA0" w:rsidRPr="00125290">
              <w:rPr>
                <w:rStyle w:val="Hyperlink"/>
              </w:rPr>
              <w:t>Criar RNA</w:t>
            </w:r>
            <w:r w:rsidR="00750EA0">
              <w:rPr>
                <w:webHidden/>
              </w:rPr>
              <w:tab/>
            </w:r>
            <w:r w:rsidR="00750EA0">
              <w:rPr>
                <w:webHidden/>
              </w:rPr>
              <w:fldChar w:fldCharType="begin"/>
            </w:r>
            <w:r w:rsidR="00750EA0">
              <w:rPr>
                <w:webHidden/>
              </w:rPr>
              <w:instrText xml:space="preserve"> PAGEREF _Toc486423176 \h </w:instrText>
            </w:r>
            <w:r w:rsidR="00750EA0">
              <w:rPr>
                <w:webHidden/>
              </w:rPr>
            </w:r>
            <w:r w:rsidR="00750EA0">
              <w:rPr>
                <w:webHidden/>
              </w:rPr>
              <w:fldChar w:fldCharType="separate"/>
            </w:r>
            <w:r w:rsidR="00750EA0">
              <w:rPr>
                <w:webHidden/>
              </w:rPr>
              <w:t>81</w:t>
            </w:r>
            <w:r w:rsidR="00750EA0">
              <w:rPr>
                <w:webHidden/>
              </w:rPr>
              <w:fldChar w:fldCharType="end"/>
            </w:r>
          </w:hyperlink>
        </w:p>
        <w:p w14:paraId="39BE8575"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77" w:history="1">
            <w:r w:rsidR="00750EA0" w:rsidRPr="00125290">
              <w:rPr>
                <w:rStyle w:val="Hyperlink"/>
              </w:rPr>
              <w:t>7.2</w:t>
            </w:r>
            <w:r w:rsidR="00750EA0">
              <w:rPr>
                <w:rFonts w:asciiTheme="minorHAnsi" w:eastAsiaTheme="minorEastAsia" w:hAnsiTheme="minorHAnsi" w:cstheme="minorBidi"/>
                <w:smallCaps w:val="0"/>
                <w:lang w:eastAsia="pt-BR"/>
              </w:rPr>
              <w:tab/>
            </w:r>
            <w:r w:rsidR="00750EA0" w:rsidRPr="00125290">
              <w:rPr>
                <w:rStyle w:val="Hyperlink"/>
              </w:rPr>
              <w:t>Escolher RNA</w:t>
            </w:r>
            <w:r w:rsidR="00750EA0">
              <w:rPr>
                <w:webHidden/>
              </w:rPr>
              <w:tab/>
            </w:r>
            <w:r w:rsidR="00750EA0">
              <w:rPr>
                <w:webHidden/>
              </w:rPr>
              <w:fldChar w:fldCharType="begin"/>
            </w:r>
            <w:r w:rsidR="00750EA0">
              <w:rPr>
                <w:webHidden/>
              </w:rPr>
              <w:instrText xml:space="preserve"> PAGEREF _Toc486423177 \h </w:instrText>
            </w:r>
            <w:r w:rsidR="00750EA0">
              <w:rPr>
                <w:webHidden/>
              </w:rPr>
            </w:r>
            <w:r w:rsidR="00750EA0">
              <w:rPr>
                <w:webHidden/>
              </w:rPr>
              <w:fldChar w:fldCharType="separate"/>
            </w:r>
            <w:r w:rsidR="00750EA0">
              <w:rPr>
                <w:webHidden/>
              </w:rPr>
              <w:t>88</w:t>
            </w:r>
            <w:r w:rsidR="00750EA0">
              <w:rPr>
                <w:webHidden/>
              </w:rPr>
              <w:fldChar w:fldCharType="end"/>
            </w:r>
          </w:hyperlink>
        </w:p>
        <w:p w14:paraId="5D12AA46"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78" w:history="1">
            <w:r w:rsidR="00750EA0" w:rsidRPr="00125290">
              <w:rPr>
                <w:rStyle w:val="Hyperlink"/>
              </w:rPr>
              <w:t>7.3</w:t>
            </w:r>
            <w:r w:rsidR="00750EA0">
              <w:rPr>
                <w:rFonts w:asciiTheme="minorHAnsi" w:eastAsiaTheme="minorEastAsia" w:hAnsiTheme="minorHAnsi" w:cstheme="minorBidi"/>
                <w:smallCaps w:val="0"/>
                <w:lang w:eastAsia="pt-BR"/>
              </w:rPr>
              <w:tab/>
            </w:r>
            <w:r w:rsidR="00750EA0" w:rsidRPr="00125290">
              <w:rPr>
                <w:rStyle w:val="Hyperlink"/>
              </w:rPr>
              <w:t>Treinar RNA</w:t>
            </w:r>
            <w:r w:rsidR="00750EA0">
              <w:rPr>
                <w:webHidden/>
              </w:rPr>
              <w:tab/>
            </w:r>
            <w:r w:rsidR="00750EA0">
              <w:rPr>
                <w:webHidden/>
              </w:rPr>
              <w:fldChar w:fldCharType="begin"/>
            </w:r>
            <w:r w:rsidR="00750EA0">
              <w:rPr>
                <w:webHidden/>
              </w:rPr>
              <w:instrText xml:space="preserve"> PAGEREF _Toc486423178 \h </w:instrText>
            </w:r>
            <w:r w:rsidR="00750EA0">
              <w:rPr>
                <w:webHidden/>
              </w:rPr>
            </w:r>
            <w:r w:rsidR="00750EA0">
              <w:rPr>
                <w:webHidden/>
              </w:rPr>
              <w:fldChar w:fldCharType="separate"/>
            </w:r>
            <w:r w:rsidR="00750EA0">
              <w:rPr>
                <w:webHidden/>
              </w:rPr>
              <w:t>91</w:t>
            </w:r>
            <w:r w:rsidR="00750EA0">
              <w:rPr>
                <w:webHidden/>
              </w:rPr>
              <w:fldChar w:fldCharType="end"/>
            </w:r>
          </w:hyperlink>
        </w:p>
        <w:p w14:paraId="301B384A"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79" w:history="1">
            <w:r w:rsidR="00750EA0" w:rsidRPr="00125290">
              <w:rPr>
                <w:rStyle w:val="Hyperlink"/>
              </w:rPr>
              <w:t>7.4</w:t>
            </w:r>
            <w:r w:rsidR="00750EA0">
              <w:rPr>
                <w:rFonts w:asciiTheme="minorHAnsi" w:eastAsiaTheme="minorEastAsia" w:hAnsiTheme="minorHAnsi" w:cstheme="minorBidi"/>
                <w:smallCaps w:val="0"/>
                <w:lang w:eastAsia="pt-BR"/>
              </w:rPr>
              <w:tab/>
            </w:r>
            <w:r w:rsidR="00750EA0" w:rsidRPr="00125290">
              <w:rPr>
                <w:rStyle w:val="Hyperlink"/>
              </w:rPr>
              <w:t>Gerar Relatório</w:t>
            </w:r>
            <w:r w:rsidR="00750EA0">
              <w:rPr>
                <w:webHidden/>
              </w:rPr>
              <w:tab/>
            </w:r>
            <w:r w:rsidR="00750EA0">
              <w:rPr>
                <w:webHidden/>
              </w:rPr>
              <w:fldChar w:fldCharType="begin"/>
            </w:r>
            <w:r w:rsidR="00750EA0">
              <w:rPr>
                <w:webHidden/>
              </w:rPr>
              <w:instrText xml:space="preserve"> PAGEREF _Toc486423179 \h </w:instrText>
            </w:r>
            <w:r w:rsidR="00750EA0">
              <w:rPr>
                <w:webHidden/>
              </w:rPr>
            </w:r>
            <w:r w:rsidR="00750EA0">
              <w:rPr>
                <w:webHidden/>
              </w:rPr>
              <w:fldChar w:fldCharType="separate"/>
            </w:r>
            <w:r w:rsidR="00750EA0">
              <w:rPr>
                <w:webHidden/>
              </w:rPr>
              <w:t>99</w:t>
            </w:r>
            <w:r w:rsidR="00750EA0">
              <w:rPr>
                <w:webHidden/>
              </w:rPr>
              <w:fldChar w:fldCharType="end"/>
            </w:r>
          </w:hyperlink>
        </w:p>
        <w:p w14:paraId="1F4B4833" w14:textId="77777777" w:rsidR="00750EA0" w:rsidRDefault="00624665">
          <w:pPr>
            <w:pStyle w:val="Sumrio1"/>
            <w:rPr>
              <w:rFonts w:asciiTheme="minorHAnsi" w:eastAsiaTheme="minorEastAsia" w:hAnsiTheme="minorHAnsi" w:cstheme="minorBidi"/>
              <w:b w:val="0"/>
              <w:bCs w:val="0"/>
              <w:caps w:val="0"/>
              <w:sz w:val="22"/>
              <w:szCs w:val="22"/>
              <w:lang w:eastAsia="pt-BR"/>
            </w:rPr>
          </w:pPr>
          <w:hyperlink w:anchor="_Toc486423180" w:history="1">
            <w:r w:rsidR="00750EA0" w:rsidRPr="00125290">
              <w:rPr>
                <w:rStyle w:val="Hyperlink"/>
                <w:rFonts w:eastAsia="Arial"/>
                <w:iCs/>
                <w:lang w:eastAsia="pt-BR"/>
              </w:rPr>
              <w:t>8.</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Considerações Finais</w:t>
            </w:r>
            <w:r w:rsidR="00750EA0">
              <w:rPr>
                <w:webHidden/>
              </w:rPr>
              <w:tab/>
            </w:r>
            <w:r w:rsidR="00750EA0">
              <w:rPr>
                <w:webHidden/>
              </w:rPr>
              <w:fldChar w:fldCharType="begin"/>
            </w:r>
            <w:r w:rsidR="00750EA0">
              <w:rPr>
                <w:webHidden/>
              </w:rPr>
              <w:instrText xml:space="preserve"> PAGEREF _Toc486423180 \h </w:instrText>
            </w:r>
            <w:r w:rsidR="00750EA0">
              <w:rPr>
                <w:webHidden/>
              </w:rPr>
            </w:r>
            <w:r w:rsidR="00750EA0">
              <w:rPr>
                <w:webHidden/>
              </w:rPr>
              <w:fldChar w:fldCharType="separate"/>
            </w:r>
            <w:r w:rsidR="00750EA0">
              <w:rPr>
                <w:webHidden/>
              </w:rPr>
              <w:t>105</w:t>
            </w:r>
            <w:r w:rsidR="00750EA0">
              <w:rPr>
                <w:webHidden/>
              </w:rPr>
              <w:fldChar w:fldCharType="end"/>
            </w:r>
          </w:hyperlink>
        </w:p>
        <w:p w14:paraId="261D93C9"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81" w:history="1">
            <w:r w:rsidR="00750EA0" w:rsidRPr="00125290">
              <w:rPr>
                <w:rStyle w:val="Hyperlink"/>
              </w:rPr>
              <w:t>8.1</w:t>
            </w:r>
            <w:r w:rsidR="00750EA0">
              <w:rPr>
                <w:rFonts w:asciiTheme="minorHAnsi" w:eastAsiaTheme="minorEastAsia" w:hAnsiTheme="minorHAnsi" w:cstheme="minorBidi"/>
                <w:smallCaps w:val="0"/>
                <w:lang w:eastAsia="pt-BR"/>
              </w:rPr>
              <w:tab/>
            </w:r>
            <w:r w:rsidR="00750EA0" w:rsidRPr="00125290">
              <w:rPr>
                <w:rStyle w:val="Hyperlink"/>
              </w:rPr>
              <w:t>Conclusão</w:t>
            </w:r>
            <w:r w:rsidR="00750EA0">
              <w:rPr>
                <w:webHidden/>
              </w:rPr>
              <w:tab/>
            </w:r>
            <w:r w:rsidR="00750EA0">
              <w:rPr>
                <w:webHidden/>
              </w:rPr>
              <w:fldChar w:fldCharType="begin"/>
            </w:r>
            <w:r w:rsidR="00750EA0">
              <w:rPr>
                <w:webHidden/>
              </w:rPr>
              <w:instrText xml:space="preserve"> PAGEREF _Toc486423181 \h </w:instrText>
            </w:r>
            <w:r w:rsidR="00750EA0">
              <w:rPr>
                <w:webHidden/>
              </w:rPr>
            </w:r>
            <w:r w:rsidR="00750EA0">
              <w:rPr>
                <w:webHidden/>
              </w:rPr>
              <w:fldChar w:fldCharType="separate"/>
            </w:r>
            <w:r w:rsidR="00750EA0">
              <w:rPr>
                <w:webHidden/>
              </w:rPr>
              <w:t>105</w:t>
            </w:r>
            <w:r w:rsidR="00750EA0">
              <w:rPr>
                <w:webHidden/>
              </w:rPr>
              <w:fldChar w:fldCharType="end"/>
            </w:r>
          </w:hyperlink>
        </w:p>
        <w:p w14:paraId="57BB55E4" w14:textId="77777777" w:rsidR="00750EA0" w:rsidRDefault="00624665">
          <w:pPr>
            <w:pStyle w:val="Sumrio2"/>
            <w:tabs>
              <w:tab w:val="left" w:pos="1680"/>
            </w:tabs>
            <w:rPr>
              <w:rFonts w:asciiTheme="minorHAnsi" w:eastAsiaTheme="minorEastAsia" w:hAnsiTheme="minorHAnsi" w:cstheme="minorBidi"/>
              <w:smallCaps w:val="0"/>
              <w:lang w:eastAsia="pt-BR"/>
            </w:rPr>
          </w:pPr>
          <w:hyperlink w:anchor="_Toc486423182" w:history="1">
            <w:r w:rsidR="00750EA0" w:rsidRPr="00125290">
              <w:rPr>
                <w:rStyle w:val="Hyperlink"/>
              </w:rPr>
              <w:t>8.2</w:t>
            </w:r>
            <w:r w:rsidR="00750EA0">
              <w:rPr>
                <w:rFonts w:asciiTheme="minorHAnsi" w:eastAsiaTheme="minorEastAsia" w:hAnsiTheme="minorHAnsi" w:cstheme="minorBidi"/>
                <w:smallCaps w:val="0"/>
                <w:lang w:eastAsia="pt-BR"/>
              </w:rPr>
              <w:tab/>
            </w:r>
            <w:r w:rsidR="00750EA0" w:rsidRPr="00125290">
              <w:rPr>
                <w:rStyle w:val="Hyperlink"/>
              </w:rPr>
              <w:t>Trabalhos futuros</w:t>
            </w:r>
            <w:r w:rsidR="00750EA0">
              <w:rPr>
                <w:webHidden/>
              </w:rPr>
              <w:tab/>
            </w:r>
            <w:r w:rsidR="00750EA0">
              <w:rPr>
                <w:webHidden/>
              </w:rPr>
              <w:fldChar w:fldCharType="begin"/>
            </w:r>
            <w:r w:rsidR="00750EA0">
              <w:rPr>
                <w:webHidden/>
              </w:rPr>
              <w:instrText xml:space="preserve"> PAGEREF _Toc486423182 \h </w:instrText>
            </w:r>
            <w:r w:rsidR="00750EA0">
              <w:rPr>
                <w:webHidden/>
              </w:rPr>
            </w:r>
            <w:r w:rsidR="00750EA0">
              <w:rPr>
                <w:webHidden/>
              </w:rPr>
              <w:fldChar w:fldCharType="separate"/>
            </w:r>
            <w:r w:rsidR="00750EA0">
              <w:rPr>
                <w:webHidden/>
              </w:rPr>
              <w:t>106</w:t>
            </w:r>
            <w:r w:rsidR="00750EA0">
              <w:rPr>
                <w:webHidden/>
              </w:rPr>
              <w:fldChar w:fldCharType="end"/>
            </w:r>
          </w:hyperlink>
        </w:p>
        <w:p w14:paraId="48DAFDCB"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83" w:history="1">
            <w:r w:rsidR="00750EA0" w:rsidRPr="00125290">
              <w:rPr>
                <w:rStyle w:val="Hyperlink"/>
              </w:rPr>
              <w:t>8.2.1</w:t>
            </w:r>
            <w:r w:rsidR="00750EA0">
              <w:rPr>
                <w:rFonts w:asciiTheme="minorHAnsi" w:eastAsiaTheme="minorEastAsia" w:hAnsiTheme="minorHAnsi" w:cstheme="minorBidi"/>
                <w:i w:val="0"/>
                <w:iCs w:val="0"/>
                <w:sz w:val="22"/>
                <w:szCs w:val="22"/>
                <w:lang w:eastAsia="pt-BR"/>
              </w:rPr>
              <w:tab/>
            </w:r>
            <w:r w:rsidR="00750EA0" w:rsidRPr="00125290">
              <w:rPr>
                <w:rStyle w:val="Hyperlink"/>
              </w:rPr>
              <w:t>Gráfico</w:t>
            </w:r>
            <w:r w:rsidR="00750EA0">
              <w:rPr>
                <w:webHidden/>
              </w:rPr>
              <w:tab/>
            </w:r>
            <w:r w:rsidR="00750EA0">
              <w:rPr>
                <w:webHidden/>
              </w:rPr>
              <w:fldChar w:fldCharType="begin"/>
            </w:r>
            <w:r w:rsidR="00750EA0">
              <w:rPr>
                <w:webHidden/>
              </w:rPr>
              <w:instrText xml:space="preserve"> PAGEREF _Toc486423183 \h </w:instrText>
            </w:r>
            <w:r w:rsidR="00750EA0">
              <w:rPr>
                <w:webHidden/>
              </w:rPr>
            </w:r>
            <w:r w:rsidR="00750EA0">
              <w:rPr>
                <w:webHidden/>
              </w:rPr>
              <w:fldChar w:fldCharType="separate"/>
            </w:r>
            <w:r w:rsidR="00750EA0">
              <w:rPr>
                <w:webHidden/>
              </w:rPr>
              <w:t>106</w:t>
            </w:r>
            <w:r w:rsidR="00750EA0">
              <w:rPr>
                <w:webHidden/>
              </w:rPr>
              <w:fldChar w:fldCharType="end"/>
            </w:r>
          </w:hyperlink>
        </w:p>
        <w:p w14:paraId="14473927"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84" w:history="1">
            <w:r w:rsidR="00750EA0" w:rsidRPr="00125290">
              <w:rPr>
                <w:rStyle w:val="Hyperlink"/>
              </w:rPr>
              <w:t>8.2.2</w:t>
            </w:r>
            <w:r w:rsidR="00750EA0">
              <w:rPr>
                <w:rFonts w:asciiTheme="minorHAnsi" w:eastAsiaTheme="minorEastAsia" w:hAnsiTheme="minorHAnsi" w:cstheme="minorBidi"/>
                <w:i w:val="0"/>
                <w:iCs w:val="0"/>
                <w:sz w:val="22"/>
                <w:szCs w:val="22"/>
                <w:lang w:eastAsia="pt-BR"/>
              </w:rPr>
              <w:tab/>
            </w:r>
            <w:r w:rsidR="00750EA0" w:rsidRPr="00125290">
              <w:rPr>
                <w:rStyle w:val="Hyperlink"/>
              </w:rPr>
              <w:t>Comparativo entre outras RNA</w:t>
            </w:r>
            <w:r w:rsidR="00750EA0">
              <w:rPr>
                <w:webHidden/>
              </w:rPr>
              <w:tab/>
            </w:r>
            <w:r w:rsidR="00750EA0">
              <w:rPr>
                <w:webHidden/>
              </w:rPr>
              <w:fldChar w:fldCharType="begin"/>
            </w:r>
            <w:r w:rsidR="00750EA0">
              <w:rPr>
                <w:webHidden/>
              </w:rPr>
              <w:instrText xml:space="preserve"> PAGEREF _Toc486423184 \h </w:instrText>
            </w:r>
            <w:r w:rsidR="00750EA0">
              <w:rPr>
                <w:webHidden/>
              </w:rPr>
            </w:r>
            <w:r w:rsidR="00750EA0">
              <w:rPr>
                <w:webHidden/>
              </w:rPr>
              <w:fldChar w:fldCharType="separate"/>
            </w:r>
            <w:r w:rsidR="00750EA0">
              <w:rPr>
                <w:webHidden/>
              </w:rPr>
              <w:t>106</w:t>
            </w:r>
            <w:r w:rsidR="00750EA0">
              <w:rPr>
                <w:webHidden/>
              </w:rPr>
              <w:fldChar w:fldCharType="end"/>
            </w:r>
          </w:hyperlink>
        </w:p>
        <w:p w14:paraId="0B684FEF"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85" w:history="1">
            <w:r w:rsidR="00750EA0" w:rsidRPr="00125290">
              <w:rPr>
                <w:rStyle w:val="Hyperlink"/>
              </w:rPr>
              <w:t>8.2.3</w:t>
            </w:r>
            <w:r w:rsidR="00750EA0">
              <w:rPr>
                <w:rFonts w:asciiTheme="minorHAnsi" w:eastAsiaTheme="minorEastAsia" w:hAnsiTheme="minorHAnsi" w:cstheme="minorBidi"/>
                <w:i w:val="0"/>
                <w:iCs w:val="0"/>
                <w:sz w:val="22"/>
                <w:szCs w:val="22"/>
                <w:lang w:eastAsia="pt-BR"/>
              </w:rPr>
              <w:tab/>
            </w:r>
            <w:r w:rsidR="00750EA0" w:rsidRPr="00125290">
              <w:rPr>
                <w:rStyle w:val="Hyperlink"/>
              </w:rPr>
              <w:t>Base de dados</w:t>
            </w:r>
            <w:r w:rsidR="00750EA0">
              <w:rPr>
                <w:webHidden/>
              </w:rPr>
              <w:tab/>
            </w:r>
            <w:r w:rsidR="00750EA0">
              <w:rPr>
                <w:webHidden/>
              </w:rPr>
              <w:fldChar w:fldCharType="begin"/>
            </w:r>
            <w:r w:rsidR="00750EA0">
              <w:rPr>
                <w:webHidden/>
              </w:rPr>
              <w:instrText xml:space="preserve"> PAGEREF _Toc486423185 \h </w:instrText>
            </w:r>
            <w:r w:rsidR="00750EA0">
              <w:rPr>
                <w:webHidden/>
              </w:rPr>
            </w:r>
            <w:r w:rsidR="00750EA0">
              <w:rPr>
                <w:webHidden/>
              </w:rPr>
              <w:fldChar w:fldCharType="separate"/>
            </w:r>
            <w:r w:rsidR="00750EA0">
              <w:rPr>
                <w:webHidden/>
              </w:rPr>
              <w:t>107</w:t>
            </w:r>
            <w:r w:rsidR="00750EA0">
              <w:rPr>
                <w:webHidden/>
              </w:rPr>
              <w:fldChar w:fldCharType="end"/>
            </w:r>
          </w:hyperlink>
        </w:p>
        <w:p w14:paraId="3BCF313B"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86" w:history="1">
            <w:r w:rsidR="00750EA0" w:rsidRPr="00125290">
              <w:rPr>
                <w:rStyle w:val="Hyperlink"/>
              </w:rPr>
              <w:t>8.2.4</w:t>
            </w:r>
            <w:r w:rsidR="00750EA0">
              <w:rPr>
                <w:rFonts w:asciiTheme="minorHAnsi" w:eastAsiaTheme="minorEastAsia" w:hAnsiTheme="minorHAnsi" w:cstheme="minorBidi"/>
                <w:i w:val="0"/>
                <w:iCs w:val="0"/>
                <w:sz w:val="22"/>
                <w:szCs w:val="22"/>
                <w:lang w:eastAsia="pt-BR"/>
              </w:rPr>
              <w:tab/>
            </w:r>
            <w:r w:rsidR="00750EA0" w:rsidRPr="00125290">
              <w:rPr>
                <w:rStyle w:val="Hyperlink"/>
              </w:rPr>
              <w:t>Outros relatórios</w:t>
            </w:r>
            <w:r w:rsidR="00750EA0">
              <w:rPr>
                <w:webHidden/>
              </w:rPr>
              <w:tab/>
            </w:r>
            <w:r w:rsidR="00750EA0">
              <w:rPr>
                <w:webHidden/>
              </w:rPr>
              <w:fldChar w:fldCharType="begin"/>
            </w:r>
            <w:r w:rsidR="00750EA0">
              <w:rPr>
                <w:webHidden/>
              </w:rPr>
              <w:instrText xml:space="preserve"> PAGEREF _Toc486423186 \h </w:instrText>
            </w:r>
            <w:r w:rsidR="00750EA0">
              <w:rPr>
                <w:webHidden/>
              </w:rPr>
            </w:r>
            <w:r w:rsidR="00750EA0">
              <w:rPr>
                <w:webHidden/>
              </w:rPr>
              <w:fldChar w:fldCharType="separate"/>
            </w:r>
            <w:r w:rsidR="00750EA0">
              <w:rPr>
                <w:webHidden/>
              </w:rPr>
              <w:t>107</w:t>
            </w:r>
            <w:r w:rsidR="00750EA0">
              <w:rPr>
                <w:webHidden/>
              </w:rPr>
              <w:fldChar w:fldCharType="end"/>
            </w:r>
          </w:hyperlink>
        </w:p>
        <w:p w14:paraId="16A0811F" w14:textId="77777777" w:rsidR="00750EA0" w:rsidRDefault="00624665">
          <w:pPr>
            <w:pStyle w:val="Sumrio3"/>
            <w:tabs>
              <w:tab w:val="left" w:pos="1920"/>
            </w:tabs>
            <w:rPr>
              <w:rFonts w:asciiTheme="minorHAnsi" w:eastAsiaTheme="minorEastAsia" w:hAnsiTheme="minorHAnsi" w:cstheme="minorBidi"/>
              <w:i w:val="0"/>
              <w:iCs w:val="0"/>
              <w:sz w:val="22"/>
              <w:szCs w:val="22"/>
              <w:lang w:eastAsia="pt-BR"/>
            </w:rPr>
          </w:pPr>
          <w:hyperlink w:anchor="_Toc486423187" w:history="1">
            <w:r w:rsidR="00750EA0" w:rsidRPr="00125290">
              <w:rPr>
                <w:rStyle w:val="Hyperlink"/>
              </w:rPr>
              <w:t>8.2.5</w:t>
            </w:r>
            <w:r w:rsidR="00750EA0">
              <w:rPr>
                <w:rFonts w:asciiTheme="minorHAnsi" w:eastAsiaTheme="minorEastAsia" w:hAnsiTheme="minorHAnsi" w:cstheme="minorBidi"/>
                <w:i w:val="0"/>
                <w:iCs w:val="0"/>
                <w:sz w:val="22"/>
                <w:szCs w:val="22"/>
                <w:lang w:eastAsia="pt-BR"/>
              </w:rPr>
              <w:tab/>
            </w:r>
            <w:r w:rsidR="00750EA0" w:rsidRPr="00125290">
              <w:rPr>
                <w:rStyle w:val="Hyperlink"/>
              </w:rPr>
              <w:t>Layout</w:t>
            </w:r>
            <w:r w:rsidR="00750EA0">
              <w:rPr>
                <w:webHidden/>
              </w:rPr>
              <w:tab/>
            </w:r>
            <w:r w:rsidR="00750EA0">
              <w:rPr>
                <w:webHidden/>
              </w:rPr>
              <w:fldChar w:fldCharType="begin"/>
            </w:r>
            <w:r w:rsidR="00750EA0">
              <w:rPr>
                <w:webHidden/>
              </w:rPr>
              <w:instrText xml:space="preserve"> PAGEREF _Toc486423187 \h </w:instrText>
            </w:r>
            <w:r w:rsidR="00750EA0">
              <w:rPr>
                <w:webHidden/>
              </w:rPr>
            </w:r>
            <w:r w:rsidR="00750EA0">
              <w:rPr>
                <w:webHidden/>
              </w:rPr>
              <w:fldChar w:fldCharType="separate"/>
            </w:r>
            <w:r w:rsidR="00750EA0">
              <w:rPr>
                <w:webHidden/>
              </w:rPr>
              <w:t>108</w:t>
            </w:r>
            <w:r w:rsidR="00750EA0">
              <w:rPr>
                <w:webHidden/>
              </w:rPr>
              <w:fldChar w:fldCharType="end"/>
            </w:r>
          </w:hyperlink>
        </w:p>
        <w:p w14:paraId="26865030" w14:textId="77777777" w:rsidR="00750EA0" w:rsidRDefault="00624665">
          <w:pPr>
            <w:pStyle w:val="Sumrio1"/>
            <w:rPr>
              <w:rFonts w:asciiTheme="minorHAnsi" w:eastAsiaTheme="minorEastAsia" w:hAnsiTheme="minorHAnsi" w:cstheme="minorBidi"/>
              <w:b w:val="0"/>
              <w:bCs w:val="0"/>
              <w:caps w:val="0"/>
              <w:sz w:val="22"/>
              <w:szCs w:val="22"/>
              <w:lang w:eastAsia="pt-BR"/>
            </w:rPr>
          </w:pPr>
          <w:hyperlink w:anchor="_Toc486423188" w:history="1">
            <w:r w:rsidR="00750EA0" w:rsidRPr="00125290">
              <w:rPr>
                <w:rStyle w:val="Hyperlink"/>
              </w:rPr>
              <w:t>Bibliografia</w:t>
            </w:r>
            <w:r w:rsidR="00750EA0">
              <w:rPr>
                <w:webHidden/>
              </w:rPr>
              <w:tab/>
            </w:r>
            <w:r w:rsidR="00750EA0">
              <w:rPr>
                <w:webHidden/>
              </w:rPr>
              <w:fldChar w:fldCharType="begin"/>
            </w:r>
            <w:r w:rsidR="00750EA0">
              <w:rPr>
                <w:webHidden/>
              </w:rPr>
              <w:instrText xml:space="preserve"> PAGEREF _Toc486423188 \h </w:instrText>
            </w:r>
            <w:r w:rsidR="00750EA0">
              <w:rPr>
                <w:webHidden/>
              </w:rPr>
            </w:r>
            <w:r w:rsidR="00750EA0">
              <w:rPr>
                <w:webHidden/>
              </w:rPr>
              <w:fldChar w:fldCharType="separate"/>
            </w:r>
            <w:r w:rsidR="00750EA0">
              <w:rPr>
                <w:webHidden/>
              </w:rPr>
              <w:t>109</w:t>
            </w:r>
            <w:r w:rsidR="00750EA0">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74" w:name="_Toc447474808"/>
      <w:bookmarkStart w:id="75" w:name="_Toc462599921"/>
      <w:bookmarkStart w:id="76" w:name="_Toc465711338"/>
      <w:bookmarkStart w:id="77" w:name="_Toc486423132"/>
      <w:r w:rsidRPr="00385E45">
        <w:lastRenderedPageBreak/>
        <w:t>INTRODUÇÃO</w:t>
      </w:r>
      <w:bookmarkEnd w:id="73"/>
      <w:bookmarkEnd w:id="74"/>
      <w:bookmarkEnd w:id="75"/>
      <w:bookmarkEnd w:id="76"/>
      <w:bookmarkEnd w:id="77"/>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1B2DC8A6"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EndPr/>
        <w:sdtContent>
          <w:r w:rsidR="00AA4B50">
            <w:fldChar w:fldCharType="begin"/>
          </w:r>
          <w:r w:rsidR="00942E42">
            <w:instrText xml:space="preserve">CITATION For08 \l 1046 </w:instrText>
          </w:r>
          <w:r w:rsidR="00AA4B50">
            <w:fldChar w:fldCharType="separate"/>
          </w:r>
          <w:r w:rsidR="009B6720">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EndPr/>
        <w:sdtContent>
          <w:r w:rsidR="00B023B9">
            <w:fldChar w:fldCharType="begin"/>
          </w:r>
          <w:r w:rsidR="00B023B9">
            <w:instrText xml:space="preserve"> CITATION Mar52 \l 1046 </w:instrText>
          </w:r>
          <w:r w:rsidR="00B023B9">
            <w:fldChar w:fldCharType="separate"/>
          </w:r>
          <w:r w:rsidR="009B6720">
            <w:rPr>
              <w:noProof/>
            </w:rPr>
            <w:t>(MARKOWITZ, 1952)</w:t>
          </w:r>
          <w:r w:rsidR="00B023B9">
            <w:fldChar w:fldCharType="end"/>
          </w:r>
        </w:sdtContent>
      </w:sdt>
      <w:r w:rsidR="00B023B9" w:rsidRPr="6103A698">
        <w:t>.</w:t>
      </w:r>
    </w:p>
    <w:p w14:paraId="1B19BF00" w14:textId="0D481968"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w:t>
      </w:r>
      <w:r w:rsidR="004D0B35">
        <w:t xml:space="preserve"> no futuro da civilização</w:t>
      </w:r>
      <w:r>
        <w:t xml:space="preserve"> </w:t>
      </w:r>
      <w:sdt>
        <w:sdtPr>
          <w:id w:val="2044865148"/>
          <w:citation/>
        </w:sdtPr>
        <w:sdtEndPr/>
        <w:sdtContent>
          <w:r>
            <w:fldChar w:fldCharType="begin"/>
          </w:r>
          <w:r>
            <w:instrText xml:space="preserve"> CITATION Rus05 \l 1046 </w:instrText>
          </w:r>
          <w:r>
            <w:fldChar w:fldCharType="separate"/>
          </w:r>
          <w:r w:rsidR="009B6720">
            <w:rPr>
              <w:noProof/>
            </w:rPr>
            <w:t>(RUSSELL e NORVIG, 2005)</w:t>
          </w:r>
          <w:r>
            <w:fldChar w:fldCharType="end"/>
          </w:r>
        </w:sdtContent>
      </w:sdt>
      <w:r w:rsidR="004D0B35">
        <w:t>.</w:t>
      </w:r>
    </w:p>
    <w:p w14:paraId="1C4788B7" w14:textId="766EF9B5" w:rsidR="00966DC1" w:rsidRDefault="00C3518C" w:rsidP="002078DB">
      <w:ins w:id="78" w:author="mario" w:date="2017-07-15T09:12:00Z">
        <w:r>
          <w:rPr>
            <w:rFonts w:eastAsia="Arial" w:cs="Arial"/>
          </w:rPr>
          <w:t xml:space="preserve">Existe uma empresa que trabalha com </w:t>
        </w:r>
        <w:proofErr w:type="gramStart"/>
        <w:r>
          <w:rPr>
            <w:rFonts w:eastAsia="Arial" w:cs="Arial"/>
          </w:rPr>
          <w:t xml:space="preserve">IA aplicada ao mercado financeiro, criada no final de 2015 como um torneio para a </w:t>
        </w:r>
        <w:proofErr w:type="spellStart"/>
        <w:r>
          <w:rPr>
            <w:rFonts w:eastAsia="Arial" w:cs="Arial"/>
          </w:rPr>
          <w:t>predicao</w:t>
        </w:r>
        <w:proofErr w:type="spellEnd"/>
        <w:r>
          <w:rPr>
            <w:rFonts w:eastAsia="Arial" w:cs="Arial"/>
          </w:rPr>
          <w:t xml:space="preserve"> e </w:t>
        </w:r>
        <w:proofErr w:type="spellStart"/>
        <w:r>
          <w:rPr>
            <w:rFonts w:eastAsia="Arial" w:cs="Arial"/>
          </w:rPr>
          <w:t>previsao</w:t>
        </w:r>
        <w:proofErr w:type="spellEnd"/>
        <w:r>
          <w:rPr>
            <w:rFonts w:eastAsia="Arial" w:cs="Arial"/>
          </w:rPr>
          <w:t xml:space="preserve"> de dados do mercado</w:t>
        </w:r>
      </w:ins>
      <w:proofErr w:type="gramEnd"/>
      <w:ins w:id="79" w:author="mario" w:date="2017-07-15T09:16:00Z">
        <w:r w:rsidR="009576D4">
          <w:rPr>
            <w:rFonts w:eastAsia="Arial" w:cs="Arial"/>
          </w:rPr>
          <w:t xml:space="preserve">. </w:t>
        </w:r>
      </w:ins>
      <w:ins w:id="80" w:author="mario" w:date="2017-07-15T09:15:00Z">
        <w:r>
          <w:rPr>
            <w:rFonts w:eastAsia="Arial" w:cs="Arial"/>
          </w:rPr>
          <w:t xml:space="preserve">Ela utiliza as melhores redes neurais artificiais para os </w:t>
        </w:r>
        <w:proofErr w:type="spellStart"/>
        <w:r>
          <w:rPr>
            <w:rFonts w:eastAsia="Arial" w:cs="Arial"/>
          </w:rPr>
          <w:t>proprios</w:t>
        </w:r>
        <w:proofErr w:type="spellEnd"/>
        <w:r>
          <w:rPr>
            <w:rFonts w:eastAsia="Arial" w:cs="Arial"/>
          </w:rPr>
          <w:t xml:space="preserve"> fundos de investimentos</w:t>
        </w:r>
        <w:r w:rsidR="009576D4">
          <w:rPr>
            <w:rFonts w:eastAsia="Arial" w:cs="Arial"/>
          </w:rPr>
          <w:t xml:space="preserve"> e com os ganhos, usa uma parte para pagar as pessoas que obtiveram o menor erro em </w:t>
        </w:r>
        <w:proofErr w:type="spellStart"/>
        <w:r w:rsidR="009576D4">
          <w:rPr>
            <w:rFonts w:eastAsia="Arial" w:cs="Arial"/>
          </w:rPr>
          <w:t>relacao</w:t>
        </w:r>
        <w:proofErr w:type="spellEnd"/>
        <w:r w:rsidR="009576D4">
          <w:rPr>
            <w:rFonts w:eastAsia="Arial" w:cs="Arial"/>
          </w:rPr>
          <w:t xml:space="preserve"> aos dados reais com </w:t>
        </w:r>
        <w:proofErr w:type="spellStart"/>
        <w:proofErr w:type="gramStart"/>
        <w:r w:rsidR="009576D4">
          <w:rPr>
            <w:rFonts w:eastAsia="Arial" w:cs="Arial"/>
          </w:rPr>
          <w:t>Bitcoins</w:t>
        </w:r>
        <w:proofErr w:type="spellEnd"/>
        <w:r w:rsidR="009576D4">
          <w:rPr>
            <w:rFonts w:eastAsia="Arial" w:cs="Arial"/>
          </w:rPr>
          <w:t>.</w:t>
        </w:r>
      </w:ins>
      <w:proofErr w:type="gramEnd"/>
      <w:del w:id="81" w:author="mario" w:date="2017-07-15T09:16:00Z">
        <w:r w:rsidR="00640D0C" w:rsidDel="009576D4">
          <w:rPr>
            <w:rFonts w:eastAsia="Arial" w:cs="Arial"/>
          </w:rPr>
          <w:delText xml:space="preserve">A empresa que trabalha com </w:delText>
        </w:r>
        <w:r w:rsidR="00966DC1" w:rsidRPr="6103A698" w:rsidDel="009576D4">
          <w:rPr>
            <w:rFonts w:eastAsia="Arial" w:cs="Arial"/>
          </w:rPr>
          <w:delText>I</w:delText>
        </w:r>
        <w:r w:rsidR="00640D0C" w:rsidDel="009576D4">
          <w:rPr>
            <w:rFonts w:eastAsia="Arial" w:cs="Arial"/>
          </w:rPr>
          <w:delText>A</w:delText>
        </w:r>
        <w:r w:rsidR="00966DC1" w:rsidRPr="6103A698" w:rsidDel="009576D4">
          <w:rPr>
            <w:rFonts w:eastAsia="Arial" w:cs="Arial"/>
          </w:rPr>
          <w:delText xml:space="preserve"> voltada para o mercado que mais chamou atenção foi a Numerai, que é uma empresa criada no final de 2015 como sendo um torneio para predição do mercado financeiro para cientistas de dados e desde </w:delText>
        </w:r>
        <w:r w:rsidR="00C40993" w:rsidDel="009576D4">
          <w:rPr>
            <w:rFonts w:eastAsia="Arial" w:cs="Arial"/>
          </w:rPr>
          <w:delText>então</w:delText>
        </w:r>
        <w:r w:rsidR="00966DC1" w:rsidRPr="6103A698" w:rsidDel="009576D4">
          <w:rPr>
            <w:rFonts w:eastAsia="Arial" w:cs="Arial"/>
          </w:rPr>
          <w:delText xml:space="preserve">, já recebeu 14 bilhões de preços previstos. </w:delText>
        </w:r>
        <w:r w:rsidR="005C39FA" w:rsidDel="009576D4">
          <w:rPr>
            <w:rFonts w:eastAsia="Arial" w:cs="Arial"/>
          </w:rPr>
          <w:delText>E</w:delText>
        </w:r>
        <w:r w:rsidR="00966DC1" w:rsidRPr="6103A698" w:rsidDel="009576D4">
          <w:rPr>
            <w:rFonts w:eastAsia="Arial" w:cs="Arial"/>
          </w:rPr>
          <w:delText xml:space="preserve">les </w:delText>
        </w:r>
        <w:r w:rsidR="00C40993" w:rsidDel="009576D4">
          <w:rPr>
            <w:rFonts w:eastAsia="Arial" w:cs="Arial"/>
          </w:rPr>
          <w:delText>tom</w:delText>
        </w:r>
        <w:r w:rsidR="00966DC1" w:rsidRPr="6103A698" w:rsidDel="009576D4">
          <w:rPr>
            <w:rFonts w:eastAsia="Arial" w:cs="Arial"/>
          </w:rPr>
          <w:delText xml:space="preserve">am os modelos que possuem maior acurácia </w:delText>
        </w:r>
        <w:r w:rsidR="00585689" w:rsidDel="009576D4">
          <w:rPr>
            <w:rFonts w:eastAsia="Arial" w:cs="Arial"/>
          </w:rPr>
          <w:delText xml:space="preserve">nos </w:delText>
        </w:r>
        <w:r w:rsidR="00585689" w:rsidDel="009576D4">
          <w:rPr>
            <w:rFonts w:eastAsia="Arial" w:cs="Arial"/>
          </w:rPr>
          <w:lastRenderedPageBreak/>
          <w:delText>resultados obtidos</w:delText>
        </w:r>
        <w:r w:rsidR="009D6B61" w:rsidDel="009576D4">
          <w:rPr>
            <w:rFonts w:eastAsia="Arial" w:cs="Arial"/>
          </w:rPr>
          <w:delText>, medidos por meio da diferença entre os dados reais e os obtidos pelas redes submetidas</w:delText>
        </w:r>
        <w:r w:rsidR="00585689" w:rsidDel="009576D4">
          <w:rPr>
            <w:rFonts w:eastAsia="Arial" w:cs="Arial"/>
          </w:rPr>
          <w:delText xml:space="preserve"> </w:delText>
        </w:r>
        <w:r w:rsidR="00966DC1" w:rsidRPr="6103A698" w:rsidDel="009576D4">
          <w:rPr>
            <w:rFonts w:eastAsia="Arial" w:cs="Arial"/>
          </w:rPr>
          <w:delText>e usam em seu fundo de investimento</w:delText>
        </w:r>
        <w:r w:rsidR="009471FC" w:rsidDel="009576D4">
          <w:rPr>
            <w:rFonts w:eastAsia="Arial" w:cs="Arial"/>
          </w:rPr>
          <w:delText>s</w:delText>
        </w:r>
        <w:r w:rsidR="00966DC1" w:rsidRPr="6103A698" w:rsidDel="009576D4">
          <w:rPr>
            <w:rFonts w:eastAsia="Arial" w:cs="Arial"/>
          </w:rPr>
          <w:delText xml:space="preserve"> real e em troca, remunera os melhores contribuintes com Bitcoin</w:delText>
        </w:r>
        <w:r w:rsidR="009471FC" w:rsidDel="009576D4">
          <w:rPr>
            <w:rFonts w:eastAsia="Arial" w:cs="Arial"/>
          </w:rPr>
          <w:delText>s.</w:delText>
        </w:r>
      </w:del>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640D0C">
        <w:rPr>
          <w:rFonts w:eastAsia="Arial" w:cs="Arial"/>
        </w:rPr>
        <w:t xml:space="preserve"> </w:t>
      </w:r>
      <w:sdt>
        <w:sdtPr>
          <w:rPr>
            <w:rFonts w:eastAsia="Arial" w:cs="Arial"/>
          </w:rPr>
          <w:id w:val="-24867396"/>
          <w:citation/>
        </w:sdtPr>
        <w:sdtEnd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9B6720" w:rsidRPr="009B6720">
            <w:rPr>
              <w:rFonts w:eastAsia="Arial" w:cs="Arial"/>
              <w:noProof/>
            </w:rPr>
            <w:t>(NUMERAI, 2016)</w:t>
          </w:r>
          <w:r w:rsidR="00F3318D">
            <w:rPr>
              <w:rFonts w:eastAsia="Arial" w:cs="Arial"/>
            </w:rPr>
            <w:fldChar w:fldCharType="end"/>
          </w:r>
        </w:sdtContent>
      </w:sdt>
      <w:r w:rsidR="004D0B35">
        <w:rPr>
          <w:rFonts w:eastAsia="Arial" w:cs="Arial"/>
        </w:rPr>
        <w:t>.</w:t>
      </w:r>
    </w:p>
    <w:p w14:paraId="110D7B2F" w14:textId="75679D36" w:rsidR="6103A698" w:rsidRDefault="00640D0C" w:rsidP="00640D0C">
      <w:del w:id="82" w:author="Mario" w:date="2017-07-16T20:51:00Z">
        <w:r w:rsidDel="004D0B35">
          <w:delText>Voltando um pouco para</w:delText>
        </w:r>
      </w:del>
      <w:ins w:id="83" w:author="Mario" w:date="2017-07-16T20:51:00Z">
        <w:r w:rsidR="004D0B35">
          <w:t>Sobre</w:t>
        </w:r>
      </w:ins>
      <w:r>
        <w:t xml:space="preserve">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EndPr/>
        <w:sdtContent>
          <w:r w:rsidR="00480A06">
            <w:fldChar w:fldCharType="begin"/>
          </w:r>
          <w:r w:rsidR="00C06010">
            <w:instrText xml:space="preserve">CITATION Tur50 \n  \t  \l 1046 </w:instrText>
          </w:r>
          <w:r w:rsidR="00480A06">
            <w:fldChar w:fldCharType="separate"/>
          </w:r>
          <w:r w:rsidR="009B6720">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r w:rsidR="00E24C2C" w:rsidRPr="00836053">
        <w:rPr>
          <w:i/>
        </w:rPr>
        <w:t>ms</w:t>
      </w:r>
      <w:r w:rsidR="00E24C2C" w:rsidRPr="6103A698">
        <w:t xml:space="preserve"> </w:t>
      </w:r>
      <w:sdt>
        <w:sdtPr>
          <w:id w:val="2126962045"/>
          <w:citation/>
        </w:sdtPr>
        <w:sdtEndPr/>
        <w:sdtContent>
          <w:r w:rsidR="00E24C2C">
            <w:fldChar w:fldCharType="begin"/>
          </w:r>
          <w:r w:rsidR="00E24C2C">
            <w:instrText xml:space="preserve"> CITATION Hay98 \l 1046 </w:instrText>
          </w:r>
          <w:r w:rsidR="00E24C2C">
            <w:fldChar w:fldCharType="separate"/>
          </w:r>
          <w:r w:rsidR="009B6720">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proofErr w:type="spellStart"/>
      <w:r w:rsidRPr="00C517EF">
        <w:rPr>
          <w:i/>
          <w:iCs/>
        </w:rPr>
        <w:t>Deep</w:t>
      </w:r>
      <w:proofErr w:type="spellEnd"/>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w:t>
      </w:r>
      <w:proofErr w:type="spellStart"/>
      <w:r w:rsidRPr="00C517EF">
        <w:t>Garry</w:t>
      </w:r>
      <w:proofErr w:type="spellEnd"/>
      <w:r w:rsidRPr="00C517EF">
        <w:t xml:space="preserve"> </w:t>
      </w:r>
      <w:proofErr w:type="spellStart"/>
      <w:r w:rsidRPr="00C517EF">
        <w:t>Kasparov</w:t>
      </w:r>
      <w:proofErr w:type="spellEnd"/>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EndPr/>
        <w:sdtContent>
          <w:r w:rsidR="00FB2BA5">
            <w:fldChar w:fldCharType="begin"/>
          </w:r>
          <w:r w:rsidR="00FB2BA5">
            <w:instrText xml:space="preserve">CITATION IBM16 \l 1046 </w:instrText>
          </w:r>
          <w:r w:rsidR="00FB2BA5">
            <w:fldChar w:fldCharType="separate"/>
          </w:r>
          <w:r w:rsidR="009B6720">
            <w:rPr>
              <w:noProof/>
            </w:rPr>
            <w:t>(IBM, 2011)</w:t>
          </w:r>
          <w:r w:rsidR="00FB2BA5">
            <w:fldChar w:fldCharType="end"/>
          </w:r>
        </w:sdtContent>
      </w:sdt>
      <w:r w:rsidR="005F1B8D" w:rsidRPr="6103A698">
        <w:t>.</w:t>
      </w:r>
    </w:p>
    <w:p w14:paraId="185F6CAB" w14:textId="76B274DF" w:rsidR="005F1B8D" w:rsidRPr="005F1B8D" w:rsidRDefault="005F1B8D" w:rsidP="002078DB">
      <w:r>
        <w:lastRenderedPageBreak/>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 xml:space="preserve">para </w:t>
      </w:r>
      <w:del w:id="84" w:author="mario" w:date="2017-07-15T09:17:00Z">
        <w:r w:rsidDel="009576D4">
          <w:delText>aumentar a liquidez de um papel</w:delText>
        </w:r>
        <w:r w:rsidR="00982F5C" w:rsidDel="009576D4">
          <w:delText>, como no trabalho do</w:delText>
        </w:r>
        <w:r w:rsidR="00982F5C" w:rsidRPr="00C517EF" w:rsidDel="009576D4">
          <w:delText xml:space="preserve"> Hendershott</w:delText>
        </w:r>
        <w:r w:rsidR="00982F5C" w:rsidDel="009576D4">
          <w:delText>, Jones e</w:delText>
        </w:r>
        <w:r w:rsidR="00982F5C" w:rsidRPr="00C517EF" w:rsidDel="009576D4">
          <w:delText xml:space="preserve"> Menkveld</w:delText>
        </w:r>
        <w:r w:rsidRPr="6103A698" w:rsidDel="009576D4">
          <w:delText xml:space="preserve"> </w:delText>
        </w:r>
      </w:del>
      <w:customXmlDelRangeStart w:id="85" w:author="mario" w:date="2017-07-15T09:17:00Z"/>
      <w:sdt>
        <w:sdtPr>
          <w:id w:val="-199789874"/>
          <w:citation/>
        </w:sdtPr>
        <w:sdtEndPr/>
        <w:sdtContent>
          <w:customXmlDelRangeEnd w:id="85"/>
          <w:del w:id="86" w:author="mario" w:date="2017-07-15T09:17:00Z">
            <w:r w:rsidDel="009576D4">
              <w:fldChar w:fldCharType="begin"/>
            </w:r>
            <w:r w:rsidR="00982F5C" w:rsidDel="009576D4">
              <w:delInstrText xml:space="preserve">CITATION HEN11 \n  \t  \l 1046 </w:delInstrText>
            </w:r>
            <w:r w:rsidDel="009576D4">
              <w:fldChar w:fldCharType="separate"/>
            </w:r>
            <w:r w:rsidR="007C43C0" w:rsidDel="009576D4">
              <w:rPr>
                <w:noProof/>
              </w:rPr>
              <w:delText>(2011)</w:delText>
            </w:r>
            <w:r w:rsidDel="009576D4">
              <w:fldChar w:fldCharType="end"/>
            </w:r>
          </w:del>
          <w:customXmlDelRangeStart w:id="87" w:author="mario" w:date="2017-07-15T09:17:00Z"/>
        </w:sdtContent>
      </w:sdt>
      <w:customXmlDelRangeEnd w:id="87"/>
      <w:del w:id="88" w:author="mario" w:date="2017-07-15T09:17:00Z">
        <w:r w:rsidDel="009576D4">
          <w:delText xml:space="preserve"> ou para </w:delText>
        </w:r>
      </w:del>
      <w:r>
        <w:t>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EndPr/>
        <w:sdtContent>
          <w:r>
            <w:fldChar w:fldCharType="begin"/>
          </w:r>
          <w:r w:rsidR="00982F5C">
            <w:instrText xml:space="preserve">CITATION Cha14 \n  \t  \l 1046 </w:instrText>
          </w:r>
          <w:r>
            <w:fldChar w:fldCharType="separate"/>
          </w:r>
          <w:r w:rsidR="009B6720">
            <w:rPr>
              <w:noProof/>
            </w:rPr>
            <w:t>(2014)</w:t>
          </w:r>
          <w:r>
            <w:fldChar w:fldCharType="end"/>
          </w:r>
        </w:sdtContent>
      </w:sdt>
      <w:r>
        <w:t xml:space="preserve"> </w:t>
      </w:r>
      <w:del w:id="89" w:author="mario" w:date="2017-07-15T09:17:00Z">
        <w:r w:rsidDel="009576D4">
          <w:delText xml:space="preserve">até </w:delText>
        </w:r>
      </w:del>
      <w:ins w:id="90" w:author="mario" w:date="2017-07-15T09:17:00Z">
        <w:r w:rsidR="009576D4">
          <w:t xml:space="preserve">, </w:t>
        </w:r>
      </w:ins>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proofErr w:type="spellStart"/>
      <w:r w:rsidR="00552651" w:rsidRPr="00C517EF">
        <w:rPr>
          <w:i/>
          <w:iCs/>
        </w:rPr>
        <w:t>Brexit</w:t>
      </w:r>
      <w:proofErr w:type="spellEnd"/>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EndPr/>
        <w:sdtContent>
          <w:r>
            <w:fldChar w:fldCharType="begin"/>
          </w:r>
          <w:r w:rsidR="00982F5C">
            <w:instrText xml:space="preserve">CITATION Chu16 \n  \t  \l 1046 </w:instrText>
          </w:r>
          <w:r>
            <w:fldChar w:fldCharType="separate"/>
          </w:r>
          <w:r w:rsidR="009B6720">
            <w:rPr>
              <w:noProof/>
            </w:rPr>
            <w:t>(2016)</w:t>
          </w:r>
          <w:r>
            <w:fldChar w:fldCharType="end"/>
          </w:r>
        </w:sdtContent>
      </w:sdt>
      <w:ins w:id="91" w:author="mario" w:date="2017-07-15T09:18:00Z">
        <w:r w:rsidR="009576D4">
          <w:t>, e impactando na liquidez dos investimentos, como mostrado pelo trabalho de</w:t>
        </w:r>
      </w:ins>
      <w:ins w:id="92" w:author="mario" w:date="2017-07-15T09:19:00Z">
        <w:r w:rsidR="009576D4">
          <w:t xml:space="preserve"> Hendershott, Jones e Menkveld</w:t>
        </w:r>
      </w:ins>
      <w:ins w:id="93" w:author="mario" w:date="2017-07-15T09:18:00Z">
        <w:r w:rsidR="009576D4">
          <w:t xml:space="preserve"> </w:t>
        </w:r>
      </w:ins>
      <w:customXmlInsRangeStart w:id="94" w:author="mario" w:date="2017-07-15T09:19:00Z"/>
      <w:sdt>
        <w:sdtPr>
          <w:id w:val="232050293"/>
          <w:citation/>
        </w:sdtPr>
        <w:sdtEndPr/>
        <w:sdtContent>
          <w:customXmlInsRangeEnd w:id="94"/>
          <w:ins w:id="95" w:author="mario" w:date="2017-07-15T09:19:00Z">
            <w:r w:rsidR="009576D4">
              <w:fldChar w:fldCharType="begin"/>
            </w:r>
            <w:r w:rsidR="009576D4">
              <w:instrText xml:space="preserve">CITATION HEN11 \n  \t  \l 1033 </w:instrText>
            </w:r>
          </w:ins>
          <w:r w:rsidR="009576D4">
            <w:fldChar w:fldCharType="separate"/>
          </w:r>
          <w:r w:rsidR="009B6720">
            <w:rPr>
              <w:noProof/>
            </w:rPr>
            <w:t>(2011)</w:t>
          </w:r>
          <w:ins w:id="96" w:author="mario" w:date="2017-07-15T09:19:00Z">
            <w:r w:rsidR="009576D4">
              <w:fldChar w:fldCharType="end"/>
            </w:r>
          </w:ins>
          <w:customXmlInsRangeStart w:id="97" w:author="mario" w:date="2017-07-15T09:19:00Z"/>
        </w:sdtContent>
      </w:sdt>
      <w:customXmlInsRangeEnd w:id="97"/>
      <w:r w:rsidR="00552651" w:rsidRPr="6103A698">
        <w:t>.</w:t>
      </w:r>
    </w:p>
    <w:p w14:paraId="09E60A2E" w14:textId="0B84B56C"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ins w:id="98" w:author="mario" w:date="2017-07-15T09:20:00Z">
        <w:r w:rsidR="009576D4">
          <w:rPr>
            <w:rFonts w:eastAsia="Arial" w:cs="Arial"/>
          </w:rPr>
          <w:t xml:space="preserve"> artificiais</w:t>
        </w:r>
      </w:ins>
      <w:ins w:id="99" w:author="mario" w:date="2017-07-15T09:25:00Z">
        <w:r w:rsidR="007616A7">
          <w:rPr>
            <w:rFonts w:eastAsia="Arial" w:cs="Arial"/>
          </w:rPr>
          <w:t xml:space="preserve"> (RNA)</w:t>
        </w:r>
      </w:ins>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EndPr/>
        <w:sdtContent>
          <w:r w:rsidR="00982F5C">
            <w:fldChar w:fldCharType="begin"/>
          </w:r>
          <w:r w:rsidR="00982F5C">
            <w:instrText xml:space="preserve">CITATION Kim90 \n  \t  \l 1046 </w:instrText>
          </w:r>
          <w:r w:rsidR="00982F5C">
            <w:fldChar w:fldCharType="separate"/>
          </w:r>
          <w:r w:rsidR="009B6720">
            <w:rPr>
              <w:noProof/>
            </w:rPr>
            <w:t>(1990)</w:t>
          </w:r>
          <w:r w:rsidR="00982F5C">
            <w:fldChar w:fldCharType="end"/>
          </w:r>
        </w:sdtContent>
      </w:sdt>
      <w:r w:rsidR="009D6B61">
        <w:t xml:space="preserve">, </w:t>
      </w:r>
      <w:del w:id="100" w:author="mario" w:date="2017-07-15T09:21:00Z">
        <w:r w:rsidR="009D6B61" w:rsidDel="009576D4">
          <w:delText xml:space="preserve">previu </w:delText>
        </w:r>
      </w:del>
      <w:ins w:id="101" w:author="mario" w:date="2017-07-15T09:21:00Z">
        <w:r w:rsidR="009576D4">
          <w:t xml:space="preserve">que pode predizer </w:t>
        </w:r>
      </w:ins>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EndPr/>
        <w:sdtContent>
          <w:r>
            <w:fldChar w:fldCharType="begin"/>
          </w:r>
          <w:r w:rsidR="00982F5C">
            <w:instrText xml:space="preserve">CITATION Tho05 \n  \t  \l 1046 </w:instrText>
          </w:r>
          <w:r>
            <w:fldChar w:fldCharType="separate"/>
          </w:r>
          <w:r w:rsidR="009B6720">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EndPr/>
        <w:sdtContent>
          <w:r w:rsidR="005D071E">
            <w:fldChar w:fldCharType="begin"/>
          </w:r>
          <w:r w:rsidR="00982F5C">
            <w:instrText xml:space="preserve">CITATION Ref94 \n  \t  \l 1046 </w:instrText>
          </w:r>
          <w:r w:rsidR="005D071E">
            <w:fldChar w:fldCharType="separate"/>
          </w:r>
          <w:r w:rsidR="009B6720">
            <w:rPr>
              <w:noProof/>
            </w:rPr>
            <w:t>(1994)</w:t>
          </w:r>
          <w:r w:rsidR="005D071E">
            <w:fldChar w:fldCharType="end"/>
          </w:r>
        </w:sdtContent>
      </w:sdt>
      <w:r w:rsidR="00BF7DFC">
        <w:t xml:space="preserve"> que</w:t>
      </w:r>
      <w:r w:rsidR="00260270">
        <w:t xml:space="preserve"> criou uma </w:t>
      </w:r>
      <w:del w:id="102" w:author="mario" w:date="2017-07-15T09:21:00Z">
        <w:r w:rsidR="00260270" w:rsidDel="009576D4">
          <w:delText xml:space="preserve">rede </w:delText>
        </w:r>
      </w:del>
      <w:ins w:id="103" w:author="mario" w:date="2017-07-15T09:21:00Z">
        <w:r w:rsidR="009576D4">
          <w:t xml:space="preserve">RNA </w:t>
        </w:r>
      </w:ins>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End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9B6720" w:rsidRPr="009B6720">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104" w:name="_Toc447474809"/>
      <w:bookmarkStart w:id="105" w:name="_Toc462599922"/>
      <w:bookmarkStart w:id="106" w:name="_Toc465711339"/>
      <w:bookmarkStart w:id="107" w:name="_Toc486423133"/>
      <w:r w:rsidRPr="002CE37B">
        <w:t>O</w:t>
      </w:r>
      <w:r w:rsidR="0004786F" w:rsidRPr="002CE37B">
        <w:t>bjetivos</w:t>
      </w:r>
      <w:bookmarkEnd w:id="104"/>
      <w:bookmarkEnd w:id="105"/>
      <w:bookmarkEnd w:id="106"/>
      <w:bookmarkEnd w:id="107"/>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108" w:name="_Toc447474810"/>
      <w:bookmarkStart w:id="109" w:name="_Toc462599923"/>
      <w:bookmarkStart w:id="110" w:name="_Toc465711340"/>
      <w:bookmarkStart w:id="111" w:name="_Toc486423134"/>
      <w:r w:rsidRPr="00D71036">
        <w:t>J</w:t>
      </w:r>
      <w:r w:rsidR="0004786F" w:rsidRPr="00D71036">
        <w:t>ustificativa</w:t>
      </w:r>
      <w:bookmarkEnd w:id="108"/>
      <w:bookmarkEnd w:id="109"/>
      <w:bookmarkEnd w:id="110"/>
      <w:bookmarkEnd w:id="111"/>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0D4A9E33"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ins w:id="112" w:author="mario" w:date="2017-07-15T09:22:00Z">
        <w:r w:rsidR="007616A7">
          <w:rPr>
            <w:rFonts w:eastAsia="Arial" w:cs="Arial"/>
          </w:rPr>
          <w:t xml:space="preserve"> e </w:t>
        </w:r>
        <w:proofErr w:type="spellStart"/>
        <w:r w:rsidR="007616A7">
          <w:rPr>
            <w:rFonts w:eastAsia="Arial" w:cs="Arial"/>
          </w:rPr>
          <w:t>previsao</w:t>
        </w:r>
      </w:ins>
      <w:proofErr w:type="spellEnd"/>
      <w:r w:rsidR="00076348">
        <w:rPr>
          <w:rFonts w:eastAsia="Arial" w:cs="Arial"/>
        </w:rPr>
        <w:t xml:space="preserve"> de preços</w:t>
      </w:r>
      <w:del w:id="113" w:author="mario" w:date="2017-07-15T09:23:00Z">
        <w:r w:rsidR="00076348" w:rsidDel="007616A7">
          <w:rPr>
            <w:rFonts w:eastAsia="Arial" w:cs="Arial"/>
          </w:rPr>
          <w:delText xml:space="preserve"> futuros</w:delText>
        </w:r>
      </w:del>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02A3C02E"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ins w:id="114" w:author="mario" w:date="2017-07-15T09:23:00Z">
        <w:r w:rsidR="007616A7">
          <w:t>RNA</w:t>
        </w:r>
      </w:ins>
      <w:del w:id="115" w:author="mario" w:date="2017-07-15T09:23:00Z">
        <w:r w:rsidDel="007616A7">
          <w:delText>rede neural</w:delText>
        </w:r>
      </w:del>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116" w:name="_Toc465711341"/>
      <w:bookmarkStart w:id="117" w:name="_Toc486423135"/>
      <w:r w:rsidRPr="00D71036">
        <w:t>Tecnologias</w:t>
      </w:r>
      <w:bookmarkEnd w:id="116"/>
      <w:r w:rsidR="00DE3612">
        <w:t xml:space="preserve"> e Ferramentas de Apoio</w:t>
      </w:r>
      <w:bookmarkEnd w:id="117"/>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5F7AF863" w:rsidR="00A73AF6" w:rsidRPr="00C30DB4" w:rsidRDefault="00A73AF6" w:rsidP="002078DB">
      <w:del w:id="118" w:author="Mario" w:date="2017-07-16T20:52:00Z">
        <w:r w:rsidDel="004D0B35">
          <w:rPr>
            <w:b/>
          </w:rPr>
          <w:tab/>
        </w:r>
      </w:del>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C07063">
        <w:rPr>
          <w:rFonts w:eastAsia="Arial" w:cs="Arial"/>
        </w:rPr>
        <w:t xml:space="preserve"> </w:t>
      </w:r>
      <w:sdt>
        <w:sdtPr>
          <w:rPr>
            <w:rFonts w:eastAsia="Arial" w:cs="Arial"/>
          </w:rPr>
          <w:id w:val="-2093534798"/>
          <w:citation/>
        </w:sdtPr>
        <w:sdtEnd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9B6720" w:rsidRPr="009B6720">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End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9B6720" w:rsidRPr="009B6720">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End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9B6720" w:rsidRPr="009B6720">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w:t>
      </w:r>
      <w:proofErr w:type="spellStart"/>
      <w:r w:rsidR="00D818C4" w:rsidRPr="382A6C4F">
        <w:rPr>
          <w:rFonts w:eastAsia="Arial" w:cs="Arial"/>
        </w:rPr>
        <w:t>da</w:t>
      </w:r>
      <w:del w:id="119" w:author="mario" w:date="2017-07-15T09:23:00Z">
        <w:r w:rsidR="00D818C4" w:rsidRPr="382A6C4F" w:rsidDel="007616A7">
          <w:rPr>
            <w:rFonts w:eastAsia="Arial" w:cs="Arial"/>
          </w:rPr>
          <w:delText xml:space="preserve"> </w:delText>
        </w:r>
      </w:del>
      <w:ins w:id="120" w:author="mario" w:date="2017-07-15T09:23:00Z">
        <w:r w:rsidR="007616A7">
          <w:rPr>
            <w:rFonts w:eastAsia="Arial" w:cs="Arial"/>
          </w:rPr>
          <w:t>RNA</w:t>
        </w:r>
      </w:ins>
      <w:proofErr w:type="spellEnd"/>
      <w:del w:id="121" w:author="mario" w:date="2017-07-15T09:23:00Z">
        <w:r w:rsidR="00D818C4" w:rsidRPr="382A6C4F" w:rsidDel="007616A7">
          <w:rPr>
            <w:rFonts w:eastAsia="Arial" w:cs="Arial"/>
          </w:rPr>
          <w:delText>rede neural</w:delText>
        </w:r>
      </w:del>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122" w:name="_Toc447474811"/>
      <w:bookmarkStart w:id="123" w:name="_Toc462599924"/>
      <w:bookmarkStart w:id="124" w:name="_Toc465711342"/>
      <w:bookmarkStart w:id="125" w:name="_Toc486423136"/>
      <w:r w:rsidRPr="00D71036">
        <w:t>Organização do Trabalho</w:t>
      </w:r>
      <w:bookmarkEnd w:id="122"/>
      <w:bookmarkEnd w:id="123"/>
      <w:bookmarkEnd w:id="124"/>
      <w:bookmarkEnd w:id="125"/>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629EF8A"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proofErr w:type="spellStart"/>
      <w:r w:rsidR="006D3D59">
        <w:rPr>
          <w:rFonts w:eastAsia="Arial" w:cs="Arial"/>
        </w:rPr>
        <w:t>sobre</w:t>
      </w:r>
      <w:del w:id="126" w:author="mario" w:date="2017-07-15T09:23:00Z">
        <w:r w:rsidR="006D3D59" w:rsidRPr="382A6C4F" w:rsidDel="007616A7">
          <w:rPr>
            <w:rFonts w:eastAsia="Arial" w:cs="Arial"/>
          </w:rPr>
          <w:delText xml:space="preserve"> </w:delText>
        </w:r>
      </w:del>
      <w:ins w:id="127" w:author="mario" w:date="2017-07-15T09:23:00Z">
        <w:r w:rsidR="007616A7">
          <w:rPr>
            <w:rFonts w:eastAsia="Arial" w:cs="Arial"/>
          </w:rPr>
          <w:t>RNAs</w:t>
        </w:r>
      </w:ins>
      <w:proofErr w:type="spellEnd"/>
      <w:del w:id="128" w:author="mario" w:date="2017-07-15T09:23:00Z">
        <w:r w:rsidRPr="382A6C4F" w:rsidDel="007616A7">
          <w:rPr>
            <w:rFonts w:eastAsia="Arial" w:cs="Arial"/>
          </w:rPr>
          <w:delText>redes neurais</w:delText>
        </w:r>
      </w:del>
      <w:r w:rsidRPr="382A6C4F">
        <w:rPr>
          <w:rFonts w:eastAsia="Arial" w:cs="Arial"/>
        </w:rPr>
        <w:t xml:space="preserve">. O Capítulo 3 </w:t>
      </w:r>
      <w:r w:rsidRPr="382A6C4F">
        <w:rPr>
          <w:rFonts w:eastAsia="Arial" w:cs="Arial"/>
        </w:rPr>
        <w:lastRenderedPageBreak/>
        <w:t xml:space="preserve">apresenta algumas ferramentas para a criação </w:t>
      </w:r>
      <w:proofErr w:type="spellStart"/>
      <w:r w:rsidRPr="382A6C4F">
        <w:rPr>
          <w:rFonts w:eastAsia="Arial" w:cs="Arial"/>
        </w:rPr>
        <w:t>de</w:t>
      </w:r>
      <w:del w:id="129" w:author="mario" w:date="2017-07-15T09:24:00Z">
        <w:r w:rsidRPr="382A6C4F" w:rsidDel="007616A7">
          <w:rPr>
            <w:rFonts w:eastAsia="Arial" w:cs="Arial"/>
          </w:rPr>
          <w:delText xml:space="preserve"> </w:delText>
        </w:r>
      </w:del>
      <w:ins w:id="130" w:author="mario" w:date="2017-07-15T09:24:00Z">
        <w:r w:rsidR="007616A7">
          <w:rPr>
            <w:rFonts w:eastAsia="Arial" w:cs="Arial"/>
          </w:rPr>
          <w:t>RNAs</w:t>
        </w:r>
      </w:ins>
      <w:proofErr w:type="spellEnd"/>
      <w:del w:id="131" w:author="mario" w:date="2017-07-15T09:24:00Z">
        <w:r w:rsidRPr="382A6C4F" w:rsidDel="007616A7">
          <w:rPr>
            <w:rFonts w:eastAsia="Arial" w:cs="Arial"/>
          </w:rPr>
          <w:delText>redes neurais</w:delText>
        </w:r>
      </w:del>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132" w:name="_Toc462599925"/>
      <w:bookmarkStart w:id="133" w:name="_Toc465711343"/>
      <w:bookmarkStart w:id="134" w:name="_Toc486423137"/>
      <w:r w:rsidR="00BC1E3B" w:rsidRPr="00882F55">
        <w:lastRenderedPageBreak/>
        <w:t>REDES NEURAIS</w:t>
      </w:r>
      <w:r w:rsidR="00BC1E3B">
        <w:t xml:space="preserve"> ARTIFICIAIS</w:t>
      </w:r>
      <w:bookmarkEnd w:id="132"/>
      <w:bookmarkEnd w:id="133"/>
      <w:bookmarkEnd w:id="134"/>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135" w:name="_Toc198053001"/>
    </w:p>
    <w:p w14:paraId="3ACB5560" w14:textId="01D75F79" w:rsidR="001069D4" w:rsidRDefault="00444ACE" w:rsidP="002078DB">
      <w:bookmarkStart w:id="136" w:name="_Toc462599926"/>
      <w:bookmarkEnd w:id="135"/>
      <w:r w:rsidRPr="382A6C4F">
        <w:rPr>
          <w:rFonts w:eastAsia="Arial" w:cs="Arial"/>
        </w:rPr>
        <w:t>Rede Neural</w:t>
      </w:r>
      <w:ins w:id="137" w:author="mario" w:date="2017-07-15T09:24:00Z">
        <w:r w:rsidR="007616A7">
          <w:rPr>
            <w:rFonts w:eastAsia="Arial" w:cs="Arial"/>
          </w:rPr>
          <w:t xml:space="preserve"> Artificial</w:t>
        </w:r>
      </w:ins>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EndPr/>
        <w:sdtContent>
          <w:r>
            <w:fldChar w:fldCharType="begin"/>
          </w:r>
          <w:r w:rsidR="00135C3C">
            <w:instrText xml:space="preserve">CITATION Hay09 \l 1046 </w:instrText>
          </w:r>
          <w:r>
            <w:fldChar w:fldCharType="separate"/>
          </w:r>
          <w:r w:rsidR="009B6720">
            <w:rPr>
              <w:noProof/>
            </w:rPr>
            <w:t>(HAYKIN, 2009)</w:t>
          </w:r>
          <w:r>
            <w:fldChar w:fldCharType="end"/>
          </w:r>
        </w:sdtContent>
      </w:sdt>
      <w:r w:rsidR="00886A90" w:rsidRPr="382A6C4F">
        <w:rPr>
          <w:rFonts w:eastAsia="Arial" w:cs="Arial"/>
        </w:rPr>
        <w:t>:</w:t>
      </w:r>
      <w:bookmarkEnd w:id="136"/>
    </w:p>
    <w:p w14:paraId="6981A04D" w14:textId="0E51A48F" w:rsidR="00886A90" w:rsidRPr="002E2FB6" w:rsidRDefault="00886A90" w:rsidP="00152728">
      <w:pPr>
        <w:pStyle w:val="PargrafodaLista"/>
        <w:numPr>
          <w:ilvl w:val="0"/>
          <w:numId w:val="2"/>
        </w:numPr>
        <w:rPr>
          <w:rFonts w:eastAsia="Arial" w:cs="Arial"/>
        </w:rPr>
      </w:pPr>
      <w:bookmarkStart w:id="138" w:name="_Toc462599927"/>
      <w:r w:rsidRPr="382A6C4F">
        <w:rPr>
          <w:rFonts w:eastAsia="Arial" w:cs="Arial"/>
        </w:rPr>
        <w:t>O conhecimento é adquirido pela rede a partir do ambiente em que se encontra durante um processo de aprendizagem</w:t>
      </w:r>
      <w:bookmarkEnd w:id="138"/>
    </w:p>
    <w:p w14:paraId="51F77571" w14:textId="378CB30A" w:rsidR="005244A0" w:rsidRPr="009013AF" w:rsidRDefault="00886A90">
      <w:pPr>
        <w:pStyle w:val="PargrafodaLista"/>
        <w:numPr>
          <w:ilvl w:val="0"/>
          <w:numId w:val="2"/>
        </w:numPr>
        <w:rPr>
          <w:rFonts w:eastAsia="Arial" w:cs="Arial"/>
        </w:rPr>
        <w:pPrChange w:id="139" w:author="Mario" w:date="2017-07-16T20:48:00Z">
          <w:pPr/>
        </w:pPrChange>
      </w:pPr>
      <w:bookmarkStart w:id="140"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140"/>
    </w:p>
    <w:p w14:paraId="015807C2" w14:textId="7266C995" w:rsidR="005244A0" w:rsidRDefault="00233B56" w:rsidP="002078DB">
      <w:bookmarkStart w:id="141"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del w:id="142" w:author="mario" w:date="2017-07-15T09:24:00Z">
        <w:r w:rsidR="005244A0" w:rsidRPr="382A6C4F" w:rsidDel="007616A7">
          <w:rPr>
            <w:rFonts w:eastAsia="Arial" w:cs="Arial"/>
          </w:rPr>
          <w:delText xml:space="preserve">Rede Neural Artificial </w:delText>
        </w:r>
        <w:r w:rsidR="000300A5" w:rsidDel="007616A7">
          <w:rPr>
            <w:rFonts w:eastAsia="Arial" w:cs="Arial"/>
          </w:rPr>
          <w:delText>(RNA)</w:delText>
        </w:r>
      </w:del>
      <w:ins w:id="143" w:author="mario" w:date="2017-07-15T09:24:00Z">
        <w:r w:rsidR="007616A7">
          <w:rPr>
            <w:rFonts w:eastAsia="Arial" w:cs="Arial"/>
          </w:rPr>
          <w:t>RNA</w:t>
        </w:r>
      </w:ins>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End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9B6720" w:rsidRPr="009B6720">
            <w:rPr>
              <w:rFonts w:eastAsia="Arial"/>
              <w:noProof/>
            </w:rPr>
            <w:t>(TAFNER, 1998, p. 1)</w:t>
          </w:r>
          <w:r w:rsidR="00FF59C9">
            <w:rPr>
              <w:rFonts w:eastAsia="Arial"/>
            </w:rPr>
            <w:fldChar w:fldCharType="end"/>
          </w:r>
        </w:sdtContent>
      </w:sdt>
      <w:bookmarkEnd w:id="141"/>
    </w:p>
    <w:p w14:paraId="6228508D" w14:textId="77777777" w:rsidR="00C14377" w:rsidRPr="005244A0" w:rsidRDefault="00C14377" w:rsidP="009013AF">
      <w:pPr>
        <w:ind w:firstLine="0"/>
      </w:pPr>
    </w:p>
    <w:p w14:paraId="185E3A83" w14:textId="7424AF11" w:rsidR="00886A90" w:rsidRDefault="382A6C4F" w:rsidP="00B933AA">
      <w:pPr>
        <w:pStyle w:val="Citao"/>
      </w:pPr>
      <w:r>
        <w:t xml:space="preserve">O neurônio artificial é </w:t>
      </w:r>
      <w:proofErr w:type="gramStart"/>
      <w:r>
        <w:t>uma estrutura lógico-matemática que procura simular a forma, o comportamento e as funções de um neurônio biológico</w:t>
      </w:r>
      <w:proofErr w:type="gramEnd"/>
      <w:r>
        <w:t xml:space="preserve">.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p>
    <w:p w14:paraId="3E5D1650" w14:textId="77777777" w:rsidR="009013AF" w:rsidRPr="009013AF" w:rsidRDefault="009013AF" w:rsidP="009013AF"/>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Legenda"/>
      </w:pPr>
      <w:bookmarkStart w:id="144" w:name="_Ref463108960"/>
      <w:bookmarkStart w:id="145" w:name="_Toc465711382"/>
      <w:bookmarkStart w:id="146" w:name="_Toc486423002"/>
      <w:r>
        <w:lastRenderedPageBreak/>
        <w:t xml:space="preserve">Figura </w:t>
      </w:r>
      <w:r w:rsidR="00EA6CFC">
        <w:fldChar w:fldCharType="begin"/>
      </w:r>
      <w:r w:rsidR="00EA6CFC">
        <w:instrText xml:space="preserve"> SEQ Figura \* ARABIC </w:instrText>
      </w:r>
      <w:r w:rsidR="00EA6CFC">
        <w:fldChar w:fldCharType="separate"/>
      </w:r>
      <w:r w:rsidR="00A114EB">
        <w:rPr>
          <w:noProof/>
        </w:rPr>
        <w:t>1</w:t>
      </w:r>
      <w:r w:rsidR="00EA6CFC">
        <w:rPr>
          <w:noProof/>
        </w:rPr>
        <w:fldChar w:fldCharType="end"/>
      </w:r>
      <w:bookmarkEnd w:id="144"/>
      <w:r>
        <w:t>. Modelo de um Neurônio Artificial</w:t>
      </w:r>
      <w:bookmarkEnd w:id="145"/>
      <w:bookmarkEnd w:id="146"/>
    </w:p>
    <w:p w14:paraId="51A46605" w14:textId="77777777" w:rsidR="0053431D" w:rsidRPr="0053431D" w:rsidRDefault="0053431D" w:rsidP="0053431D"/>
    <w:p w14:paraId="5FB99F0B" w14:textId="6285B8A1" w:rsidR="006B717F" w:rsidRDefault="006B717F" w:rsidP="002F168E">
      <w:pPr>
        <w:pStyle w:val="Image"/>
      </w:pPr>
      <w:bookmarkStart w:id="147"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147"/>
    </w:p>
    <w:p w14:paraId="6F232718" w14:textId="6E852602" w:rsidR="006B717F" w:rsidRDefault="006B717F" w:rsidP="00ED5B11">
      <w:pPr>
        <w:pStyle w:val="Legenda"/>
      </w:pPr>
      <w:r>
        <w:t xml:space="preserve">Fonte: </w:t>
      </w:r>
      <w:sdt>
        <w:sdtPr>
          <w:id w:val="-257059422"/>
          <w:citation/>
        </w:sdtPr>
        <w:sdtEndPr/>
        <w:sdtContent>
          <w:r>
            <w:fldChar w:fldCharType="begin"/>
          </w:r>
          <w:r>
            <w:instrText xml:space="preserve"> CITATION Von10 \l 1046 </w:instrText>
          </w:r>
          <w:r>
            <w:fldChar w:fldCharType="separate"/>
          </w:r>
          <w:r w:rsidR="009B6720">
            <w:rPr>
              <w:noProof/>
            </w:rPr>
            <w:t>(VON ZUBEN e ATTUX, 2010)</w:t>
          </w:r>
          <w:r>
            <w:fldChar w:fldCharType="end"/>
          </w:r>
        </w:sdtContent>
      </w:sdt>
      <w:r w:rsidR="002E2FB6">
        <w:t>.</w:t>
      </w:r>
    </w:p>
    <w:p w14:paraId="2AA3AF70" w14:textId="77777777" w:rsidR="00B270AC" w:rsidRPr="00B270AC" w:rsidRDefault="00B270AC" w:rsidP="00B270AC"/>
    <w:p w14:paraId="15B528F6" w14:textId="142DCDB6" w:rsidR="00AD57AF" w:rsidRDefault="00C14377" w:rsidP="00B270AC">
      <w:pPr>
        <w:rPr>
          <w:rFonts w:eastAsia="Arial" w:cs="Arial"/>
        </w:rPr>
      </w:pPr>
      <w:bookmarkStart w:id="148" w:name="_Toc462599932"/>
      <w:r w:rsidRPr="382A6C4F">
        <w:rPr>
          <w:rFonts w:eastAsia="Arial" w:cs="Arial"/>
        </w:rPr>
        <w:t xml:space="preserve">A Equação </w:t>
      </w:r>
      <w:proofErr w:type="gramStart"/>
      <w:r w:rsidRPr="382A6C4F">
        <w:rPr>
          <w:rFonts w:eastAsia="Arial" w:cs="Arial"/>
        </w:rPr>
        <w:t>1</w:t>
      </w:r>
      <w:proofErr w:type="gramEnd"/>
      <w:r w:rsidRPr="382A6C4F">
        <w:rPr>
          <w:rFonts w:eastAsia="Arial" w:cs="Arial"/>
        </w:rPr>
        <w:t xml:space="preserve">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End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9B6720" w:rsidRPr="009B6720">
            <w:rPr>
              <w:rFonts w:eastAsia="Arial" w:cs="Arial"/>
              <w:noProof/>
            </w:rPr>
            <w:t>(VON ZUBEN e ATTUX, 2010)</w:t>
          </w:r>
          <w:r w:rsidRPr="00404D66">
            <w:rPr>
              <w:rFonts w:eastAsia="Arial" w:cs="Arial"/>
            </w:rPr>
            <w:fldChar w:fldCharType="end"/>
          </w:r>
        </w:sdtContent>
      </w:sdt>
      <w:bookmarkEnd w:id="148"/>
    </w:p>
    <w:p w14:paraId="4C108067" w14:textId="5C564524" w:rsidR="00AD57AF" w:rsidRDefault="00AD57AF" w:rsidP="00404D66">
      <w:pPr>
        <w:pStyle w:val="Legenda"/>
      </w:pPr>
      <w:bookmarkStart w:id="149" w:name="_Toc486423071"/>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149"/>
    </w:p>
    <w:p w14:paraId="6A9826E2" w14:textId="20A1EDC8" w:rsidR="001B3CD2" w:rsidRDefault="00C14377" w:rsidP="00ED5B11">
      <w:pPr>
        <w:pStyle w:val="Legenda"/>
      </w:pPr>
      <w:bookmarkStart w:id="150" w:name="_Toc462599933"/>
      <w:bookmarkStart w:id="151"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150"/>
      <w:bookmarkEnd w:id="151"/>
    </w:p>
    <w:p w14:paraId="30B10263" w14:textId="77777777" w:rsidR="006B717F" w:rsidRDefault="006B717F" w:rsidP="002078DB"/>
    <w:p w14:paraId="7E925548" w14:textId="04F08BBF" w:rsidR="00805E6B" w:rsidRPr="00A11CF8" w:rsidRDefault="00AD57AF" w:rsidP="002078DB">
      <w:r w:rsidRPr="00404D66">
        <w:t xml:space="preserve">Na </w:t>
      </w:r>
      <w:r w:rsidR="00EC18C2" w:rsidRPr="00AD57AF">
        <w:t>Equação</w:t>
      </w:r>
      <w:r w:rsidR="00EC18C2">
        <w:t xml:space="preserve"> 1</w:t>
      </w:r>
      <w:r w:rsidRPr="00404D66">
        <w:t xml:space="preserve">, </w:t>
      </w:r>
      <w:proofErr w:type="spellStart"/>
      <w:r w:rsidR="00804435">
        <w:t>y</w:t>
      </w:r>
      <w:r w:rsidR="002E2FB6" w:rsidRPr="00804435">
        <w:rPr>
          <w:vertAlign w:val="subscript"/>
        </w:rPr>
        <w:t>k</w:t>
      </w:r>
      <w:proofErr w:type="spellEnd"/>
      <w:r w:rsidR="00A11CF8" w:rsidRPr="00404D66">
        <w:t xml:space="preserve"> é a saída do neurônio, f representa a função de ativação, dentro dos parênteses um somatório dos sinais de entrada (</w:t>
      </w:r>
      <w:proofErr w:type="spellStart"/>
      <w:r w:rsidR="00A11CF8" w:rsidRPr="00404D66">
        <w:t>x</w:t>
      </w:r>
      <w:r w:rsidR="00A11CF8" w:rsidRPr="00804435">
        <w:rPr>
          <w:vertAlign w:val="subscript"/>
        </w:rPr>
        <w:t>j</w:t>
      </w:r>
      <w:proofErr w:type="spellEnd"/>
      <w:r w:rsidR="00A11CF8" w:rsidRPr="00404D66">
        <w:t>) com os pesos sinápticos (</w:t>
      </w:r>
      <w:proofErr w:type="spellStart"/>
      <w:r w:rsidR="00A11CF8" w:rsidRPr="00404D66">
        <w:t>w</w:t>
      </w:r>
      <w:r w:rsidR="00A11CF8" w:rsidRPr="00804435">
        <w:rPr>
          <w:vertAlign w:val="subscript"/>
        </w:rPr>
        <w:t>kj</w:t>
      </w:r>
      <w:proofErr w:type="spellEnd"/>
      <w:r w:rsidR="00A11CF8" w:rsidRPr="00404D66">
        <w:t>) com o bias (</w:t>
      </w:r>
      <w:proofErr w:type="spellStart"/>
      <w:r w:rsidR="00A11CF8" w:rsidRPr="00404D66">
        <w:t>b</w:t>
      </w:r>
      <w:r w:rsidR="00A11CF8" w:rsidRPr="00804435">
        <w:rPr>
          <w:vertAlign w:val="subscript"/>
        </w:rPr>
        <w:t>k</w:t>
      </w:r>
      <w:proofErr w:type="spellEnd"/>
      <w:r w:rsidR="00A11CF8" w:rsidRPr="00404D66">
        <w:t>).</w:t>
      </w:r>
      <w:r w:rsidR="00805E6B" w:rsidRPr="6103A698">
        <w:t xml:space="preserve"> </w:t>
      </w:r>
      <w:proofErr w:type="gramStart"/>
      <w:r w:rsidR="00823FC6">
        <w:t xml:space="preserve">O </w:t>
      </w:r>
      <w:r w:rsidR="00804435">
        <w:t>bias</w:t>
      </w:r>
      <w:proofErr w:type="gramEnd"/>
      <w:r w:rsidR="00804435">
        <w:t xml:space="preserve">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404D66">
        <w:t xml:space="preserve"> </w:t>
      </w:r>
      <w:sdt>
        <w:sdtPr>
          <w:id w:val="1361400878"/>
          <w:citation/>
        </w:sdtPr>
        <w:sdtEndPr/>
        <w:sdtContent>
          <w:r w:rsidR="00404D66">
            <w:fldChar w:fldCharType="begin"/>
          </w:r>
          <w:r w:rsidR="00404D66" w:rsidRPr="006102FB">
            <w:instrText xml:space="preserve"> CITATION Hay09 \l 1033 </w:instrText>
          </w:r>
          <w:r w:rsidR="00404D66">
            <w:fldChar w:fldCharType="separate"/>
          </w:r>
          <w:r w:rsidR="009B6720">
            <w:rPr>
              <w:noProof/>
            </w:rPr>
            <w:t>(HAYKIN, 2009)</w:t>
          </w:r>
          <w:r w:rsidR="00404D66">
            <w:fldChar w:fldCharType="end"/>
          </w:r>
        </w:sdtContent>
      </w:sdt>
      <w:r w:rsidR="009013AF">
        <w:t>.</w:t>
      </w:r>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Ttulo2"/>
      </w:pPr>
      <w:bookmarkStart w:id="152" w:name="_Toc462599934"/>
      <w:bookmarkStart w:id="153" w:name="_Toc465711344"/>
      <w:bookmarkStart w:id="154" w:name="_Toc486423138"/>
      <w:r>
        <w:lastRenderedPageBreak/>
        <w:t xml:space="preserve">Motivação para utilizar Redes Neurais na </w:t>
      </w:r>
      <w:bookmarkEnd w:id="152"/>
      <w:r w:rsidR="002E2FB6">
        <w:t>Predição.</w:t>
      </w:r>
      <w:bookmarkEnd w:id="153"/>
      <w:bookmarkEnd w:id="154"/>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155"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EndPr/>
        <w:sdtContent>
          <w:r w:rsidR="00685829">
            <w:fldChar w:fldCharType="begin"/>
          </w:r>
          <w:r w:rsidR="00685829">
            <w:instrText xml:space="preserve">CITATION Hay09 \l 1046 </w:instrText>
          </w:r>
          <w:r w:rsidR="00685829">
            <w:fldChar w:fldCharType="separate"/>
          </w:r>
          <w:r w:rsidR="009B6720">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155"/>
    </w:p>
    <w:p w14:paraId="5174C90D" w14:textId="16C86AF8" w:rsidR="00633B68" w:rsidRDefault="00633B68" w:rsidP="002078DB">
      <w:bookmarkStart w:id="156"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EndPr/>
        <w:sdtContent>
          <w:r>
            <w:fldChar w:fldCharType="begin"/>
          </w:r>
          <w:r w:rsidR="00135C3C">
            <w:instrText xml:space="preserve">CITATION Hay09 \l 1046 </w:instrText>
          </w:r>
          <w:r>
            <w:fldChar w:fldCharType="separate"/>
          </w:r>
          <w:r w:rsidR="009B6720">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156"/>
    </w:p>
    <w:p w14:paraId="48179982" w14:textId="77777777" w:rsidR="00633B68" w:rsidRDefault="00633B68" w:rsidP="002078DB"/>
    <w:p w14:paraId="6361E011" w14:textId="38E7702A" w:rsidR="00633B68" w:rsidRPr="00226508" w:rsidRDefault="00B933AA" w:rsidP="00AD1FC5">
      <w:pPr>
        <w:pStyle w:val="Ttulo2"/>
      </w:pPr>
      <w:bookmarkStart w:id="157" w:name="_Toc462599937"/>
      <w:bookmarkStart w:id="158" w:name="_Toc465711345"/>
      <w:bookmarkStart w:id="159" w:name="_Ref479839526"/>
      <w:bookmarkStart w:id="160" w:name="_Toc486423139"/>
      <w:r>
        <w:t>Funções</w:t>
      </w:r>
      <w:r w:rsidR="00633B68">
        <w:t xml:space="preserve"> de Ativação</w:t>
      </w:r>
      <w:bookmarkEnd w:id="157"/>
      <w:bookmarkEnd w:id="158"/>
      <w:bookmarkEnd w:id="159"/>
      <w:bookmarkEnd w:id="160"/>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31F55AFF" w14:textId="1439C0F8" w:rsidR="00F0378C" w:rsidRPr="00251A58" w:rsidRDefault="005244A0" w:rsidP="6103A698">
      <w:pPr>
        <w:rPr>
          <w:rFonts w:eastAsia="Arial" w:cs="Arial"/>
        </w:rPr>
      </w:pPr>
      <w:bookmarkStart w:id="161"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161"/>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EndPr/>
        <w:sdtContent>
          <w:r w:rsidR="00E92237">
            <w:fldChar w:fldCharType="begin"/>
          </w:r>
          <w:r w:rsidR="00135C3C">
            <w:instrText xml:space="preserve">CITATION Hay09 \l 1046 </w:instrText>
          </w:r>
          <w:r w:rsidR="00E92237">
            <w:fldChar w:fldCharType="separate"/>
          </w:r>
          <w:r w:rsidR="009B6720">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w:t>
      </w:r>
      <w:proofErr w:type="gramStart"/>
      <w:r w:rsidR="00E92237" w:rsidRPr="382A6C4F">
        <w:rPr>
          <w:rFonts w:eastAsia="Arial" w:cs="Arial"/>
        </w:rPr>
        <w:t>mantê</w:t>
      </w:r>
      <w:proofErr w:type="gramEnd"/>
      <w:r w:rsidR="00E92237" w:rsidRPr="382A6C4F">
        <w:rPr>
          <w:rFonts w:eastAsia="Arial" w:cs="Arial"/>
        </w:rPr>
        <w:t>-lo</w:t>
      </w:r>
      <w:r w:rsidR="004D0B35">
        <w:rPr>
          <w:rFonts w:eastAsia="Arial" w:cs="Arial"/>
        </w:rPr>
        <w:t>s</w:t>
      </w:r>
      <w:r w:rsidR="00E92237" w:rsidRPr="382A6C4F">
        <w:rPr>
          <w:rFonts w:eastAsia="Arial" w:cs="Arial"/>
        </w:rPr>
        <w:t xml:space="preserve"> inativo quando forem incorretas</w:t>
      </w:r>
      <w:r w:rsidR="00854F86" w:rsidRPr="382A6C4F">
        <w:rPr>
          <w:rFonts w:eastAsia="Arial" w:cs="Arial"/>
        </w:rPr>
        <w:t xml:space="preserve"> </w:t>
      </w:r>
      <w:sdt>
        <w:sdtPr>
          <w:id w:val="-1595925998"/>
          <w:citation/>
        </w:sdtPr>
        <w:sdtEndPr/>
        <w:sdtContent>
          <w:r w:rsidR="00854F86">
            <w:fldChar w:fldCharType="begin"/>
          </w:r>
          <w:r w:rsidR="00854F86">
            <w:instrText xml:space="preserve"> CITATION Rus05 \l 1046 </w:instrText>
          </w:r>
          <w:r w:rsidR="00854F86">
            <w:fldChar w:fldCharType="separate"/>
          </w:r>
          <w:r w:rsidR="009B6720">
            <w:rPr>
              <w:noProof/>
            </w:rPr>
            <w:t>(RUSSELL e NORVIG, 2005)</w:t>
          </w:r>
          <w:r w:rsidR="00854F86">
            <w:fldChar w:fldCharType="end"/>
          </w:r>
        </w:sdtContent>
      </w:sdt>
      <w:r w:rsidR="00854F86" w:rsidRPr="382A6C4F">
        <w:rPr>
          <w:rFonts w:eastAsia="Arial" w:cs="Arial"/>
        </w:rPr>
        <w:t>.</w:t>
      </w:r>
      <w:r w:rsidR="004D0B35">
        <w:rPr>
          <w:rFonts w:eastAsia="Arial" w:cs="Arial"/>
        </w:rPr>
        <w:t xml:space="preserve"> </w:t>
      </w:r>
      <w:r w:rsidR="00624AF7" w:rsidRPr="382A6C4F">
        <w:rPr>
          <w:rFonts w:eastAsia="Arial" w:cs="Arial"/>
        </w:rPr>
        <w:t xml:space="preserve">Existem vários tipos de funções de ativação, dentre elas a função linear (a), função rampa (b), função </w:t>
      </w:r>
      <w:proofErr w:type="spellStart"/>
      <w:r w:rsidR="00624AF7" w:rsidRPr="6103A698">
        <w:rPr>
          <w:rFonts w:eastAsia="Arial" w:cs="Arial"/>
          <w:i/>
          <w:iCs/>
        </w:rPr>
        <w:t>step</w:t>
      </w:r>
      <w:proofErr w:type="spellEnd"/>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00624AF7" w:rsidRPr="382A6C4F">
        <w:rPr>
          <w:rFonts w:eastAsia="Arial" w:cs="Arial"/>
        </w:rPr>
        <w:t>s</w:t>
      </w:r>
      <w:r w:rsidR="00804435">
        <w:rPr>
          <w:rFonts w:eastAsia="Arial" w:cs="Arial"/>
        </w:rPr>
        <w:t>s</w:t>
      </w:r>
      <w:r w:rsidR="00624AF7"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End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9B6720" w:rsidRPr="009B6720">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162" w:name="_Ref463108951"/>
      <w:bookmarkStart w:id="163" w:name="_Ref464057648"/>
      <w:bookmarkStart w:id="164" w:name="_Toc465711383"/>
      <w:r>
        <w:br w:type="page"/>
      </w:r>
    </w:p>
    <w:p w14:paraId="46415DD9" w14:textId="1FA59A07" w:rsidR="0053431D" w:rsidRDefault="0053431D" w:rsidP="0053431D">
      <w:pPr>
        <w:pStyle w:val="Legenda"/>
      </w:pPr>
      <w:bookmarkStart w:id="165" w:name="_Toc486423003"/>
      <w:r>
        <w:lastRenderedPageBreak/>
        <w:t xml:space="preserve">Figura </w:t>
      </w:r>
      <w:r w:rsidR="00EA6CFC">
        <w:fldChar w:fldCharType="begin"/>
      </w:r>
      <w:r w:rsidR="00EA6CFC">
        <w:instrText xml:space="preserve"> SEQ Figura \* ARABIC </w:instrText>
      </w:r>
      <w:r w:rsidR="00EA6CFC">
        <w:fldChar w:fldCharType="separate"/>
      </w:r>
      <w:r w:rsidR="00A114EB">
        <w:rPr>
          <w:noProof/>
        </w:rPr>
        <w:t>2</w:t>
      </w:r>
      <w:r w:rsidR="00EA6CFC">
        <w:rPr>
          <w:noProof/>
        </w:rPr>
        <w:fldChar w:fldCharType="end"/>
      </w:r>
      <w:bookmarkEnd w:id="162"/>
      <w:r w:rsidRPr="00930E48">
        <w:rPr>
          <w:noProof/>
        </w:rPr>
        <w:t>. Funções de ativação</w:t>
      </w:r>
      <w:bookmarkEnd w:id="163"/>
      <w:bookmarkEnd w:id="164"/>
      <w:bookmarkEnd w:id="165"/>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EndPr/>
        <w:sdtContent>
          <w:r>
            <w:fldChar w:fldCharType="begin"/>
          </w:r>
          <w:r w:rsidR="00942E42">
            <w:instrText xml:space="preserve">CITATION Roq09 \l 1046 </w:instrText>
          </w:r>
          <w:r>
            <w:fldChar w:fldCharType="separate"/>
          </w:r>
          <w:r w:rsidR="009B6720">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w:t>
      </w:r>
      <w:proofErr w:type="spellStart"/>
      <w:r w:rsidR="00404D66">
        <w:t>Competitive</w:t>
      </w:r>
      <w:proofErr w:type="spellEnd"/>
      <w:r w:rsidR="00404D66">
        <w:t xml:space="preserve">, Linear, LOG, </w:t>
      </w:r>
      <w:proofErr w:type="spellStart"/>
      <w:r w:rsidR="00404D66">
        <w:t>Sigmoid</w:t>
      </w:r>
      <w:proofErr w:type="spellEnd"/>
      <w:r w:rsidR="00404D66">
        <w:t xml:space="preserve">, Soft Max, </w:t>
      </w:r>
      <w:proofErr w:type="spellStart"/>
      <w:r w:rsidR="00404D66">
        <w:t>TanH</w:t>
      </w:r>
      <w:proofErr w:type="spellEnd"/>
      <w:r w:rsidR="00404D66">
        <w:t xml:space="preserve"> </w:t>
      </w:r>
      <w:sdt>
        <w:sdtPr>
          <w:id w:val="-1285578114"/>
          <w:citation/>
        </w:sdtPr>
        <w:sdtEndPr/>
        <w:sdtContent>
          <w:r w:rsidR="00D37837">
            <w:fldChar w:fldCharType="begin"/>
          </w:r>
          <w:r w:rsidR="00942E42">
            <w:instrText xml:space="preserve">CITATION Hea11 \l 1046 </w:instrText>
          </w:r>
          <w:r w:rsidR="00D37837">
            <w:fldChar w:fldCharType="separate"/>
          </w:r>
          <w:r w:rsidR="009B6720">
            <w:rPr>
              <w:noProof/>
            </w:rPr>
            <w:t>(HEATON, 2011)</w:t>
          </w:r>
          <w:r w:rsidR="00D37837">
            <w:fldChar w:fldCharType="end"/>
          </w:r>
        </w:sdtContent>
      </w:sdt>
      <w:r w:rsidR="00404D66">
        <w:t xml:space="preserve">, Elliott, </w:t>
      </w:r>
      <w:proofErr w:type="spellStart"/>
      <w:r w:rsidR="00404D66">
        <w:t>Symmetric</w:t>
      </w:r>
      <w:proofErr w:type="spellEnd"/>
      <w:r w:rsidR="00404D66">
        <w:t xml:space="preserve"> Elliott </w:t>
      </w:r>
      <w:sdt>
        <w:sdtPr>
          <w:id w:val="-2090064760"/>
          <w:citation/>
        </w:sdtPr>
        <w:sdtEndPr/>
        <w:sdtContent>
          <w:r w:rsidR="00404D66">
            <w:fldChar w:fldCharType="begin"/>
          </w:r>
          <w:r w:rsidR="00404D66" w:rsidRPr="00404D66">
            <w:instrText xml:space="preserve"> CITATION Win15 \l 1033 </w:instrText>
          </w:r>
          <w:r w:rsidR="00404D66">
            <w:fldChar w:fldCharType="separate"/>
          </w:r>
          <w:r w:rsidR="009B6720">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166" w:name="_Toc465711355"/>
      <w:bookmarkStart w:id="167" w:name="_Toc486423140"/>
      <w:r>
        <w:t>Topologias</w:t>
      </w:r>
      <w:r w:rsidR="002CE37B">
        <w:t xml:space="preserve"> da</w:t>
      </w:r>
      <w:r w:rsidR="003726B2">
        <w:t>s</w:t>
      </w:r>
      <w:r w:rsidR="002CE37B">
        <w:t xml:space="preserve"> Rede</w:t>
      </w:r>
      <w:r w:rsidR="003726B2">
        <w:t>s</w:t>
      </w:r>
      <w:r w:rsidR="002CE37B">
        <w:t xml:space="preserve"> </w:t>
      </w:r>
      <w:bookmarkEnd w:id="166"/>
      <w:r w:rsidR="003726B2">
        <w:t>Neurais</w:t>
      </w:r>
      <w:bookmarkEnd w:id="167"/>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proofErr w:type="spellStart"/>
      <w:r w:rsidR="00286BBD" w:rsidRPr="6103A698">
        <w:rPr>
          <w:i/>
          <w:iCs/>
        </w:rPr>
        <w:t>feed-forward</w:t>
      </w:r>
      <w:proofErr w:type="spellEnd"/>
      <w:r w:rsidR="00286BBD">
        <w:t xml:space="preserve"> (alinhadas à frente) e </w:t>
      </w:r>
      <w:proofErr w:type="spellStart"/>
      <w:r w:rsidR="00286BBD" w:rsidRPr="6103A698">
        <w:rPr>
          <w:i/>
          <w:iCs/>
        </w:rPr>
        <w:t>recurrent</w:t>
      </w:r>
      <w:proofErr w:type="spellEnd"/>
      <w:r w:rsidR="00286BBD" w:rsidRPr="6103A698">
        <w:rPr>
          <w:i/>
          <w:iCs/>
        </w:rPr>
        <w:t xml:space="preserve"> network</w:t>
      </w:r>
      <w:r w:rsidR="00286BBD">
        <w:t xml:space="preserve"> (redes recorrentes)</w:t>
      </w:r>
      <w:r w:rsidRPr="6103A698">
        <w:t xml:space="preserve"> </w:t>
      </w:r>
      <w:sdt>
        <w:sdtPr>
          <w:id w:val="-699005528"/>
          <w:citation/>
        </w:sdtPr>
        <w:sdtEndPr/>
        <w:sdtContent>
          <w:r>
            <w:fldChar w:fldCharType="begin"/>
          </w:r>
          <w:r>
            <w:instrText xml:space="preserve"> CITATION Rus05 \l 1046 </w:instrText>
          </w:r>
          <w:r>
            <w:fldChar w:fldCharType="separate"/>
          </w:r>
          <w:r w:rsidR="009B6720">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168" w:name="_Toc465711356"/>
      <w:bookmarkStart w:id="169" w:name="_Toc486423141"/>
      <w:proofErr w:type="spellStart"/>
      <w:r>
        <w:t>Feed-Forward</w:t>
      </w:r>
      <w:bookmarkEnd w:id="168"/>
      <w:bookmarkEnd w:id="169"/>
      <w:proofErr w:type="spellEnd"/>
    </w:p>
    <w:p w14:paraId="7625D438" w14:textId="280DFD0D" w:rsidR="00E740A4" w:rsidRDefault="00E740A4" w:rsidP="002078DB">
      <w:pPr>
        <w:rPr>
          <w:ins w:id="170" w:author="mario" w:date="2017-07-15T09:26:00Z"/>
        </w:rPr>
      </w:pPr>
      <w:r>
        <w:t xml:space="preserve">As redes </w:t>
      </w:r>
      <w:proofErr w:type="spellStart"/>
      <w:r w:rsidRPr="00404D66">
        <w:rPr>
          <w:i/>
        </w:rPr>
        <w:t>feed-forward</w:t>
      </w:r>
      <w:proofErr w:type="spellEnd"/>
      <w:r>
        <w:t xml:space="preserve"> podem conter uma</w:t>
      </w:r>
      <w:r w:rsidR="00895283" w:rsidRPr="6103A698">
        <w:t xml:space="preserve"> (</w:t>
      </w:r>
      <w:r w:rsidR="00895283" w:rsidRPr="6103A698">
        <w:rPr>
          <w:i/>
          <w:iCs/>
        </w:rPr>
        <w:t>single-</w:t>
      </w:r>
      <w:proofErr w:type="spellStart"/>
      <w:r w:rsidR="00895283" w:rsidRPr="6103A698">
        <w:rPr>
          <w:i/>
          <w:iCs/>
        </w:rPr>
        <w:t>layer</w:t>
      </w:r>
      <w:proofErr w:type="spellEnd"/>
      <w:r w:rsidR="00895283" w:rsidRPr="6103A698">
        <w:t>)</w:t>
      </w:r>
      <w:r>
        <w:t xml:space="preserve"> ou mais camadas (</w:t>
      </w:r>
      <w:proofErr w:type="spellStart"/>
      <w:r w:rsidRPr="6103A698">
        <w:rPr>
          <w:i/>
          <w:iCs/>
        </w:rPr>
        <w:t>multilayer</w:t>
      </w:r>
      <w:proofErr w:type="spellEnd"/>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EndPr/>
        <w:sdtContent>
          <w:r w:rsidR="00135C3C">
            <w:fldChar w:fldCharType="begin"/>
          </w:r>
          <w:r w:rsidR="00135C3C">
            <w:instrText xml:space="preserve"> CITATION Hay09 \l 1046 </w:instrText>
          </w:r>
          <w:r w:rsidR="00135C3C">
            <w:fldChar w:fldCharType="separate"/>
          </w:r>
          <w:r w:rsidR="009B6720">
            <w:rPr>
              <w:noProof/>
            </w:rPr>
            <w:t>(HAYKIN, 2009)</w:t>
          </w:r>
          <w:r w:rsidR="00135C3C">
            <w:fldChar w:fldCharType="end"/>
          </w:r>
        </w:sdtContent>
      </w:sdt>
    </w:p>
    <w:p w14:paraId="077DA94E" w14:textId="77777777" w:rsidR="009F4FA6" w:rsidRDefault="009F4FA6" w:rsidP="009F4FA6">
      <w:pPr>
        <w:rPr>
          <w:ins w:id="171" w:author="mario" w:date="2017-07-15T09:26:00Z"/>
        </w:rPr>
      </w:pPr>
      <w:ins w:id="172" w:author="mario" w:date="2017-07-15T09:26:00Z">
        <w:r>
          <w:t xml:space="preserve">A </w:t>
        </w:r>
        <w:r>
          <w:fldChar w:fldCharType="begin"/>
        </w:r>
        <w:r>
          <w:instrText xml:space="preserve"> REF _Ref463108914 \h </w:instrText>
        </w:r>
      </w:ins>
      <w:ins w:id="173" w:author="mario" w:date="2017-07-15T09:26:00Z">
        <w:r>
          <w:fldChar w:fldCharType="separate"/>
        </w:r>
        <w:r>
          <w:t xml:space="preserve">Figura </w:t>
        </w:r>
        <w:r>
          <w:rPr>
            <w:noProof/>
          </w:rPr>
          <w:t>3</w:t>
        </w:r>
        <w:r>
          <w:fldChar w:fldCharType="end"/>
        </w:r>
        <w:r>
          <w:t xml:space="preserve">, mostra que os dados têm um fluxo que vai da camada de entrada, passando pelas camadas escondidas (se houver) e por fim vai para a camada de </w:t>
        </w:r>
        <w:r>
          <w:lastRenderedPageBreak/>
          <w:t>saída. Além disso, após passar por uma camada, o dado nunca volta para uma camada anterior nem permanece na atual</w:t>
        </w:r>
        <w:r w:rsidRPr="709AD7E9">
          <w:t>.</w:t>
        </w:r>
      </w:ins>
    </w:p>
    <w:p w14:paraId="1C7BEDE6" w14:textId="299F012B" w:rsidR="0053431D" w:rsidRPr="002F711A" w:rsidRDefault="0053431D" w:rsidP="009F4FA6">
      <w:pPr>
        <w:pStyle w:val="Legenda"/>
      </w:pPr>
      <w:bookmarkStart w:id="174" w:name="_Ref463108914"/>
      <w:bookmarkStart w:id="175" w:name="_Toc465711389"/>
      <w:bookmarkStart w:id="176" w:name="_Toc486423004"/>
      <w:r>
        <w:t xml:space="preserve">Figura </w:t>
      </w:r>
      <w:r w:rsidR="00EA6CFC">
        <w:fldChar w:fldCharType="begin"/>
      </w:r>
      <w:r w:rsidR="00EA6CFC">
        <w:instrText xml:space="preserve"> SEQ Figura \* ARABIC </w:instrText>
      </w:r>
      <w:r w:rsidR="00EA6CFC">
        <w:fldChar w:fldCharType="separate"/>
      </w:r>
      <w:r w:rsidR="00404D66">
        <w:rPr>
          <w:noProof/>
        </w:rPr>
        <w:t>3</w:t>
      </w:r>
      <w:r w:rsidR="00EA6CFC">
        <w:rPr>
          <w:noProof/>
        </w:rPr>
        <w:fldChar w:fldCharType="end"/>
      </w:r>
      <w:bookmarkEnd w:id="174"/>
      <w:r w:rsidRPr="6103A698">
        <w:t xml:space="preserve">. </w:t>
      </w:r>
      <w:proofErr w:type="spellStart"/>
      <w:r w:rsidRPr="00A40E6B">
        <w:t>Multilayer</w:t>
      </w:r>
      <w:proofErr w:type="spellEnd"/>
      <w:r w:rsidRPr="6103A698">
        <w:t xml:space="preserve"> </w:t>
      </w:r>
      <w:proofErr w:type="spellStart"/>
      <w:r w:rsidRPr="00A40E6B">
        <w:t>perceptron</w:t>
      </w:r>
      <w:proofErr w:type="spellEnd"/>
      <w:r w:rsidRPr="00A40E6B">
        <w:t xml:space="preserve"> (MLP)</w:t>
      </w:r>
      <w:bookmarkEnd w:id="175"/>
      <w:bookmarkEnd w:id="176"/>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EndPr/>
        <w:sdtContent>
          <w:r>
            <w:rPr>
              <w:lang w:val="en-US"/>
            </w:rPr>
            <w:fldChar w:fldCharType="begin"/>
          </w:r>
          <w:r w:rsidRPr="002F711A">
            <w:instrText xml:space="preserve">CITATION Hay09 \l 1046 </w:instrText>
          </w:r>
          <w:r>
            <w:rPr>
              <w:lang w:val="en-US"/>
            </w:rPr>
            <w:fldChar w:fldCharType="separate"/>
          </w:r>
          <w:r w:rsidR="009B6720">
            <w:rPr>
              <w:noProof/>
            </w:rPr>
            <w:t>(HAYKIN, 2009)</w:t>
          </w:r>
          <w:r>
            <w:rPr>
              <w:lang w:val="en-US"/>
            </w:rPr>
            <w:fldChar w:fldCharType="end"/>
          </w:r>
        </w:sdtContent>
      </w:sdt>
    </w:p>
    <w:p w14:paraId="04B5B303" w14:textId="77777777" w:rsidR="00C60C63" w:rsidRPr="00982F5C" w:rsidRDefault="00C60C63" w:rsidP="00C60C63"/>
    <w:p w14:paraId="29DC6AFB" w14:textId="46964669" w:rsidR="709AD7E9" w:rsidDel="009F4FA6" w:rsidRDefault="00372529" w:rsidP="00D83D40">
      <w:pPr>
        <w:rPr>
          <w:del w:id="177" w:author="mario" w:date="2017-07-15T09:26:00Z"/>
        </w:rPr>
      </w:pPr>
      <w:del w:id="178" w:author="mario" w:date="2017-07-15T09:26:00Z">
        <w:r w:rsidDel="009F4FA6">
          <w:delText>N</w:delText>
        </w:r>
        <w:r w:rsidR="00135C3C" w:rsidRPr="00135C3C" w:rsidDel="009F4FA6">
          <w:delText>a</w:delText>
        </w:r>
        <w:r w:rsidR="00701AE4" w:rsidDel="009F4FA6">
          <w:delText xml:space="preserve"> </w:delText>
        </w:r>
        <w:r w:rsidR="00701AE4" w:rsidDel="009F4FA6">
          <w:fldChar w:fldCharType="begin"/>
        </w:r>
        <w:r w:rsidR="00701AE4" w:rsidDel="009F4FA6">
          <w:delInstrText xml:space="preserve"> REF _Ref463108914 \h </w:delInstrText>
        </w:r>
        <w:r w:rsidR="00701AE4" w:rsidDel="009F4FA6">
          <w:fldChar w:fldCharType="separate"/>
        </w:r>
        <w:r w:rsidR="00404D66" w:rsidDel="009F4FA6">
          <w:delText xml:space="preserve">Figura </w:delText>
        </w:r>
        <w:r w:rsidR="00404D66" w:rsidDel="009F4FA6">
          <w:rPr>
            <w:noProof/>
          </w:rPr>
          <w:delText>3</w:delText>
        </w:r>
        <w:r w:rsidR="00701AE4" w:rsidDel="009F4FA6">
          <w:fldChar w:fldCharType="end"/>
        </w:r>
        <w:r w:rsidR="00135C3C" w:rsidDel="009F4FA6">
          <w:delText xml:space="preserve">, percebe-se que os dados têm um fluxo que vai da camada de entrada, passando pelas camadas escondidas (se </w:delText>
        </w:r>
        <w:r w:rsidDel="009F4FA6">
          <w:delText>houver</w:delText>
        </w:r>
        <w:r w:rsidR="00135C3C" w:rsidDel="009F4FA6">
          <w:delText>) e por fim vai para a camada de saída. Além disso, após passar por uma camada, o dado nunca volta para uma camada anterior</w:delText>
        </w:r>
        <w:r w:rsidR="007860E0" w:rsidDel="009F4FA6">
          <w:delText xml:space="preserve"> nem </w:delText>
        </w:r>
        <w:r w:rsidR="00804435" w:rsidDel="009F4FA6">
          <w:delText>permanece na atual</w:delText>
        </w:r>
        <w:r w:rsidR="00135C3C" w:rsidRPr="709AD7E9" w:rsidDel="009F4FA6">
          <w:delText>.</w:delText>
        </w:r>
      </w:del>
    </w:p>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179" w:name="_Ref478497315"/>
      <w:r>
        <w:t xml:space="preserve">Incorporação do Tempo em </w:t>
      </w:r>
      <w:proofErr w:type="spellStart"/>
      <w:r>
        <w:t>Feed-Forward</w:t>
      </w:r>
      <w:bookmarkEnd w:id="179"/>
      <w:proofErr w:type="spellEnd"/>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EndPr/>
        <w:sdtContent>
          <w:r w:rsidR="003E6047">
            <w:fldChar w:fldCharType="begin"/>
          </w:r>
          <w:r w:rsidR="003E6047">
            <w:instrText xml:space="preserve"> CITATION Hay09 \l 1046 </w:instrText>
          </w:r>
          <w:r w:rsidR="003E6047">
            <w:fldChar w:fldCharType="separate"/>
          </w:r>
          <w:r w:rsidR="009B6720">
            <w:rPr>
              <w:noProof/>
            </w:rPr>
            <w:t>(HAYKIN, 2009)</w:t>
          </w:r>
          <w:r w:rsidR="003E6047">
            <w:fldChar w:fldCharType="end"/>
          </w:r>
        </w:sdtContent>
      </w:sdt>
      <w:r w:rsidR="003E6047">
        <w:t>.</w:t>
      </w:r>
    </w:p>
    <w:p w14:paraId="50F31668" w14:textId="0D496BD7" w:rsidR="00372529" w:rsidRDefault="6103A698" w:rsidP="00B81B91">
      <w:pPr>
        <w:rPr>
          <w:ins w:id="180" w:author="mario" w:date="2017-07-15T09:28:00Z"/>
        </w:rPr>
      </w:pPr>
      <w:r>
        <w:lastRenderedPageBreak/>
        <w:t>Um exemplo para este caso</w:t>
      </w:r>
      <w:r w:rsidR="00B81B91">
        <w:t xml:space="preserve"> é</w:t>
      </w:r>
      <w:r>
        <w:t xml:space="preserve"> a </w:t>
      </w:r>
      <w:proofErr w:type="spellStart"/>
      <w:r w:rsidRPr="6103A698">
        <w:rPr>
          <w:i/>
          <w:iCs/>
        </w:rPr>
        <w:t>focused</w:t>
      </w:r>
      <w:proofErr w:type="spellEnd"/>
      <w:r w:rsidRPr="6103A698">
        <w:rPr>
          <w:i/>
          <w:iCs/>
        </w:rPr>
        <w:t xml:space="preserve"> time </w:t>
      </w:r>
      <w:proofErr w:type="spellStart"/>
      <w:r w:rsidRPr="6103A698">
        <w:rPr>
          <w:i/>
          <w:iCs/>
        </w:rPr>
        <w:t>lagged</w:t>
      </w:r>
      <w:proofErr w:type="spellEnd"/>
      <w:r w:rsidRPr="6103A698">
        <w:rPr>
          <w:i/>
          <w:iCs/>
        </w:rPr>
        <w:t xml:space="preserve"> </w:t>
      </w:r>
      <w:proofErr w:type="spellStart"/>
      <w:r w:rsidRPr="6103A698">
        <w:rPr>
          <w:i/>
          <w:iCs/>
        </w:rPr>
        <w:t>feed-forward</w:t>
      </w:r>
      <w:proofErr w:type="spellEnd"/>
      <w:r w:rsidRPr="6103A698">
        <w:rPr>
          <w:i/>
          <w:iCs/>
        </w:rPr>
        <w:t xml:space="preserve"> network</w:t>
      </w:r>
      <w:r w:rsidR="004D0B35" w:rsidRPr="004D0B35">
        <w:t xml:space="preserve"> </w:t>
      </w:r>
      <w:r w:rsidR="004D0B35">
        <w:t>(TLFN focada)</w:t>
      </w:r>
      <w:r>
        <w:t xml:space="preserve">, </w:t>
      </w:r>
      <w:r w:rsidR="00372529">
        <w:t xml:space="preserve">na qual </w:t>
      </w:r>
      <w:r>
        <w:t xml:space="preserve">os atrasos de tempo são incorporados somente na camada de entrada. </w:t>
      </w:r>
    </w:p>
    <w:p w14:paraId="79D6CCE3" w14:textId="7B3880C3" w:rsidR="009F4FA6" w:rsidRDefault="004D0B35" w:rsidP="009F4FA6">
      <w:r>
        <w:t>Na</w:t>
      </w:r>
      <w:moveToRangeStart w:id="181" w:author="mario" w:date="2017-07-15T09:28:00Z" w:name="move487874215"/>
      <w:moveTo w:id="182" w:author="mario" w:date="2017-07-15T09:28:00Z">
        <w:r w:rsidR="009F4FA6">
          <w:t xml:space="preserve"> </w:t>
        </w:r>
        <w:r w:rsidR="009F4FA6">
          <w:fldChar w:fldCharType="begin"/>
        </w:r>
        <w:r w:rsidR="009F4FA6">
          <w:instrText xml:space="preserve"> REF _Ref484419267 \h </w:instrText>
        </w:r>
      </w:moveTo>
      <w:moveTo w:id="183" w:author="mario" w:date="2017-07-15T09:28:00Z">
        <w:r w:rsidR="009F4FA6">
          <w:fldChar w:fldCharType="separate"/>
        </w:r>
        <w:r w:rsidR="009F4FA6">
          <w:t xml:space="preserve">Figura </w:t>
        </w:r>
        <w:r w:rsidR="009F4FA6">
          <w:rPr>
            <w:noProof/>
          </w:rPr>
          <w:t>4</w:t>
        </w:r>
        <w:r w:rsidR="009F4FA6">
          <w:fldChar w:fldCharType="end"/>
        </w:r>
      </w:moveTo>
      <w:ins w:id="184" w:author="Mario" w:date="2017-07-16T20:55:00Z">
        <w:r>
          <w:t xml:space="preserve"> é</w:t>
        </w:r>
      </w:ins>
      <w:moveTo w:id="185" w:author="mario" w:date="2017-07-15T09:28:00Z">
        <w:r w:rsidR="009F4FA6">
          <w:t xml:space="preserve"> ilustra</w:t>
        </w:r>
      </w:moveTo>
      <w:ins w:id="186" w:author="Mario" w:date="2017-07-16T20:55:00Z">
        <w:r>
          <w:t>da</w:t>
        </w:r>
      </w:ins>
      <w:moveTo w:id="187" w:author="mario" w:date="2017-07-15T09:28:00Z">
        <w:r w:rsidR="009F4FA6">
          <w:t xml:space="preserve"> uma TLFN focada, na qual as</w:t>
        </w:r>
        <w:r w:rsidR="009F4FA6" w:rsidRPr="43C6375D">
          <w:t xml:space="preserve"> entradas são apresentadas à camada de entrada neurônio por neurônio, ou seja, com um </w:t>
        </w:r>
        <w:proofErr w:type="spellStart"/>
        <w:r w:rsidR="009F4FA6" w:rsidRPr="6103A698">
          <w:rPr>
            <w:i/>
            <w:iCs/>
          </w:rPr>
          <w:t>delay</w:t>
        </w:r>
        <w:proofErr w:type="spellEnd"/>
        <w:r w:rsidR="009F4FA6" w:rsidRPr="6103A698">
          <w:rPr>
            <w:i/>
            <w:iCs/>
          </w:rPr>
          <w:t xml:space="preserve">. </w:t>
        </w:r>
        <w:r w:rsidR="009F4FA6">
          <w:t>O</w:t>
        </w:r>
        <w:r w:rsidR="009F4FA6" w:rsidRPr="43C6375D">
          <w:t xml:space="preserve"> primeiro neurônio</w:t>
        </w:r>
        <w:r w:rsidR="009F4FA6">
          <w:t xml:space="preserve"> alimentado com o dado do instante n</w:t>
        </w:r>
        <w:r w:rsidR="009F4FA6" w:rsidRPr="43C6375D">
          <w:t>,</w:t>
        </w:r>
        <w:r w:rsidR="009F4FA6">
          <w:t xml:space="preserve"> o segundo com o dado d</w:t>
        </w:r>
        <w:r w:rsidR="009F4FA6" w:rsidRPr="43C6375D">
          <w:t xml:space="preserve">o </w:t>
        </w:r>
        <w:r w:rsidR="009F4FA6">
          <w:t>n</w:t>
        </w:r>
        <w:r w:rsidR="009F4FA6" w:rsidRPr="6103A698">
          <w:rPr>
            <w:i/>
            <w:iCs/>
          </w:rPr>
          <w:t>-1</w:t>
        </w:r>
        <w:r w:rsidR="009F4FA6">
          <w:t xml:space="preserve"> </w:t>
        </w:r>
        <w:r w:rsidR="009F4FA6" w:rsidRPr="43C6375D">
          <w:t>e assim por diante, até atingir</w:t>
        </w:r>
        <w:r w:rsidR="009F4FA6">
          <w:t xml:space="preserve"> todos os neurônios da camada (p)</w:t>
        </w:r>
        <w:r w:rsidR="009F4FA6" w:rsidRPr="6103A698">
          <w:t>.</w:t>
        </w:r>
      </w:moveTo>
    </w:p>
    <w:moveToRangeEnd w:id="181"/>
    <w:p w14:paraId="60B77A2C" w14:textId="77777777" w:rsidR="009F4FA6" w:rsidRDefault="009F4FA6" w:rsidP="00B81B91"/>
    <w:p w14:paraId="164D307A" w14:textId="77777777" w:rsidR="009F4FA6" w:rsidRDefault="009F4FA6" w:rsidP="00B81B91">
      <w:pPr>
        <w:rPr>
          <w:b/>
          <w:bCs/>
          <w:sz w:val="20"/>
          <w:szCs w:val="20"/>
        </w:rPr>
      </w:pPr>
    </w:p>
    <w:p w14:paraId="2FD8288B" w14:textId="03A7B792" w:rsidR="0053431D" w:rsidRDefault="0053431D" w:rsidP="0053431D">
      <w:pPr>
        <w:pStyle w:val="Legenda"/>
      </w:pPr>
      <w:bookmarkStart w:id="188" w:name="_Ref484419267"/>
      <w:bookmarkStart w:id="189" w:name="_Ref484419251"/>
      <w:bookmarkStart w:id="190" w:name="_Toc486423005"/>
      <w:r>
        <w:t xml:space="preserve">Figura </w:t>
      </w:r>
      <w:r w:rsidR="00EA6CFC">
        <w:fldChar w:fldCharType="begin"/>
      </w:r>
      <w:r w:rsidR="00EA6CFC">
        <w:instrText xml:space="preserve"> SEQ Figura \* ARABIC </w:instrText>
      </w:r>
      <w:r w:rsidR="00EA6CFC">
        <w:fldChar w:fldCharType="separate"/>
      </w:r>
      <w:r w:rsidR="00404D66">
        <w:rPr>
          <w:noProof/>
        </w:rPr>
        <w:t>4</w:t>
      </w:r>
      <w:r w:rsidR="00EA6CFC">
        <w:rPr>
          <w:noProof/>
        </w:rPr>
        <w:fldChar w:fldCharType="end"/>
      </w:r>
      <w:bookmarkEnd w:id="188"/>
      <w:r w:rsidRPr="00A15138">
        <w:t>. TLFN focada.</w:t>
      </w:r>
      <w:bookmarkEnd w:id="189"/>
      <w:bookmarkEnd w:id="190"/>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EndPr/>
        <w:sdtContent>
          <w:r>
            <w:fldChar w:fldCharType="begin"/>
          </w:r>
          <w:r>
            <w:instrText xml:space="preserve"> CITATION Hay98 \l 1046 </w:instrText>
          </w:r>
          <w:r>
            <w:fldChar w:fldCharType="separate"/>
          </w:r>
          <w:r w:rsidR="009B6720">
            <w:rPr>
              <w:noProof/>
            </w:rPr>
            <w:t>(HAYKIN, 1998)</w:t>
          </w:r>
          <w:r>
            <w:fldChar w:fldCharType="end"/>
          </w:r>
        </w:sdtContent>
      </w:sdt>
    </w:p>
    <w:p w14:paraId="526B9116" w14:textId="40730747" w:rsidR="0FA3FDBF" w:rsidRDefault="0FA3FDBF" w:rsidP="002078DB"/>
    <w:p w14:paraId="15CAEC25" w14:textId="2AB79B03" w:rsidR="0FA3FDBF" w:rsidDel="009F4FA6" w:rsidRDefault="00B55EA5" w:rsidP="002078DB">
      <w:moveFromRangeStart w:id="191" w:author="mario" w:date="2017-07-15T09:28:00Z" w:name="move487874215"/>
      <w:moveFrom w:id="192" w:author="mario" w:date="2017-07-15T09:28:00Z">
        <w:r w:rsidRPr="43C6375D" w:rsidDel="009F4FA6">
          <w:t>A</w:t>
        </w:r>
        <w:r w:rsidR="00404D66" w:rsidDel="009F4FA6">
          <w:t xml:space="preserve"> </w:t>
        </w:r>
        <w:r w:rsidR="00404D66" w:rsidDel="009F4FA6">
          <w:fldChar w:fldCharType="begin"/>
        </w:r>
        <w:r w:rsidR="00404D66" w:rsidDel="009F4FA6">
          <w:instrText xml:space="preserve"> REF _Ref484419267 \h </w:instrText>
        </w:r>
      </w:moveFrom>
      <w:del w:id="193" w:author="mario" w:date="2017-07-15T09:28:00Z"/>
      <w:moveFrom w:id="194" w:author="mario" w:date="2017-07-15T09:28:00Z">
        <w:r w:rsidR="00404D66" w:rsidDel="009F4FA6">
          <w:fldChar w:fldCharType="separate"/>
        </w:r>
        <w:r w:rsidR="00404D66" w:rsidDel="009F4FA6">
          <w:t xml:space="preserve">Figura </w:t>
        </w:r>
        <w:r w:rsidR="00404D66" w:rsidDel="009F4FA6">
          <w:rPr>
            <w:noProof/>
          </w:rPr>
          <w:t>4</w:t>
        </w:r>
        <w:r w:rsidR="00404D66" w:rsidDel="009F4FA6">
          <w:fldChar w:fldCharType="end"/>
        </w:r>
        <w:r w:rsidR="00404D66" w:rsidDel="009F4FA6">
          <w:t xml:space="preserve"> </w:t>
        </w:r>
        <w:r w:rsidDel="009F4FA6">
          <w:t xml:space="preserve">ilustra uma TLFN focada, </w:t>
        </w:r>
        <w:r w:rsidR="00372529" w:rsidDel="009F4FA6">
          <w:t xml:space="preserve">na qual </w:t>
        </w:r>
        <w:r w:rsidDel="009F4FA6">
          <w:t>as</w:t>
        </w:r>
        <w:r w:rsidR="43C6375D" w:rsidRPr="43C6375D" w:rsidDel="009F4FA6">
          <w:t xml:space="preserve"> entradas são apresentadas à camada de entrada neurônio por neurônio, ou seja, com um </w:t>
        </w:r>
        <w:r w:rsidR="43C6375D" w:rsidRPr="6103A698" w:rsidDel="009F4FA6">
          <w:rPr>
            <w:i/>
            <w:iCs/>
          </w:rPr>
          <w:t xml:space="preserve">delay. </w:t>
        </w:r>
        <w:r w:rsidR="006102FB" w:rsidDel="009F4FA6">
          <w:t>O</w:t>
        </w:r>
        <w:r w:rsidR="43C6375D" w:rsidRPr="43C6375D" w:rsidDel="009F4FA6">
          <w:t xml:space="preserve"> primeiro neurônio</w:t>
        </w:r>
        <w:r w:rsidR="007D33BC" w:rsidDel="009F4FA6">
          <w:t xml:space="preserve"> </w:t>
        </w:r>
        <w:r w:rsidR="006102FB" w:rsidDel="009F4FA6">
          <w:t>alimentado com o dado do instante n</w:t>
        </w:r>
        <w:r w:rsidR="43C6375D" w:rsidRPr="43C6375D" w:rsidDel="009F4FA6">
          <w:t>,</w:t>
        </w:r>
        <w:r w:rsidR="006102FB" w:rsidDel="009F4FA6">
          <w:t xml:space="preserve"> o segundo com o dado d</w:t>
        </w:r>
        <w:r w:rsidR="43C6375D" w:rsidRPr="43C6375D" w:rsidDel="009F4FA6">
          <w:t xml:space="preserve">o </w:t>
        </w:r>
        <w:r w:rsidR="0091376C" w:rsidDel="009F4FA6">
          <w:t>n</w:t>
        </w:r>
        <w:r w:rsidR="0091376C" w:rsidRPr="6103A698" w:rsidDel="009F4FA6">
          <w:rPr>
            <w:i/>
            <w:iCs/>
          </w:rPr>
          <w:t>-</w:t>
        </w:r>
        <w:r w:rsidR="43C6375D" w:rsidRPr="6103A698" w:rsidDel="009F4FA6">
          <w:rPr>
            <w:i/>
            <w:iCs/>
          </w:rPr>
          <w:t>1</w:t>
        </w:r>
        <w:r w:rsidR="003E6047" w:rsidDel="009F4FA6">
          <w:t xml:space="preserve"> </w:t>
        </w:r>
        <w:r w:rsidR="43C6375D" w:rsidRPr="43C6375D" w:rsidDel="009F4FA6">
          <w:t>e assim por diante, até atingir</w:t>
        </w:r>
        <w:r w:rsidR="006102FB" w:rsidDel="009F4FA6">
          <w:t xml:space="preserve"> todos os </w:t>
        </w:r>
        <w:r w:rsidR="007D33BC" w:rsidDel="009F4FA6">
          <w:t>neurônios</w:t>
        </w:r>
        <w:r w:rsidR="006102FB" w:rsidDel="009F4FA6">
          <w:t xml:space="preserve"> da camada (p)</w:t>
        </w:r>
        <w:r w:rsidRPr="6103A698" w:rsidDel="009F4FA6">
          <w:t>.</w:t>
        </w:r>
      </w:moveFrom>
    </w:p>
    <w:moveFromRangeEnd w:id="191"/>
    <w:p w14:paraId="453D8624" w14:textId="523DE54C" w:rsidR="00135C3C" w:rsidRDefault="00135C3C" w:rsidP="006102FB">
      <w:pPr>
        <w:ind w:firstLine="0"/>
      </w:pPr>
    </w:p>
    <w:p w14:paraId="2B928933" w14:textId="6D7331B3" w:rsidR="00135C3C" w:rsidRDefault="43C6375D" w:rsidP="00AD1FC5">
      <w:pPr>
        <w:pStyle w:val="Ttulo3"/>
      </w:pPr>
      <w:bookmarkStart w:id="195" w:name="_Toc465711357"/>
      <w:bookmarkStart w:id="196" w:name="_Ref478158505"/>
      <w:bookmarkStart w:id="197" w:name="_Ref478158520"/>
      <w:bookmarkStart w:id="198" w:name="_Ref478497316"/>
      <w:bookmarkStart w:id="199" w:name="_Toc486423142"/>
      <w:proofErr w:type="spellStart"/>
      <w:r>
        <w:t>Recurrent</w:t>
      </w:r>
      <w:proofErr w:type="spellEnd"/>
      <w:r>
        <w:t xml:space="preserve"> Network</w:t>
      </w:r>
      <w:bookmarkEnd w:id="195"/>
      <w:bookmarkEnd w:id="196"/>
      <w:bookmarkEnd w:id="197"/>
      <w:bookmarkEnd w:id="198"/>
      <w:bookmarkEnd w:id="199"/>
    </w:p>
    <w:p w14:paraId="0D305F60" w14:textId="7D1A7969" w:rsidR="709AD7E9" w:rsidRDefault="43C6375D" w:rsidP="002078DB">
      <w:r>
        <w:lastRenderedPageBreak/>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proofErr w:type="spellStart"/>
      <w:r w:rsidRPr="6103A698">
        <w:rPr>
          <w:i/>
          <w:iCs/>
        </w:rPr>
        <w:t>feed-forward</w:t>
      </w:r>
      <w:proofErr w:type="spellEnd"/>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EndPr/>
        <w:sdtContent>
          <w:r w:rsidR="003E6047">
            <w:fldChar w:fldCharType="begin"/>
          </w:r>
          <w:r w:rsidR="003E6047">
            <w:instrText xml:space="preserve"> CITATION Hay09 \l 1046 </w:instrText>
          </w:r>
          <w:r w:rsidR="003E6047">
            <w:fldChar w:fldCharType="separate"/>
          </w:r>
          <w:r w:rsidR="009B6720">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ins w:id="200" w:author="mario" w:date="2017-07-15T09:28:00Z"/>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End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9B6720" w:rsidRPr="009B6720">
            <w:rPr>
              <w:rFonts w:eastAsia="Arial" w:cs="Arial"/>
              <w:noProof/>
            </w:rPr>
            <w:t>(HAYKIN, 2009)</w:t>
          </w:r>
          <w:r w:rsidR="0048667A">
            <w:rPr>
              <w:rFonts w:eastAsia="Arial" w:cs="Arial"/>
            </w:rPr>
            <w:fldChar w:fldCharType="end"/>
          </w:r>
        </w:sdtContent>
      </w:sdt>
      <w:r w:rsidR="0048667A" w:rsidRPr="382A6C4F">
        <w:rPr>
          <w:rFonts w:eastAsia="Arial" w:cs="Arial"/>
        </w:rPr>
        <w:t>.</w:t>
      </w:r>
    </w:p>
    <w:p w14:paraId="368EFF00" w14:textId="21BAB79E" w:rsidR="009F4FA6" w:rsidRDefault="009F4FA6" w:rsidP="009F4FA6">
      <w:moveToRangeStart w:id="201" w:author="mario" w:date="2017-07-15T09:28:00Z" w:name="move487874245"/>
      <w:moveTo w:id="202" w:author="mario" w:date="2017-07-15T09:28:00Z">
        <w:del w:id="203" w:author="Mario" w:date="2017-07-16T20:55:00Z">
          <w:r w:rsidDel="004D0B35">
            <w:delText>A</w:delText>
          </w:r>
        </w:del>
      </w:moveTo>
      <w:ins w:id="204" w:author="Mario" w:date="2017-07-16T20:55:00Z">
        <w:r w:rsidR="004D0B35">
          <w:t>Na</w:t>
        </w:r>
      </w:ins>
      <w:moveTo w:id="205" w:author="mario" w:date="2017-07-15T09:28:00Z">
        <w:r>
          <w:t xml:space="preserve"> </w:t>
        </w:r>
        <w:r>
          <w:fldChar w:fldCharType="begin"/>
        </w:r>
        <w:r>
          <w:instrText xml:space="preserve"> REF _Ref463108889 \h </w:instrText>
        </w:r>
      </w:moveTo>
      <w:moveTo w:id="206" w:author="mario" w:date="2017-07-15T09:28:00Z">
        <w:r>
          <w:fldChar w:fldCharType="separate"/>
        </w:r>
        <w:r w:rsidRPr="00B81B91">
          <w:t>Figura 5</w:t>
        </w:r>
        <w:r>
          <w:fldChar w:fldCharType="end"/>
        </w:r>
      </w:moveTo>
      <w:ins w:id="207" w:author="Mario" w:date="2017-07-16T20:55:00Z">
        <w:r w:rsidR="004D0B35">
          <w:t xml:space="preserve"> é</w:t>
        </w:r>
      </w:ins>
      <w:moveTo w:id="208" w:author="mario" w:date="2017-07-15T09:28:00Z">
        <w:r>
          <w:t xml:space="preserve"> ilustra</w:t>
        </w:r>
      </w:moveTo>
      <w:ins w:id="209" w:author="Mario" w:date="2017-07-16T20:55:00Z">
        <w:r w:rsidR="004D0B35">
          <w:t>da</w:t>
        </w:r>
      </w:ins>
      <w:moveTo w:id="210" w:author="mario" w:date="2017-07-15T09:28:00Z">
        <w:r>
          <w:t xml:space="preserve"> uma rede recorrente, e nota-se a diferença dita anteriormente: o fluxo de dados tem uma parte cíclica.</w:t>
        </w:r>
      </w:moveTo>
    </w:p>
    <w:moveToRangeEnd w:id="201"/>
    <w:p w14:paraId="08A82CE9" w14:textId="77777777" w:rsidR="709AD7E9" w:rsidRDefault="709AD7E9" w:rsidP="00106770">
      <w:pPr>
        <w:rPr>
          <w:rFonts w:eastAsia="Arial"/>
        </w:rPr>
      </w:pPr>
    </w:p>
    <w:p w14:paraId="0C6576BC" w14:textId="7664C83F" w:rsidR="0053431D" w:rsidRPr="00B81B91" w:rsidRDefault="0053431D" w:rsidP="00B81B91">
      <w:pPr>
        <w:pStyle w:val="Legenda"/>
      </w:pPr>
      <w:bookmarkStart w:id="211" w:name="_Ref463108889"/>
      <w:bookmarkStart w:id="212" w:name="_Toc465711391"/>
      <w:bookmarkStart w:id="213" w:name="_Toc486423006"/>
      <w:r w:rsidRPr="00B81B91">
        <w:t xml:space="preserve">Figura </w:t>
      </w:r>
      <w:r w:rsidR="00EA6CFC">
        <w:fldChar w:fldCharType="begin"/>
      </w:r>
      <w:r w:rsidR="00EA6CFC">
        <w:instrText xml:space="preserve"> SEQ Figura \* ARABIC </w:instrText>
      </w:r>
      <w:r w:rsidR="00EA6CFC">
        <w:fldChar w:fldCharType="separate"/>
      </w:r>
      <w:r w:rsidR="00B81B91" w:rsidRPr="00B81B91">
        <w:t>5</w:t>
      </w:r>
      <w:r w:rsidR="00EA6CFC">
        <w:fldChar w:fldCharType="end"/>
      </w:r>
      <w:bookmarkEnd w:id="211"/>
      <w:r w:rsidRPr="00B81B91">
        <w:t xml:space="preserve">. </w:t>
      </w:r>
      <w:proofErr w:type="spellStart"/>
      <w:r w:rsidRPr="00B81B91">
        <w:t>Recurrent</w:t>
      </w:r>
      <w:proofErr w:type="spellEnd"/>
      <w:r w:rsidRPr="00B81B91">
        <w:t xml:space="preserve"> Network</w:t>
      </w:r>
      <w:bookmarkEnd w:id="212"/>
      <w:bookmarkEnd w:id="213"/>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EndPr/>
        <w:sdtContent>
          <w:r w:rsidR="006102FB">
            <w:fldChar w:fldCharType="begin"/>
          </w:r>
          <w:r w:rsidR="006102FB" w:rsidRPr="006102FB">
            <w:instrText xml:space="preserve"> CITATION Hay09 \l 1033 </w:instrText>
          </w:r>
          <w:r w:rsidR="006102FB">
            <w:fldChar w:fldCharType="separate"/>
          </w:r>
          <w:r w:rsidR="009B6720">
            <w:rPr>
              <w:noProof/>
            </w:rPr>
            <w:t>(HAYKIN, 2009)</w:t>
          </w:r>
          <w:r w:rsidR="006102FB">
            <w:fldChar w:fldCharType="end"/>
          </w:r>
        </w:sdtContent>
      </w:sdt>
    </w:p>
    <w:p w14:paraId="0C873471" w14:textId="77777777" w:rsidR="00B55EA5" w:rsidRPr="00E328A3" w:rsidRDefault="00B55EA5" w:rsidP="002078DB"/>
    <w:p w14:paraId="0F6BDD3C" w14:textId="4779C826" w:rsidR="709AD7E9" w:rsidDel="009F4FA6" w:rsidRDefault="43C6375D" w:rsidP="002078DB">
      <w:moveFromRangeStart w:id="214" w:author="mario" w:date="2017-07-15T09:28:00Z" w:name="move487874245"/>
      <w:moveFrom w:id="215" w:author="mario" w:date="2017-07-15T09:28:00Z">
        <w:r w:rsidDel="009F4FA6">
          <w:t xml:space="preserve">A </w:t>
        </w:r>
        <w:r w:rsidR="00701AE4" w:rsidDel="009F4FA6">
          <w:fldChar w:fldCharType="begin"/>
        </w:r>
        <w:r w:rsidR="00701AE4" w:rsidDel="009F4FA6">
          <w:instrText xml:space="preserve"> REF _Ref463108889 \h </w:instrText>
        </w:r>
      </w:moveFrom>
      <w:del w:id="216" w:author="mario" w:date="2017-07-15T09:28:00Z"/>
      <w:moveFrom w:id="217" w:author="mario" w:date="2017-07-15T09:28:00Z">
        <w:r w:rsidR="00701AE4" w:rsidDel="009F4FA6">
          <w:fldChar w:fldCharType="separate"/>
        </w:r>
        <w:r w:rsidR="00B81B91" w:rsidRPr="00B81B91" w:rsidDel="009F4FA6">
          <w:t>Figura 5</w:t>
        </w:r>
        <w:r w:rsidR="00701AE4" w:rsidDel="009F4FA6">
          <w:fldChar w:fldCharType="end"/>
        </w:r>
        <w:r w:rsidDel="009F4FA6">
          <w:t xml:space="preserve"> </w:t>
        </w:r>
        <w:r w:rsidR="000B64E6" w:rsidDel="009F4FA6">
          <w:t>ilustra</w:t>
        </w:r>
        <w:r w:rsidDel="009F4FA6">
          <w:t xml:space="preserve"> uma rede recorrente, e nota-se a diferença dita anteriormente: o fluxo de dados tem uma parte cíclica.</w:t>
        </w:r>
      </w:moveFrom>
    </w:p>
    <w:moveFromRangeEnd w:id="214"/>
    <w:p w14:paraId="014103D0" w14:textId="3A0857F9" w:rsidR="0087680B" w:rsidRPr="00135C3C" w:rsidRDefault="000B64E6" w:rsidP="002078DB">
      <w:r>
        <w:lastRenderedPageBreak/>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EndPr/>
        <w:sdtContent>
          <w:r w:rsidR="003E6047">
            <w:fldChar w:fldCharType="begin"/>
          </w:r>
          <w:r w:rsidR="00942E42">
            <w:instrText xml:space="preserve">CITATION Man11 \l 1046 </w:instrText>
          </w:r>
          <w:r w:rsidR="003E6047">
            <w:fldChar w:fldCharType="separate"/>
          </w:r>
          <w:r w:rsidR="009B6720">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218" w:name="_Toc465711358"/>
      <w:bookmarkStart w:id="219" w:name="_Ref479840862"/>
      <w:bookmarkStart w:id="220" w:name="_Toc486423143"/>
      <w:r>
        <w:t>Aprendizagem</w:t>
      </w:r>
      <w:bookmarkEnd w:id="218"/>
      <w:bookmarkEnd w:id="219"/>
      <w:bookmarkEnd w:id="220"/>
    </w:p>
    <w:p w14:paraId="27D2B4CE" w14:textId="77777777" w:rsidR="00B81B91" w:rsidRDefault="00F30CAA" w:rsidP="00B81B91">
      <w:pPr>
        <w:rPr>
          <w:ins w:id="221" w:author="mario" w:date="2017-07-15T09:28:00Z"/>
        </w:rPr>
      </w:pPr>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EndPr/>
        <w:sdtContent>
          <w:r w:rsidR="006102FB">
            <w:fldChar w:fldCharType="begin"/>
          </w:r>
          <w:r w:rsidR="006102FB">
            <w:instrText xml:space="preserve">CITATION Hea11 \l 1046 </w:instrText>
          </w:r>
          <w:r w:rsidR="006102FB">
            <w:fldChar w:fldCharType="separate"/>
          </w:r>
          <w:r w:rsidR="009B6720">
            <w:rPr>
              <w:noProof/>
            </w:rPr>
            <w:t>(HEATON, 2011)</w:t>
          </w:r>
          <w:r w:rsidR="006102FB">
            <w:fldChar w:fldCharType="end"/>
          </w:r>
        </w:sdtContent>
      </w:sdt>
      <w:r w:rsidR="00B81B91">
        <w:t>.</w:t>
      </w:r>
      <w:r w:rsidR="006102FB">
        <w:t xml:space="preserve"> </w:t>
      </w:r>
      <w:bookmarkStart w:id="222" w:name="_Ref463108821"/>
      <w:bookmarkStart w:id="223" w:name="_Toc465711393"/>
    </w:p>
    <w:p w14:paraId="60BB4FDA" w14:textId="77777777" w:rsidR="009F4FA6" w:rsidRDefault="009F4FA6" w:rsidP="009F4FA6">
      <w:moveToRangeStart w:id="224" w:author="mario" w:date="2017-07-15T09:28:00Z" w:name="move487874265"/>
      <w:proofErr w:type="spellStart"/>
      <w:moveTo w:id="225" w:author="mario" w:date="2017-07-15T09:28:00Z">
        <w:r>
          <w:t>Monard</w:t>
        </w:r>
        <w:proofErr w:type="spellEnd"/>
        <w:r>
          <w:t xml:space="preserve"> e </w:t>
        </w:r>
        <w:proofErr w:type="spellStart"/>
        <w:r>
          <w:t>Baranauskas</w:t>
        </w:r>
        <w:proofErr w:type="spellEnd"/>
        <w:r>
          <w:t xml:space="preserve"> (2003) explicam a</w:t>
        </w:r>
        <w:r w:rsidRPr="6103A698">
          <w:t xml:space="preserve"> </w:t>
        </w:r>
        <w:r>
          <w:fldChar w:fldCharType="begin"/>
        </w:r>
        <w:r>
          <w:instrText xml:space="preserve"> REF _Ref463108821 \h </w:instrText>
        </w:r>
      </w:moveTo>
      <w:moveTo w:id="226" w:author="mario" w:date="2017-07-15T09:28:00Z">
        <w:r>
          <w:fldChar w:fldCharType="separate"/>
        </w:r>
        <w:r>
          <w:t xml:space="preserve">Figura </w:t>
        </w:r>
        <w:r>
          <w:rPr>
            <w:noProof/>
          </w:rPr>
          <w:t>6</w:t>
        </w:r>
        <w:r>
          <w:fldChar w:fldCharType="end"/>
        </w:r>
        <w:r>
          <w:t>, suas tipologias e vários paradigmas de aprendizado. Neste trabalho será explicado somente o aprendizado supervisionado, que será utilizado.</w:t>
        </w:r>
      </w:moveTo>
    </w:p>
    <w:moveToRangeEnd w:id="224"/>
    <w:p w14:paraId="564C0C5B" w14:textId="77777777" w:rsidR="009F4FA6" w:rsidRDefault="009F4FA6" w:rsidP="00B81B91"/>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Legenda"/>
      </w:pPr>
      <w:bookmarkStart w:id="227" w:name="_Toc486423007"/>
      <w:r>
        <w:t xml:space="preserve">Figura </w:t>
      </w:r>
      <w:r w:rsidR="00EA6CFC">
        <w:fldChar w:fldCharType="begin"/>
      </w:r>
      <w:r w:rsidR="00EA6CFC">
        <w:instrText xml:space="preserve"> SEQ Figura \* ARABIC </w:instrText>
      </w:r>
      <w:r w:rsidR="00EA6CFC">
        <w:fldChar w:fldCharType="separate"/>
      </w:r>
      <w:r w:rsidR="00B81B91">
        <w:rPr>
          <w:noProof/>
        </w:rPr>
        <w:t>6</w:t>
      </w:r>
      <w:r w:rsidR="00EA6CFC">
        <w:rPr>
          <w:noProof/>
        </w:rPr>
        <w:fldChar w:fldCharType="end"/>
      </w:r>
      <w:bookmarkEnd w:id="222"/>
      <w:r w:rsidRPr="00197CF5">
        <w:t>. Hierarquia do aprendizado</w:t>
      </w:r>
      <w:bookmarkEnd w:id="223"/>
      <w:bookmarkEnd w:id="227"/>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9B6720">
        <w:rPr>
          <w:noProof/>
        </w:rPr>
        <w:t xml:space="preserve"> (MONARD e BARANAUSKAS, 2003)</w:t>
      </w:r>
      <w:r>
        <w:fldChar w:fldCharType="end"/>
      </w:r>
      <w:r>
        <w:t>.</w:t>
      </w:r>
    </w:p>
    <w:p w14:paraId="07884DBE" w14:textId="77777777" w:rsidR="00E1583B" w:rsidRPr="00E1583B" w:rsidRDefault="00E1583B" w:rsidP="002078DB"/>
    <w:p w14:paraId="38EFE2CF" w14:textId="38F362DD" w:rsidR="00E1583B" w:rsidDel="009F4FA6" w:rsidRDefault="00F30CAA" w:rsidP="002078DB">
      <w:moveFromRangeStart w:id="228" w:author="mario" w:date="2017-07-15T09:28:00Z" w:name="move487874265"/>
      <w:moveFrom w:id="229" w:author="mario" w:date="2017-07-15T09:28:00Z">
        <w:r w:rsidDel="009F4FA6">
          <w:lastRenderedPageBreak/>
          <w:t>Monard e Baranauskas (2003) explicam a</w:t>
        </w:r>
        <w:r w:rsidR="00701AE4" w:rsidRPr="6103A698" w:rsidDel="009F4FA6">
          <w:t xml:space="preserve"> </w:t>
        </w:r>
        <w:r w:rsidR="00701AE4" w:rsidDel="009F4FA6">
          <w:fldChar w:fldCharType="begin"/>
        </w:r>
        <w:r w:rsidR="00701AE4" w:rsidDel="009F4FA6">
          <w:instrText xml:space="preserve"> REF _Ref463108821 \h </w:instrText>
        </w:r>
      </w:moveFrom>
      <w:del w:id="230" w:author="mario" w:date="2017-07-15T09:28:00Z"/>
      <w:moveFrom w:id="231" w:author="mario" w:date="2017-07-15T09:28:00Z">
        <w:r w:rsidR="00701AE4" w:rsidDel="009F4FA6">
          <w:fldChar w:fldCharType="separate"/>
        </w:r>
        <w:r w:rsidR="00B81B91" w:rsidDel="009F4FA6">
          <w:t xml:space="preserve">Figura </w:t>
        </w:r>
        <w:r w:rsidR="00B81B91" w:rsidDel="009F4FA6">
          <w:rPr>
            <w:noProof/>
          </w:rPr>
          <w:t>6</w:t>
        </w:r>
        <w:r w:rsidR="00701AE4" w:rsidDel="009F4FA6">
          <w:fldChar w:fldCharType="end"/>
        </w:r>
        <w:r w:rsidDel="009F4FA6">
          <w:t xml:space="preserve">, suas tipologias e vários paradigmas de aprendizado. </w:t>
        </w:r>
        <w:r w:rsidR="00E1583B" w:rsidDel="009F4FA6">
          <w:t>Neste trabalho será explicado somente o aprendizado supervisionado, que será utilizado.</w:t>
        </w:r>
      </w:moveFrom>
    </w:p>
    <w:moveFromRangeEnd w:id="228"/>
    <w:p w14:paraId="70FF54DF" w14:textId="77777777" w:rsidR="00251A58" w:rsidRDefault="00251A58" w:rsidP="002078DB">
      <w:pPr>
        <w:pStyle w:val="Citao"/>
      </w:pPr>
    </w:p>
    <w:p w14:paraId="44A23033" w14:textId="5D9241A2" w:rsidR="00E1583B" w:rsidRDefault="382A6C4F" w:rsidP="382A6C4F">
      <w:pPr>
        <w:pStyle w:val="Citao"/>
        <w:rPr>
          <w:noProof/>
        </w:rPr>
      </w:pPr>
      <w:r>
        <w:t xml:space="preserve"> </w:t>
      </w:r>
      <w:del w:id="232" w:author="Mario" w:date="2017-07-16T20:56:00Z">
        <w:r w:rsidDel="004D0B35">
          <w:delText>“</w:delText>
        </w:r>
      </w:del>
      <w:r>
        <w:t xml:space="preserve">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 xml:space="preserve">atributos. </w:t>
      </w:r>
      <w:del w:id="233" w:author="Mario" w:date="2017-07-16T20:56:00Z">
        <w:r w:rsidR="000B46DF" w:rsidDel="004D0B35">
          <w:delText>”</w:delText>
        </w:r>
      </w:del>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pPr>
        <w:rPr>
          <w:ins w:id="234" w:author="mario" w:date="2017-07-15T09:29:00Z"/>
        </w:rPr>
      </w:pPr>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7B54473D" w14:textId="77777777" w:rsidR="009F4FA6" w:rsidRDefault="009F4FA6" w:rsidP="009F4FA6">
      <w:moveToRangeStart w:id="235" w:author="mario" w:date="2017-07-15T09:29:00Z" w:name="move487874288"/>
      <w:moveTo w:id="236" w:author="mario" w:date="2017-07-15T09:29:00Z">
        <w:r>
          <w:t xml:space="preserve">Além disso, existe um parâmetro importante a ser considerado: o </w:t>
        </w:r>
        <w:proofErr w:type="spellStart"/>
        <w:r>
          <w:rPr>
            <w:i/>
          </w:rPr>
          <w:t>dropout</w:t>
        </w:r>
        <w:proofErr w:type="spellEnd"/>
        <w:r>
          <w:rPr>
            <w:i/>
          </w:rPr>
          <w:t xml:space="preserve"> rate</w:t>
        </w:r>
        <w:r>
          <w:t xml:space="preserve"> que é utilizado para evitar que a rede decore ao invés de aprender, conhecido como </w:t>
        </w:r>
        <w:proofErr w:type="spellStart"/>
        <w:r>
          <w:rPr>
            <w:i/>
          </w:rPr>
          <w:t>overfitting</w:t>
        </w:r>
        <w:proofErr w:type="spellEnd"/>
        <w:r>
          <w:t xml:space="preserve">. Com o uso do </w:t>
        </w:r>
        <w:proofErr w:type="spellStart"/>
        <w:r>
          <w:rPr>
            <w:i/>
          </w:rPr>
          <w:t>dropout</w:t>
        </w:r>
        <w:proofErr w:type="spellEnd"/>
        <w:r>
          <w:t xml:space="preserve">, alguns neurônios são desativados, como se fossem removidos temporariamente (daí o nome </w:t>
        </w:r>
        <w:proofErr w:type="spellStart"/>
        <w:r>
          <w:rPr>
            <w:i/>
          </w:rPr>
          <w:t>drop</w:t>
        </w:r>
        <w:proofErr w:type="spellEnd"/>
        <w:r>
          <w:t xml:space="preserve">), como se pode verificar comparando-se as redes ilustradas nas </w:t>
        </w:r>
        <w:r>
          <w:fldChar w:fldCharType="begin"/>
        </w:r>
        <w:r>
          <w:instrText xml:space="preserve"> REF _Ref474871108 \h </w:instrText>
        </w:r>
      </w:moveTo>
      <w:moveTo w:id="237" w:author="mario" w:date="2017-07-15T09:29:00Z">
        <w:r>
          <w:fldChar w:fldCharType="separate"/>
        </w:r>
        <w:r>
          <w:t xml:space="preserve">Figura </w:t>
        </w:r>
        <w:r>
          <w:rPr>
            <w:noProof/>
          </w:rPr>
          <w:t>7</w:t>
        </w:r>
        <w:r>
          <w:fldChar w:fldCharType="end"/>
        </w:r>
        <w:r>
          <w:t xml:space="preserve"> (a) e (b).</w:t>
        </w:r>
      </w:moveTo>
    </w:p>
    <w:moveToRangeEnd w:id="235"/>
    <w:p w14:paraId="6B537249" w14:textId="77777777" w:rsidR="009F4FA6" w:rsidRDefault="009F4FA6" w:rsidP="002078DB"/>
    <w:p w14:paraId="1698B37E" w14:textId="2AC7F8E4" w:rsidR="0053431D" w:rsidRDefault="0053431D" w:rsidP="0053431D">
      <w:pPr>
        <w:jc w:val="center"/>
      </w:pPr>
    </w:p>
    <w:p w14:paraId="7B2AA697" w14:textId="26857B48" w:rsidR="0053431D" w:rsidRDefault="0053431D" w:rsidP="0053431D">
      <w:pPr>
        <w:pStyle w:val="Legenda"/>
        <w:rPr>
          <w:i/>
        </w:rPr>
      </w:pPr>
      <w:bookmarkStart w:id="238" w:name="_Ref474871108"/>
      <w:bookmarkStart w:id="239" w:name="_Ref474871088"/>
      <w:bookmarkStart w:id="240" w:name="_Toc486423008"/>
      <w:r>
        <w:t xml:space="preserve">Figura </w:t>
      </w:r>
      <w:r w:rsidR="00EA6CFC">
        <w:fldChar w:fldCharType="begin"/>
      </w:r>
      <w:r w:rsidR="00EA6CFC">
        <w:instrText xml:space="preserve"> SEQ Figura \* ARABIC </w:instrText>
      </w:r>
      <w:r w:rsidR="00EA6CFC">
        <w:fldChar w:fldCharType="separate"/>
      </w:r>
      <w:r w:rsidR="00241171">
        <w:rPr>
          <w:noProof/>
        </w:rPr>
        <w:t>7</w:t>
      </w:r>
      <w:r w:rsidR="00EA6CFC">
        <w:rPr>
          <w:noProof/>
        </w:rPr>
        <w:fldChar w:fldCharType="end"/>
      </w:r>
      <w:bookmarkEnd w:id="238"/>
      <w:r>
        <w:t xml:space="preserve">. Redes com e sem </w:t>
      </w:r>
      <w:proofErr w:type="spellStart"/>
      <w:r>
        <w:rPr>
          <w:i/>
        </w:rPr>
        <w:t>dropout</w:t>
      </w:r>
      <w:bookmarkEnd w:id="239"/>
      <w:bookmarkEnd w:id="240"/>
      <w:proofErr w:type="spellEnd"/>
    </w:p>
    <w:p w14:paraId="79A5E090" w14:textId="028B5081" w:rsidR="00987CB1" w:rsidRDefault="00987CB1" w:rsidP="002F168E">
      <w:pPr>
        <w:pStyle w:val="Image"/>
        <w:rPr>
          <w:i/>
        </w:rPr>
      </w:pPr>
      <w:r>
        <w:lastRenderedPageBreak/>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EndPr/>
        <w:sdtContent>
          <w:r w:rsidR="008D3BB7">
            <w:fldChar w:fldCharType="begin"/>
          </w:r>
          <w:r w:rsidR="00A90E11">
            <w:instrText xml:space="preserve">CITATION SRI15 \l 1033 </w:instrText>
          </w:r>
          <w:r w:rsidR="008D3BB7">
            <w:fldChar w:fldCharType="separate"/>
          </w:r>
          <w:r w:rsidR="009B6720">
            <w:rPr>
              <w:noProof/>
            </w:rPr>
            <w:t xml:space="preserve">(SRIVASTAVA, HINTON, </w:t>
          </w:r>
          <w:r w:rsidR="009B6720">
            <w:rPr>
              <w:i/>
              <w:iCs/>
              <w:noProof/>
            </w:rPr>
            <w:t>et al.</w:t>
          </w:r>
          <w:r w:rsidR="009B6720">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5C914CAE" w:rsidR="00251A58" w:rsidDel="009F4FA6" w:rsidRDefault="00A76BDC" w:rsidP="002078DB">
      <w:moveFromRangeStart w:id="241" w:author="mario" w:date="2017-07-15T09:29:00Z" w:name="move487874288"/>
      <w:moveFrom w:id="242" w:author="mario" w:date="2017-07-15T09:29:00Z">
        <w:r w:rsidDel="009F4FA6">
          <w:t xml:space="preserve">Além disso, existe </w:t>
        </w:r>
        <w:r w:rsidR="002E38CA" w:rsidDel="009F4FA6">
          <w:t>um parâmetro</w:t>
        </w:r>
        <w:r w:rsidDel="009F4FA6">
          <w:t xml:space="preserve"> importante</w:t>
        </w:r>
        <w:r w:rsidR="002E38CA" w:rsidDel="009F4FA6">
          <w:t xml:space="preserve"> a ser considerado</w:t>
        </w:r>
        <w:r w:rsidDel="009F4FA6">
          <w:t xml:space="preserve">: o </w:t>
        </w:r>
        <w:r w:rsidDel="009F4FA6">
          <w:rPr>
            <w:i/>
          </w:rPr>
          <w:t xml:space="preserve">dropout </w:t>
        </w:r>
        <w:r w:rsidR="003752A2" w:rsidDel="009F4FA6">
          <w:rPr>
            <w:i/>
          </w:rPr>
          <w:t>rate</w:t>
        </w:r>
        <w:r w:rsidDel="009F4FA6">
          <w:t xml:space="preserve"> que é utilizado para evitar que a rede decore ao invés de aprender, conhecido como </w:t>
        </w:r>
        <w:r w:rsidDel="009F4FA6">
          <w:rPr>
            <w:i/>
          </w:rPr>
          <w:t>overfitting</w:t>
        </w:r>
        <w:r w:rsidDel="009F4FA6">
          <w:t xml:space="preserve">. Com o uso do </w:t>
        </w:r>
        <w:r w:rsidDel="009F4FA6">
          <w:rPr>
            <w:i/>
          </w:rPr>
          <w:t>dropout</w:t>
        </w:r>
        <w:r w:rsidDel="009F4FA6">
          <w:t xml:space="preserve">, alguns neurônios são desativados, como se fossem removidos temporariamente (daí o nome </w:t>
        </w:r>
        <w:r w:rsidDel="009F4FA6">
          <w:rPr>
            <w:i/>
          </w:rPr>
          <w:t>drop</w:t>
        </w:r>
        <w:r w:rsidR="00987CB1" w:rsidDel="009F4FA6">
          <w:t xml:space="preserve">), como </w:t>
        </w:r>
        <w:r w:rsidR="003752A2" w:rsidDel="009F4FA6">
          <w:t>se pode</w:t>
        </w:r>
        <w:r w:rsidR="00987CB1" w:rsidDel="009F4FA6">
          <w:t xml:space="preserve"> ver</w:t>
        </w:r>
        <w:r w:rsidR="000B46DF" w:rsidDel="009F4FA6">
          <w:t>ificar</w:t>
        </w:r>
        <w:r w:rsidR="00987CB1" w:rsidDel="009F4FA6">
          <w:t xml:space="preserve"> </w:t>
        </w:r>
        <w:r w:rsidR="002E38CA" w:rsidDel="009F4FA6">
          <w:t xml:space="preserve">comparando-se as redes ilustradas </w:t>
        </w:r>
        <w:r w:rsidR="00987CB1" w:rsidDel="009F4FA6">
          <w:t>na</w:t>
        </w:r>
        <w:r w:rsidR="002E38CA" w:rsidDel="009F4FA6">
          <w:t>s</w:t>
        </w:r>
        <w:r w:rsidR="00987CB1" w:rsidDel="009F4FA6">
          <w:t xml:space="preserve"> </w:t>
        </w:r>
        <w:r w:rsidR="00987CB1" w:rsidDel="009F4FA6">
          <w:fldChar w:fldCharType="begin"/>
        </w:r>
        <w:r w:rsidR="00987CB1" w:rsidDel="009F4FA6">
          <w:instrText xml:space="preserve"> REF _Ref474871108 \h </w:instrText>
        </w:r>
      </w:moveFrom>
      <w:del w:id="243" w:author="mario" w:date="2017-07-15T09:29:00Z"/>
      <w:moveFrom w:id="244" w:author="mario" w:date="2017-07-15T09:29:00Z">
        <w:r w:rsidR="00987CB1" w:rsidDel="009F4FA6">
          <w:fldChar w:fldCharType="separate"/>
        </w:r>
        <w:r w:rsidR="00241171" w:rsidDel="009F4FA6">
          <w:t xml:space="preserve">Figura </w:t>
        </w:r>
        <w:r w:rsidR="00241171" w:rsidDel="009F4FA6">
          <w:rPr>
            <w:noProof/>
          </w:rPr>
          <w:t>7</w:t>
        </w:r>
        <w:r w:rsidR="00987CB1" w:rsidDel="009F4FA6">
          <w:fldChar w:fldCharType="end"/>
        </w:r>
        <w:r w:rsidR="002E38CA" w:rsidDel="009F4FA6">
          <w:t xml:space="preserve"> (a) e </w:t>
        </w:r>
        <w:r w:rsidR="000B46DF" w:rsidDel="009F4FA6">
          <w:t>(b)</w:t>
        </w:r>
        <w:r w:rsidR="00987CB1" w:rsidDel="009F4FA6">
          <w:t>.</w:t>
        </w:r>
      </w:moveFrom>
    </w:p>
    <w:moveFromRangeEnd w:id="241"/>
    <w:p w14:paraId="57DE20E2" w14:textId="77777777" w:rsidR="0053431D" w:rsidRDefault="0053431D" w:rsidP="0053431D">
      <w:pPr>
        <w:jc w:val="center"/>
      </w:pPr>
    </w:p>
    <w:p w14:paraId="75124622" w14:textId="062FA42D" w:rsidR="00251A58" w:rsidRDefault="382A6C4F" w:rsidP="002078DB">
      <w:r>
        <w:t xml:space="preserve">A seguir </w:t>
      </w:r>
      <w:r w:rsidR="000B46DF">
        <w:t xml:space="preserve">são </w:t>
      </w:r>
      <w:r>
        <w:t>apresentado</w:t>
      </w:r>
      <w:r w:rsidR="000B46DF">
        <w:t>s</w:t>
      </w:r>
      <w:r>
        <w:t xml:space="preserve"> os principais algoritmos de treinamento </w:t>
      </w:r>
      <w:del w:id="245" w:author="Mario" w:date="2017-07-16T20:56:00Z">
        <w:r w:rsidDel="004D0B35">
          <w:delText xml:space="preserve">abordados pelo </w:delText>
        </w:r>
      </w:del>
      <w:ins w:id="246" w:author="Mario" w:date="2017-07-16T20:56:00Z">
        <w:r w:rsidR="004D0B35">
          <w:t xml:space="preserve">que o </w:t>
        </w:r>
      </w:ins>
      <w:r>
        <w:t>software desenvolvido</w:t>
      </w:r>
      <w:ins w:id="247" w:author="Mario" w:date="2017-07-16T20:56:00Z">
        <w:r w:rsidR="004D0B35">
          <w:t xml:space="preserve"> suporta</w:t>
        </w:r>
      </w:ins>
      <w:r w:rsidR="000B46DF">
        <w:t>.</w:t>
      </w:r>
    </w:p>
    <w:p w14:paraId="21850801" w14:textId="77777777" w:rsidR="00761C20" w:rsidRDefault="00761C20" w:rsidP="002078DB"/>
    <w:p w14:paraId="58C4F721" w14:textId="7DEBA2A1" w:rsidR="00761C20" w:rsidRDefault="00761C20" w:rsidP="00AD1FC5">
      <w:pPr>
        <w:pStyle w:val="Ttulo3"/>
      </w:pPr>
      <w:bookmarkStart w:id="248" w:name="_Toc465711359"/>
      <w:bookmarkStart w:id="249" w:name="_Toc486423144"/>
      <w:proofErr w:type="spellStart"/>
      <w:r>
        <w:t>Backpropagation</w:t>
      </w:r>
      <w:bookmarkEnd w:id="248"/>
      <w:bookmarkEnd w:id="249"/>
      <w:proofErr w:type="spellEnd"/>
    </w:p>
    <w:p w14:paraId="3592AA01" w14:textId="3896B595" w:rsidR="00761C20" w:rsidRDefault="0048667A" w:rsidP="002078DB">
      <w:proofErr w:type="spellStart"/>
      <w:r>
        <w:t>Chauvin</w:t>
      </w:r>
      <w:proofErr w:type="spellEnd"/>
      <w:r>
        <w:t xml:space="preserve"> e </w:t>
      </w:r>
      <w:proofErr w:type="spellStart"/>
      <w:r>
        <w:t>Rumelhart</w:t>
      </w:r>
      <w:proofErr w:type="spellEnd"/>
      <w:r w:rsidR="0090203D" w:rsidRPr="6103A698">
        <w:t xml:space="preserve"> </w:t>
      </w:r>
      <w:sdt>
        <w:sdtPr>
          <w:id w:val="539480082"/>
          <w:citation/>
        </w:sdtPr>
        <w:sdtEndPr/>
        <w:sdtContent>
          <w:r w:rsidR="0090203D">
            <w:fldChar w:fldCharType="begin"/>
          </w:r>
          <w:r>
            <w:instrText xml:space="preserve">CITATION Cha95 \n  \t  \l 1046 </w:instrText>
          </w:r>
          <w:r w:rsidR="0090203D">
            <w:fldChar w:fldCharType="separate"/>
          </w:r>
          <w:r w:rsidR="009B6720">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lastRenderedPageBreak/>
        <w:t xml:space="preserve">Este processo continua de forma regressiva pelas camadas da rede (por isso o nome </w:t>
      </w:r>
      <w:proofErr w:type="spellStart"/>
      <w:r w:rsidRPr="6103A698">
        <w:rPr>
          <w:i/>
          <w:iCs/>
        </w:rPr>
        <w:t>Backpropagation</w:t>
      </w:r>
      <w:proofErr w:type="spellEnd"/>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proofErr w:type="spellStart"/>
      <w:r w:rsidR="00AA69E8">
        <w:rPr>
          <w:i/>
        </w:rPr>
        <w:t>Backpropagation</w:t>
      </w:r>
      <w:proofErr w:type="spellEnd"/>
      <w:r w:rsidR="00AA69E8">
        <w:t>, estará disponível os seguintes algoritmos</w:t>
      </w:r>
      <w:r w:rsidR="006F4BBC">
        <w:t xml:space="preserve">: </w:t>
      </w:r>
      <w:proofErr w:type="spellStart"/>
      <w:r w:rsidR="006F4BBC" w:rsidRPr="00AA69E8">
        <w:rPr>
          <w:i/>
        </w:rPr>
        <w:t>Resilient</w:t>
      </w:r>
      <w:proofErr w:type="spellEnd"/>
      <w:r w:rsidR="006F4BBC" w:rsidRPr="00AA69E8">
        <w:rPr>
          <w:i/>
        </w:rPr>
        <w:t xml:space="preserve"> </w:t>
      </w:r>
      <w:proofErr w:type="spellStart"/>
      <w:r w:rsidR="006F4BBC" w:rsidRPr="00AA69E8">
        <w:rPr>
          <w:i/>
        </w:rPr>
        <w:t>Propagation</w:t>
      </w:r>
      <w:proofErr w:type="spellEnd"/>
      <w:r w:rsidR="006F4BBC">
        <w:t xml:space="preserve"> </w:t>
      </w:r>
      <w:sdt>
        <w:sdtPr>
          <w:id w:val="386306060"/>
          <w:citation/>
        </w:sdtPr>
        <w:sdtEndPr/>
        <w:sdtContent>
          <w:r w:rsidR="006F4BBC">
            <w:fldChar w:fldCharType="begin"/>
          </w:r>
          <w:r w:rsidR="006F4BBC" w:rsidRPr="006F4BBC">
            <w:instrText xml:space="preserve"> CITATION RIE93 \l 1033 </w:instrText>
          </w:r>
          <w:r w:rsidR="006F4BBC">
            <w:fldChar w:fldCharType="separate"/>
          </w:r>
          <w:r w:rsidR="009B6720">
            <w:rPr>
              <w:noProof/>
            </w:rPr>
            <w:t>(RIEDMILLER e BRAUN, 1993)</w:t>
          </w:r>
          <w:r w:rsidR="006F4BBC">
            <w:fldChar w:fldCharType="end"/>
          </w:r>
        </w:sdtContent>
      </w:sdt>
      <w:r w:rsidR="006F4BBC">
        <w:t xml:space="preserve">, </w:t>
      </w:r>
      <w:r w:rsidR="006F4BBC" w:rsidRPr="00AA69E8">
        <w:rPr>
          <w:i/>
        </w:rPr>
        <w:t xml:space="preserve">Manhattan </w:t>
      </w:r>
      <w:proofErr w:type="spellStart"/>
      <w:r w:rsidR="006F4BBC" w:rsidRPr="00AA69E8">
        <w:rPr>
          <w:i/>
        </w:rPr>
        <w:t>Propagation</w:t>
      </w:r>
      <w:proofErr w:type="spellEnd"/>
      <w:r w:rsidR="006F4BBC">
        <w:t xml:space="preserve"> </w:t>
      </w:r>
      <w:sdt>
        <w:sdtPr>
          <w:id w:val="-931284526"/>
          <w:citation/>
        </w:sdtPr>
        <w:sdtEndPr/>
        <w:sdtContent>
          <w:r w:rsidR="006F4BBC">
            <w:fldChar w:fldCharType="begin"/>
          </w:r>
          <w:r w:rsidR="006F4BBC">
            <w:instrText xml:space="preserve"> CITATION Hea14 \l 1046 </w:instrText>
          </w:r>
          <w:r w:rsidR="006F4BBC">
            <w:fldChar w:fldCharType="separate"/>
          </w:r>
          <w:r w:rsidR="009B6720">
            <w:rPr>
              <w:noProof/>
            </w:rPr>
            <w:t>(HEATON RESERACH, 2014)</w:t>
          </w:r>
          <w:r w:rsidR="006F4BBC">
            <w:fldChar w:fldCharType="end"/>
          </w:r>
        </w:sdtContent>
      </w:sdt>
      <w:r w:rsidR="006F4BBC">
        <w:t xml:space="preserve">, </w:t>
      </w:r>
      <w:bookmarkStart w:id="250" w:name="_Toc465711362"/>
      <w:proofErr w:type="spellStart"/>
      <w:r w:rsidR="00245ADC" w:rsidRPr="00AA69E8">
        <w:rPr>
          <w:i/>
        </w:rPr>
        <w:t>Quick</w:t>
      </w:r>
      <w:proofErr w:type="spellEnd"/>
      <w:r w:rsidR="006F4BBC" w:rsidRPr="00AA69E8">
        <w:rPr>
          <w:i/>
        </w:rPr>
        <w:t xml:space="preserve"> </w:t>
      </w:r>
      <w:proofErr w:type="spellStart"/>
      <w:r w:rsidR="00245ADC" w:rsidRPr="00AA69E8">
        <w:rPr>
          <w:i/>
        </w:rPr>
        <w:t>Propagation</w:t>
      </w:r>
      <w:bookmarkEnd w:id="250"/>
      <w:proofErr w:type="spellEnd"/>
      <w:r w:rsidR="006F4BBC">
        <w:t xml:space="preserve"> </w:t>
      </w:r>
      <w:sdt>
        <w:sdtPr>
          <w:id w:val="-141969155"/>
          <w:citation/>
        </w:sdtPr>
        <w:sdtEndPr/>
        <w:sdtContent>
          <w:r w:rsidR="00BD6299">
            <w:fldChar w:fldCharType="begin"/>
          </w:r>
          <w:r w:rsidR="00BD6299">
            <w:instrText xml:space="preserve"> CITATION Fah88 \l 1046 </w:instrText>
          </w:r>
          <w:r w:rsidR="00BD6299">
            <w:fldChar w:fldCharType="separate"/>
          </w:r>
          <w:r w:rsidR="009B6720">
            <w:rPr>
              <w:noProof/>
            </w:rPr>
            <w:t>(FAHLMAN, 1988)</w:t>
          </w:r>
          <w:r w:rsidR="00BD6299">
            <w:fldChar w:fldCharType="end"/>
          </w:r>
        </w:sdtContent>
      </w:sdt>
      <w:r w:rsidR="006F4BBC">
        <w:t xml:space="preserve">, </w:t>
      </w:r>
      <w:bookmarkStart w:id="251" w:name="_Toc465711363"/>
      <w:r w:rsidR="006F4BBC">
        <w:t xml:space="preserve"> </w:t>
      </w:r>
      <w:proofErr w:type="spellStart"/>
      <w:r w:rsidR="00BD6299" w:rsidRPr="00AA69E8">
        <w:rPr>
          <w:i/>
        </w:rPr>
        <w:t>Scaled</w:t>
      </w:r>
      <w:proofErr w:type="spellEnd"/>
      <w:r w:rsidR="006F4BBC" w:rsidRPr="00AA69E8">
        <w:rPr>
          <w:i/>
        </w:rPr>
        <w:t xml:space="preserve"> </w:t>
      </w:r>
      <w:proofErr w:type="spellStart"/>
      <w:r w:rsidR="00BD6299" w:rsidRPr="00AA69E8">
        <w:rPr>
          <w:i/>
        </w:rPr>
        <w:t>Conjugate</w:t>
      </w:r>
      <w:proofErr w:type="spellEnd"/>
      <w:r w:rsidR="006F4BBC" w:rsidRPr="00AA69E8">
        <w:rPr>
          <w:i/>
        </w:rPr>
        <w:t xml:space="preserve"> </w:t>
      </w:r>
      <w:proofErr w:type="spellStart"/>
      <w:r w:rsidR="00BD6299" w:rsidRPr="00AA69E8">
        <w:rPr>
          <w:i/>
        </w:rPr>
        <w:t>Gradient</w:t>
      </w:r>
      <w:bookmarkEnd w:id="251"/>
      <w:proofErr w:type="spellEnd"/>
      <w:r w:rsidR="006F4BBC">
        <w:t xml:space="preserve"> </w:t>
      </w:r>
      <w:r w:rsidR="00BD6299" w:rsidRPr="6103A698">
        <w:t xml:space="preserve"> </w:t>
      </w:r>
      <w:sdt>
        <w:sdtPr>
          <w:id w:val="-2046905683"/>
          <w:citation/>
        </w:sdtPr>
        <w:sdtEndPr/>
        <w:sdtContent>
          <w:r w:rsidR="00BD6299">
            <w:fldChar w:fldCharType="begin"/>
          </w:r>
          <w:r w:rsidR="002078DB">
            <w:instrText xml:space="preserve">CITATION Møl93 \l 1046 </w:instrText>
          </w:r>
          <w:r w:rsidR="00BD6299">
            <w:fldChar w:fldCharType="separate"/>
          </w:r>
          <w:r w:rsidR="009B6720">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252" w:name="_Toc465711364"/>
      <w:bookmarkStart w:id="253" w:name="_Ref478744429"/>
      <w:bookmarkStart w:id="254" w:name="_Toc486423145"/>
      <w:r>
        <w:t>Normalização</w:t>
      </w:r>
      <w:bookmarkEnd w:id="252"/>
      <w:bookmarkEnd w:id="253"/>
      <w:bookmarkEnd w:id="254"/>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proofErr w:type="spellStart"/>
      <w:r w:rsidRPr="6103A698">
        <w:rPr>
          <w:i/>
          <w:iCs/>
        </w:rPr>
        <w:t>float</w:t>
      </w:r>
      <w:proofErr w:type="spellEnd"/>
      <w:r>
        <w:t xml:space="preserve">), de acordo com a função de ativação (entre -1 e 1, ou 0 e 1) </w:t>
      </w:r>
      <w:sdt>
        <w:sdtPr>
          <w:id w:val="959382557"/>
          <w:citation/>
        </w:sdtPr>
        <w:sdtEndPr/>
        <w:sdtContent>
          <w:r>
            <w:fldChar w:fldCharType="begin"/>
          </w:r>
          <w:r w:rsidR="00942E42">
            <w:instrText xml:space="preserve">CITATION Hea11 \l 1046 </w:instrText>
          </w:r>
          <w:r>
            <w:fldChar w:fldCharType="separate"/>
          </w:r>
          <w:r w:rsidR="009B6720">
            <w:rPr>
              <w:noProof/>
            </w:rPr>
            <w:t>(HEATON, 2011)</w:t>
          </w:r>
          <w:r>
            <w:fldChar w:fldCharType="end"/>
          </w:r>
        </w:sdtContent>
      </w:sdt>
      <w:r w:rsidRPr="6103A698">
        <w:t>.</w:t>
      </w:r>
    </w:p>
    <w:p w14:paraId="7F795288" w14:textId="7D682831" w:rsidR="003A1D26" w:rsidRDefault="003A1D26" w:rsidP="002078DB">
      <w:del w:id="255" w:author="Mario" w:date="2017-07-16T20:21:00Z">
        <w:r w:rsidDel="00232D18">
          <w:delText xml:space="preserve">É possível normalizar </w:delText>
        </w:r>
        <w:r w:rsidR="00CA2F21" w:rsidDel="00232D18">
          <w:delText xml:space="preserve">os dados </w:delText>
        </w:r>
        <w:r w:rsidDel="00232D18">
          <w:delText>de várias formas, desde regra de</w:delText>
        </w:r>
        <w:r w:rsidR="00783D6B" w:rsidDel="00232D18">
          <w:delText xml:space="preserve"> três até </w:delText>
        </w:r>
        <w:r w:rsidR="005B6548" w:rsidDel="00232D18">
          <w:delText>o</w:delText>
        </w:r>
        <w:r w:rsidR="00783D6B" w:rsidDel="00232D18">
          <w:delText xml:space="preserve"> uso de equações. </w:delText>
        </w:r>
      </w:del>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EA6CFC">
        <w:t xml:space="preserve">Equação </w:t>
      </w:r>
      <w:r w:rsidR="00EA6CFC">
        <w:rPr>
          <w:noProof/>
        </w:rPr>
        <w:t>2</w:t>
      </w:r>
      <w:r w:rsidR="005B6548">
        <w:fldChar w:fldCharType="end"/>
      </w:r>
      <w:r w:rsidR="005579BF">
        <w:t>.</w:t>
      </w:r>
    </w:p>
    <w:p w14:paraId="6CA4F99B" w14:textId="77777777" w:rsidR="00CA2F21" w:rsidRDefault="00CA2F21" w:rsidP="00CA2F21">
      <w:pPr>
        <w:pStyle w:val="Legenda"/>
      </w:pPr>
      <w:bookmarkStart w:id="256" w:name="_Ref486411125"/>
      <w:bookmarkStart w:id="257" w:name="_Toc486423072"/>
      <w:r>
        <w:t xml:space="preserve">Equação </w:t>
      </w:r>
      <w:r w:rsidR="00EA6CFC">
        <w:fldChar w:fldCharType="begin"/>
      </w:r>
      <w:r w:rsidR="00EA6CFC">
        <w:instrText xml:space="preserve"> SEQ Equação \* ARABIC </w:instrText>
      </w:r>
      <w:r w:rsidR="00EA6CFC">
        <w:fldChar w:fldCharType="separate"/>
      </w:r>
      <w:r w:rsidR="005B6548">
        <w:rPr>
          <w:noProof/>
        </w:rPr>
        <w:t>2</w:t>
      </w:r>
      <w:r w:rsidR="00EA6CFC">
        <w:rPr>
          <w:noProof/>
        </w:rPr>
        <w:fldChar w:fldCharType="end"/>
      </w:r>
      <w:bookmarkEnd w:id="256"/>
      <w:r>
        <w:t>. Normalização</w:t>
      </w:r>
      <w:bookmarkEnd w:id="257"/>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proofErr w:type="spellStart"/>
      <w:r w:rsidRPr="6103A698">
        <w:rPr>
          <w:i/>
          <w:iCs/>
        </w:rPr>
        <w:t>x</w:t>
      </w:r>
      <w:r w:rsidRPr="6103A698">
        <w:rPr>
          <w:i/>
          <w:iCs/>
          <w:vertAlign w:val="subscript"/>
        </w:rPr>
        <w:t>max</w:t>
      </w:r>
      <w:proofErr w:type="spellEnd"/>
      <w:r w:rsidRPr="6103A698">
        <w:rPr>
          <w:i/>
          <w:iCs/>
        </w:rPr>
        <w:t xml:space="preserve"> </w:t>
      </w:r>
      <w:r>
        <w:t>e</w:t>
      </w:r>
      <w:r w:rsidRPr="6103A698">
        <w:rPr>
          <w:i/>
          <w:iCs/>
        </w:rPr>
        <w:t xml:space="preserve"> </w:t>
      </w:r>
      <w:proofErr w:type="spellStart"/>
      <w:r w:rsidRPr="6103A698">
        <w:rPr>
          <w:i/>
          <w:iCs/>
        </w:rPr>
        <w:t>x</w:t>
      </w:r>
      <w:r w:rsidRPr="6103A698">
        <w:rPr>
          <w:i/>
          <w:iCs/>
          <w:vertAlign w:val="subscript"/>
        </w:rPr>
        <w:t>min</w:t>
      </w:r>
      <w:proofErr w:type="spellEnd"/>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w:t>
      </w:r>
      <w:proofErr w:type="spellStart"/>
      <w:r>
        <w:t>x</w:t>
      </w:r>
      <w:r w:rsidRPr="6103A698">
        <w:rPr>
          <w:vertAlign w:val="subscript"/>
        </w:rPr>
        <w:t>min</w:t>
      </w:r>
      <w:proofErr w:type="spellEnd"/>
      <w:r>
        <w:t xml:space="preserve"> = 0 e </w:t>
      </w:r>
      <w:proofErr w:type="spellStart"/>
      <w:r>
        <w:t>x</w:t>
      </w:r>
      <w:r w:rsidRPr="6103A698">
        <w:rPr>
          <w:vertAlign w:val="subscript"/>
        </w:rPr>
        <w:t>max</w:t>
      </w:r>
      <w:proofErr w:type="spellEnd"/>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pPr>
        <w:rPr>
          <w:ins w:id="258" w:author="mario" w:date="2017-07-15T09:29:00Z"/>
        </w:rPr>
      </w:pPr>
      <w:r>
        <w:lastRenderedPageBreak/>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0F0DA783" w14:textId="77777777" w:rsidR="009F4FA6" w:rsidRDefault="009F4FA6" w:rsidP="009F4FA6">
      <w:pPr>
        <w:suppressAutoHyphens w:val="0"/>
        <w:spacing w:after="0"/>
      </w:pPr>
      <w:moveToRangeStart w:id="259" w:author="mario" w:date="2017-07-15T09:29:00Z" w:name="move487874306"/>
      <w:moveTo w:id="260" w:author="mario" w:date="2017-07-15T09:29:00Z">
        <w:r>
          <w:t xml:space="preserve">Como mostra a </w:t>
        </w:r>
        <w:r>
          <w:fldChar w:fldCharType="begin"/>
        </w:r>
        <w:r>
          <w:instrText xml:space="preserve"> REF _Ref486411158 \h </w:instrText>
        </w:r>
      </w:moveTo>
      <w:moveTo w:id="261" w:author="mario" w:date="2017-07-15T09:29:00Z">
        <w:r>
          <w:fldChar w:fldCharType="separate"/>
        </w:r>
        <w:r>
          <w:t xml:space="preserve">Equação </w:t>
        </w:r>
        <w:r>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moveTo>
    </w:p>
    <w:moveToRangeEnd w:id="259"/>
    <w:p w14:paraId="104DADB5" w14:textId="77777777" w:rsidR="009F4FA6" w:rsidRDefault="009F4FA6" w:rsidP="005579BF"/>
    <w:p w14:paraId="4F7BBC47" w14:textId="77777777" w:rsidR="00AA69E8" w:rsidRDefault="00AA69E8" w:rsidP="005579BF"/>
    <w:p w14:paraId="2344BFFF" w14:textId="77777777" w:rsidR="00CA2F21" w:rsidRDefault="00CA2F21" w:rsidP="00CA2F21">
      <w:pPr>
        <w:pStyle w:val="Legenda"/>
      </w:pPr>
      <w:bookmarkStart w:id="262" w:name="_Ref486411158"/>
      <w:bookmarkStart w:id="263" w:name="_Toc486423073"/>
      <w:r>
        <w:t xml:space="preserve">Equação </w:t>
      </w:r>
      <w:r w:rsidR="00EA6CFC">
        <w:fldChar w:fldCharType="begin"/>
      </w:r>
      <w:r w:rsidR="00EA6CFC">
        <w:instrText xml:space="preserve"> SEQ Equação \* ARABIC </w:instrText>
      </w:r>
      <w:r w:rsidR="00EA6CFC">
        <w:fldChar w:fldCharType="separate"/>
      </w:r>
      <w:r w:rsidR="005B6548">
        <w:rPr>
          <w:noProof/>
        </w:rPr>
        <w:t>3</w:t>
      </w:r>
      <w:r w:rsidR="00EA6CFC">
        <w:rPr>
          <w:noProof/>
        </w:rPr>
        <w:fldChar w:fldCharType="end"/>
      </w:r>
      <w:bookmarkEnd w:id="262"/>
      <w:r>
        <w:t>. Normalização com margem</w:t>
      </w:r>
      <w:bookmarkEnd w:id="263"/>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907D07B" w14:textId="54ED2758" w:rsidR="002B6774" w:rsidDel="009F4FA6" w:rsidRDefault="002B6774" w:rsidP="006F4BBC">
      <w:pPr>
        <w:suppressAutoHyphens w:val="0"/>
        <w:spacing w:after="0"/>
      </w:pPr>
      <w:moveFromRangeStart w:id="264" w:author="mario" w:date="2017-07-15T09:29:00Z" w:name="move487874306"/>
      <w:moveFrom w:id="265" w:author="mario" w:date="2017-07-15T09:29:00Z">
        <w:r w:rsidDel="009F4FA6">
          <w:t xml:space="preserve">Como </w:t>
        </w:r>
        <w:r w:rsidR="00D93C67" w:rsidDel="009F4FA6">
          <w:t xml:space="preserve">mostra </w:t>
        </w:r>
        <w:r w:rsidDel="009F4FA6">
          <w:t xml:space="preserve">a </w:t>
        </w:r>
        <w:r w:rsidR="005B6548" w:rsidDel="009F4FA6">
          <w:fldChar w:fldCharType="begin"/>
        </w:r>
        <w:r w:rsidR="005B6548" w:rsidDel="009F4FA6">
          <w:instrText xml:space="preserve"> REF _Ref486411158 \h </w:instrText>
        </w:r>
      </w:moveFrom>
      <w:del w:id="266" w:author="mario" w:date="2017-07-15T09:29:00Z"/>
      <w:moveFrom w:id="267" w:author="mario" w:date="2017-07-15T09:29:00Z">
        <w:r w:rsidR="005B6548" w:rsidDel="009F4FA6">
          <w:fldChar w:fldCharType="separate"/>
        </w:r>
        <w:r w:rsidR="005B6548" w:rsidDel="009F4FA6">
          <w:t xml:space="preserve">Equação </w:t>
        </w:r>
        <w:r w:rsidR="005B6548" w:rsidDel="009F4FA6">
          <w:rPr>
            <w:noProof/>
          </w:rPr>
          <w:t>3</w:t>
        </w:r>
        <w:r w:rsidR="005B6548" w:rsidDel="009F4FA6">
          <w:fldChar w:fldCharType="end"/>
        </w:r>
        <w:r w:rsidR="005B6548" w:rsidDel="009F4FA6">
          <w:t xml:space="preserve"> </w:t>
        </w:r>
        <w:r w:rsidDel="009F4FA6">
          <w:t xml:space="preserve">a margem é adicionada somente </w:t>
        </w:r>
        <w:r w:rsidR="000540F3" w:rsidDel="009F4FA6">
          <w:t xml:space="preserve">aos </w:t>
        </w:r>
        <w:r w:rsidDel="009F4FA6">
          <w:t>valores extremos</w:t>
        </w:r>
        <w:r w:rsidR="00FB5495" w:rsidDel="009F4FA6">
          <w:t xml:space="preserve">. </w:t>
        </w:r>
        <w:r w:rsidDel="009F4FA6">
          <w:t>É possível observar que para fazer este procediment</w:t>
        </w:r>
        <w:r w:rsidR="00D93C67" w:rsidDel="009F4FA6">
          <w:t>o, precisa-se</w:t>
        </w:r>
        <w:r w:rsidDel="009F4FA6">
          <w:t xml:space="preserve"> percorrer toda a entrada dos dados e descobrir quais são os valores extremos.</w:t>
        </w:r>
      </w:moveFrom>
    </w:p>
    <w:moveFromRangeEnd w:id="264"/>
    <w:p w14:paraId="05F3CF83" w14:textId="45582A60" w:rsidR="00A049A4" w:rsidRDefault="00015541" w:rsidP="006F4BBC">
      <w:pPr>
        <w:suppressAutoHyphens w:val="0"/>
        <w:spacing w:after="0"/>
      </w:pPr>
      <w:ins w:id="268" w:author="Mario" w:date="2017-07-16T20:33:00Z">
        <w:r>
          <w:t>Par</w:t>
        </w:r>
      </w:ins>
      <w:del w:id="269" w:author="Mario" w:date="2017-07-16T20:33:00Z">
        <w:r w:rsidR="00D93C67" w:rsidDel="00015541">
          <w:delText>A</w:delText>
        </w:r>
      </w:del>
      <w:proofErr w:type="gramStart"/>
      <w:ins w:id="270" w:author="Mario" w:date="2017-07-16T20:33:00Z">
        <w:r>
          <w:t>a a</w:t>
        </w:r>
      </w:ins>
      <w:proofErr w:type="gramEnd"/>
      <w:r w:rsidR="00D93C67">
        <w:t xml:space="preserve"> </w:t>
      </w:r>
      <w:r w:rsidR="00D93C67">
        <w:fldChar w:fldCharType="begin"/>
      </w:r>
      <w:r w:rsidR="00D93C67">
        <w:instrText xml:space="preserve"> REF _Ref465195472 \h </w:instrText>
      </w:r>
      <w:r w:rsidR="00CA2F21">
        <w:instrText xml:space="preserve"> \* MERGEFORMAT </w:instrText>
      </w:r>
      <w:r w:rsidR="00D93C67">
        <w:fldChar w:fldCharType="separate"/>
      </w:r>
      <w:r w:rsidR="005B6548">
        <w:t xml:space="preserve">Tabela </w:t>
      </w:r>
      <w:r w:rsidR="005B6548">
        <w:rPr>
          <w:noProof/>
        </w:rPr>
        <w:t>1</w:t>
      </w:r>
      <w:r w:rsidR="00D93C67">
        <w:fldChar w:fldCharType="end"/>
      </w:r>
      <w:ins w:id="271" w:author="Mario" w:date="2017-07-16T20:33:00Z">
        <w:r>
          <w:t xml:space="preserve">, foi utilizada </w:t>
        </w:r>
      </w:ins>
      <w:ins w:id="272" w:author="Mario" w:date="2017-07-16T20:35:00Z">
        <w:r>
          <w:t xml:space="preserve">a ação de </w:t>
        </w:r>
        <w:proofErr w:type="spellStart"/>
        <w:r>
          <w:t>Petro</w:t>
        </w:r>
        <w:proofErr w:type="spellEnd"/>
        <w:r>
          <w:t xml:space="preserve"> Rio (PRIO3)</w:t>
        </w:r>
      </w:ins>
      <w:ins w:id="273" w:author="Mario" w:date="2017-07-16T20:34:00Z">
        <w:r>
          <w:t xml:space="preserve"> que teve uma alta de cerca de 32% em 13 dias, a fim de</w:t>
        </w:r>
      </w:ins>
      <w:r w:rsidR="00D93C67">
        <w:t xml:space="preserve"> exemplifica</w:t>
      </w:r>
      <w:ins w:id="274" w:author="Mario" w:date="2017-07-16T20:34:00Z">
        <w:r>
          <w:t>r</w:t>
        </w:r>
      </w:ins>
      <w:r w:rsidR="00D93C67">
        <w:t xml:space="preserve"> </w:t>
      </w:r>
      <w:ins w:id="275" w:author="Mario" w:date="2017-07-16T20:34:00Z">
        <w:r>
          <w:t xml:space="preserve">como </w:t>
        </w:r>
      </w:ins>
      <w:r w:rsidR="00D93C67">
        <w:t>os dados</w:t>
      </w:r>
      <w:ins w:id="276" w:author="Mario" w:date="2017-07-16T20:34:00Z">
        <w:r>
          <w:t xml:space="preserve"> são</w:t>
        </w:r>
      </w:ins>
      <w:r w:rsidR="00D93C67">
        <w:t xml:space="preserve"> utilizados pelo software</w:t>
      </w:r>
      <w:del w:id="277" w:author="Mario" w:date="2017-07-16T20:33:00Z">
        <w:r w:rsidR="00D93C67" w:rsidDel="00015541">
          <w:delText xml:space="preserve"> </w:delText>
        </w:r>
        <w:r w:rsidR="00A049A4" w:rsidDel="00015541">
          <w:delText>no período de 13 dias úteis para a ação de PRIO3</w:delText>
        </w:r>
      </w:del>
      <w:r w:rsidR="00A049A4">
        <w:t xml:space="preserve">. </w:t>
      </w:r>
      <w:del w:id="278" w:author="Mario" w:date="2017-07-16T20:33:00Z">
        <w:r w:rsidR="00A049A4" w:rsidDel="00015541">
          <w:delText xml:space="preserve">A tabela </w:delText>
        </w:r>
      </w:del>
      <w:ins w:id="279" w:author="Mario" w:date="2017-07-16T20:33:00Z">
        <w:r>
          <w:t xml:space="preserve">Ela </w:t>
        </w:r>
      </w:ins>
      <w:r w:rsidR="00A049A4">
        <w:t>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Legenda"/>
        <w:ind w:firstLine="0"/>
      </w:pPr>
      <w:bookmarkStart w:id="280" w:name="_Ref465195472"/>
      <w:bookmarkStart w:id="281" w:name="_Toc465711378"/>
      <w:bookmarkStart w:id="282" w:name="_Toc486423068"/>
      <w:r>
        <w:lastRenderedPageBreak/>
        <w:t xml:space="preserve">Tabela </w:t>
      </w:r>
      <w:r w:rsidR="00EA6CFC">
        <w:fldChar w:fldCharType="begin"/>
      </w:r>
      <w:r w:rsidR="00EA6CFC">
        <w:instrText xml:space="preserve"> SEQ Tabela \* ARABIC </w:instrText>
      </w:r>
      <w:r w:rsidR="00EA6CFC">
        <w:fldChar w:fldCharType="separate"/>
      </w:r>
      <w:r w:rsidR="005B6548">
        <w:rPr>
          <w:noProof/>
        </w:rPr>
        <w:t>1</w:t>
      </w:r>
      <w:r w:rsidR="00EA6CFC">
        <w:rPr>
          <w:noProof/>
        </w:rPr>
        <w:fldChar w:fldCharType="end"/>
      </w:r>
      <w:bookmarkEnd w:id="280"/>
      <w:r>
        <w:t>. Preços PRIO3 “puros”</w:t>
      </w:r>
      <w:bookmarkEnd w:id="281"/>
      <w:bookmarkEnd w:id="282"/>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w:t>
      </w:r>
      <w:r w:rsidR="005B6548">
        <w:fldChar w:fldCharType="begin"/>
      </w:r>
      <w:r w:rsidR="005B6548">
        <w:instrText xml:space="preserve"> REF _Ref486411279 \h </w:instrText>
      </w:r>
      <w:r w:rsidR="005B6548">
        <w:fldChar w:fldCharType="separate"/>
      </w:r>
      <w:r w:rsidR="00015541">
        <w:t xml:space="preserve">Equação </w:t>
      </w:r>
      <w:r w:rsidR="00015541">
        <w:rPr>
          <w:noProof/>
        </w:rPr>
        <w:t>4</w:t>
      </w:r>
      <w:r w:rsidR="005B6548">
        <w:fldChar w:fldCharType="end"/>
      </w:r>
      <w:r w:rsidR="005B6548">
        <w:fldChar w:fldCharType="begin"/>
      </w:r>
      <w:r w:rsidR="005B6548">
        <w:instrText xml:space="preserve"> REF _Ref486411158 \h </w:instrText>
      </w:r>
      <w:r w:rsidR="005B6548">
        <w:fldChar w:fldCharType="end"/>
      </w:r>
      <w:r w:rsidR="005B6548">
        <w:t xml:space="preserve"> mostra o que foi explicado.</w:t>
      </w:r>
    </w:p>
    <w:p w14:paraId="28AAA013" w14:textId="77777777" w:rsidR="00CA2F21" w:rsidRDefault="00CA2F21" w:rsidP="00CA2F21">
      <w:pPr>
        <w:pStyle w:val="Legenda"/>
      </w:pPr>
      <w:bookmarkStart w:id="283" w:name="_Ref486411279"/>
      <w:bookmarkStart w:id="284" w:name="_Toc486423074"/>
      <w:r>
        <w:t xml:space="preserve">Equação </w:t>
      </w:r>
      <w:r w:rsidR="00EA6CFC">
        <w:fldChar w:fldCharType="begin"/>
      </w:r>
      <w:r w:rsidR="00EA6CFC">
        <w:instrText xml:space="preserve"> SEQ Equação \* ARABIC </w:instrText>
      </w:r>
      <w:r w:rsidR="00EA6CFC">
        <w:fldChar w:fldCharType="separate"/>
      </w:r>
      <w:r w:rsidR="005B6548">
        <w:rPr>
          <w:noProof/>
        </w:rPr>
        <w:t>4</w:t>
      </w:r>
      <w:r w:rsidR="00EA6CFC">
        <w:rPr>
          <w:noProof/>
        </w:rPr>
        <w:fldChar w:fldCharType="end"/>
      </w:r>
      <w:bookmarkEnd w:id="283"/>
      <w:r>
        <w:t>. Normalização exemplo</w:t>
      </w:r>
      <w:bookmarkEnd w:id="284"/>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53EC9783" w:rsidR="00D93C67" w:rsidRPr="00021301" w:rsidRDefault="004D0B35" w:rsidP="006F4BBC">
      <w:pPr>
        <w:suppressAutoHyphens w:val="0"/>
        <w:spacing w:after="0"/>
      </w:pPr>
      <w:ins w:id="285" w:author="Mario" w:date="2017-07-16T20:57:00Z">
        <w:r>
          <w:t>N</w:t>
        </w:r>
      </w:ins>
      <w:del w:id="286" w:author="Mario" w:date="2017-07-16T20:57:00Z">
        <w:r w:rsidR="00CA2F21" w:rsidDel="004D0B35">
          <w:delText>A</w:delText>
        </w:r>
      </w:del>
      <w:ins w:id="287" w:author="Mario" w:date="2017-07-16T20:57:00Z">
        <w:r>
          <w:t>a</w:t>
        </w:r>
      </w:ins>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proofErr w:type="spellStart"/>
      <w:r w:rsidR="00021301" w:rsidRPr="6103A698">
        <w:rPr>
          <w:i/>
          <w:iCs/>
        </w:rPr>
        <w:t>x</w:t>
      </w:r>
      <w:r w:rsidR="00021301" w:rsidRPr="6103A698">
        <w:rPr>
          <w:i/>
          <w:iCs/>
          <w:vertAlign w:val="subscript"/>
        </w:rPr>
        <w:t>max</w:t>
      </w:r>
      <w:proofErr w:type="spellEnd"/>
      <w:r w:rsidR="00021301" w:rsidRPr="6103A698">
        <w:rPr>
          <w:i/>
          <w:iCs/>
        </w:rPr>
        <w:t xml:space="preserve"> </w:t>
      </w:r>
      <w:r w:rsidR="00021301">
        <w:t xml:space="preserve">e </w:t>
      </w:r>
      <w:proofErr w:type="spellStart"/>
      <w:r w:rsidR="00021301" w:rsidRPr="6103A698">
        <w:rPr>
          <w:i/>
          <w:iCs/>
        </w:rPr>
        <w:t>x</w:t>
      </w:r>
      <w:r w:rsidR="00021301" w:rsidRPr="6103A698">
        <w:rPr>
          <w:i/>
          <w:iCs/>
          <w:vertAlign w:val="subscript"/>
        </w:rPr>
        <w:t>min</w:t>
      </w:r>
      <w:proofErr w:type="spellEnd"/>
      <w:r w:rsidR="00021301" w:rsidRPr="6103A698">
        <w:rPr>
          <w:i/>
          <w:iCs/>
          <w:vertAlign w:val="subscript"/>
        </w:rPr>
        <w:t xml:space="preserve">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Legenda"/>
        <w:ind w:firstLine="0"/>
      </w:pPr>
      <w:bookmarkStart w:id="288" w:name="_Ref465274968"/>
      <w:bookmarkStart w:id="289" w:name="_Ref465274948"/>
      <w:bookmarkStart w:id="290" w:name="_Toc465711379"/>
      <w:bookmarkStart w:id="291" w:name="_Toc486423069"/>
      <w:r>
        <w:lastRenderedPageBreak/>
        <w:t xml:space="preserve">Tabela </w:t>
      </w:r>
      <w:r w:rsidR="00EA6CFC">
        <w:fldChar w:fldCharType="begin"/>
      </w:r>
      <w:r w:rsidR="00EA6CFC">
        <w:instrText xml:space="preserve"> SEQ Tabela \* ARABIC </w:instrText>
      </w:r>
      <w:r w:rsidR="00EA6CFC">
        <w:fldChar w:fldCharType="separate"/>
      </w:r>
      <w:r w:rsidR="005B6548">
        <w:rPr>
          <w:noProof/>
        </w:rPr>
        <w:t>2</w:t>
      </w:r>
      <w:r w:rsidR="00EA6CFC">
        <w:rPr>
          <w:noProof/>
        </w:rPr>
        <w:fldChar w:fldCharType="end"/>
      </w:r>
      <w:bookmarkEnd w:id="288"/>
      <w:r>
        <w:t>. PRIO3 normalizado</w:t>
      </w:r>
      <w:bookmarkEnd w:id="289"/>
      <w:bookmarkEnd w:id="290"/>
      <w:bookmarkEnd w:id="291"/>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292" w:name="_Ref465275761"/>
      <w:bookmarkStart w:id="293" w:name="_Toc465711394"/>
      <w:bookmarkStart w:id="294" w:name="_Toc486423009"/>
      <w:r>
        <w:t xml:space="preserve">Figura </w:t>
      </w:r>
      <w:r w:rsidR="00EA6CFC">
        <w:fldChar w:fldCharType="begin"/>
      </w:r>
      <w:r w:rsidR="00EA6CFC">
        <w:instrText xml:space="preserve"> SEQ Figura \* ARABIC </w:instrText>
      </w:r>
      <w:r w:rsidR="00EA6CFC">
        <w:fldChar w:fldCharType="separate"/>
      </w:r>
      <w:r w:rsidR="00460EC9">
        <w:rPr>
          <w:noProof/>
        </w:rPr>
        <w:t>8</w:t>
      </w:r>
      <w:r w:rsidR="00EA6CFC">
        <w:rPr>
          <w:noProof/>
        </w:rPr>
        <w:fldChar w:fldCharType="end"/>
      </w:r>
      <w:bookmarkEnd w:id="292"/>
      <w:r>
        <w:t xml:space="preserve">. </w:t>
      </w:r>
      <w:r w:rsidRPr="007D0009">
        <w:t xml:space="preserve">Maiores </w:t>
      </w:r>
      <w:r>
        <w:t>altas</w:t>
      </w:r>
      <w:r w:rsidRPr="007D0009">
        <w:t xml:space="preserve"> em 5 dias</w:t>
      </w:r>
      <w:bookmarkEnd w:id="293"/>
      <w:bookmarkEnd w:id="294"/>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EndPr/>
        <w:sdtContent>
          <w:r w:rsidR="005212E7">
            <w:fldChar w:fldCharType="begin"/>
          </w:r>
          <w:r w:rsidR="005212E7" w:rsidRPr="005212E7">
            <w:instrText xml:space="preserve"> CITATION bar16 \l 1033 </w:instrText>
          </w:r>
          <w:r w:rsidR="005212E7">
            <w:fldChar w:fldCharType="separate"/>
          </w:r>
          <w:r w:rsidR="009B6720">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295" w:name="_Ref465275767"/>
      <w:bookmarkStart w:id="296" w:name="_Toc465711395"/>
      <w:bookmarkStart w:id="297" w:name="_Toc486423010"/>
      <w:r>
        <w:lastRenderedPageBreak/>
        <w:t xml:space="preserve">Figura </w:t>
      </w:r>
      <w:r w:rsidR="00EA6CFC">
        <w:fldChar w:fldCharType="begin"/>
      </w:r>
      <w:r w:rsidR="00EA6CFC">
        <w:instrText xml:space="preserve"> SEQ Figura \* ARABIC </w:instrText>
      </w:r>
      <w:r w:rsidR="00EA6CFC">
        <w:fldChar w:fldCharType="separate"/>
      </w:r>
      <w:r w:rsidR="005B6548">
        <w:rPr>
          <w:noProof/>
        </w:rPr>
        <w:t>9</w:t>
      </w:r>
      <w:r w:rsidR="00EA6CFC">
        <w:rPr>
          <w:noProof/>
        </w:rPr>
        <w:fldChar w:fldCharType="end"/>
      </w:r>
      <w:bookmarkEnd w:id="295"/>
      <w:r>
        <w:t>. Maiores quedas em 5 dias</w:t>
      </w:r>
      <w:bookmarkEnd w:id="296"/>
      <w:bookmarkEnd w:id="297"/>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EndPr/>
        <w:sdtContent>
          <w:r>
            <w:fldChar w:fldCharType="begin"/>
          </w:r>
          <w:r w:rsidRPr="00BE22A6">
            <w:instrText xml:space="preserve"> CITATION bar16 \l 1033 </w:instrText>
          </w:r>
          <w:r>
            <w:fldChar w:fldCharType="separate"/>
          </w:r>
          <w:r w:rsidR="009B6720">
            <w:rPr>
              <w:noProof/>
            </w:rPr>
            <w:t>(BARCHART, 2016)</w:t>
          </w:r>
          <w:r>
            <w:fldChar w:fldCharType="end"/>
          </w:r>
        </w:sdtContent>
      </w:sdt>
    </w:p>
    <w:p w14:paraId="6957F0D7" w14:textId="777A2ED8" w:rsidR="00882F55" w:rsidRDefault="005579BF" w:rsidP="00AD1FC5">
      <w:pPr>
        <w:pStyle w:val="Ttulo1"/>
      </w:pPr>
      <w:r>
        <w:br w:type="page"/>
      </w:r>
      <w:bookmarkStart w:id="298" w:name="_Toc486423146"/>
      <w:r w:rsidR="009D104B">
        <w:lastRenderedPageBreak/>
        <w:t>ESTADO DA ARTE</w:t>
      </w:r>
      <w:bookmarkEnd w:id="298"/>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299" w:name="_Toc465711366"/>
      <w:bookmarkStart w:id="300" w:name="_Toc486423147"/>
      <w:r>
        <w:t>Excel + VBA</w:t>
      </w:r>
      <w:bookmarkEnd w:id="299"/>
      <w:bookmarkEnd w:id="300"/>
    </w:p>
    <w:p w14:paraId="72195241" w14:textId="30685170" w:rsidR="000D0D4C" w:rsidRDefault="000D0D4C" w:rsidP="000D0D4C">
      <w:pPr>
        <w:rPr>
          <w:lang w:eastAsia="pt-BR"/>
        </w:rPr>
      </w:pPr>
    </w:p>
    <w:p w14:paraId="2D08F71A" w14:textId="367D5B73"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End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9B6720">
            <w:rPr>
              <w:noProof/>
              <w:lang w:eastAsia="pt-BR"/>
            </w:rPr>
            <w:t>(MICROSOFT, 2016)</w:t>
          </w:r>
          <w:r w:rsidR="0058396B">
            <w:rPr>
              <w:lang w:eastAsia="pt-BR"/>
            </w:rPr>
            <w:fldChar w:fldCharType="end"/>
          </w:r>
        </w:sdtContent>
      </w:sdt>
      <w:ins w:id="301" w:author="Mario" w:date="2017-07-16T20:59:00Z">
        <w:r w:rsidR="004D0B35">
          <w:rPr>
            <w:lang w:eastAsia="pt-BR"/>
          </w:rPr>
          <w:t>.</w:t>
        </w:r>
      </w:ins>
    </w:p>
    <w:p w14:paraId="304EDD51" w14:textId="258C55E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del w:id="302" w:author="Mario" w:date="2017-07-16T20:59:00Z">
        <w:r w:rsidR="0099442B" w:rsidDel="004D0B35">
          <w:rPr>
            <w:lang w:eastAsia="pt-BR"/>
          </w:rPr>
          <w:delText>.</w:delText>
        </w:r>
      </w:del>
      <w:r w:rsidR="003D2C9B">
        <w:rPr>
          <w:lang w:eastAsia="pt-BR"/>
        </w:rPr>
        <w:t xml:space="preserve"> </w:t>
      </w:r>
      <w:sdt>
        <w:sdtPr>
          <w:rPr>
            <w:lang w:eastAsia="pt-BR"/>
          </w:rPr>
          <w:id w:val="-1767917459"/>
          <w:citation/>
        </w:sdtPr>
        <w:sdtEnd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9B6720">
            <w:rPr>
              <w:noProof/>
              <w:lang w:eastAsia="pt-BR"/>
            </w:rPr>
            <w:t>(MICROSOFT, 2009)</w:t>
          </w:r>
          <w:r w:rsidR="003D2C9B">
            <w:rPr>
              <w:lang w:eastAsia="pt-BR"/>
            </w:rPr>
            <w:fldChar w:fldCharType="end"/>
          </w:r>
        </w:sdtContent>
      </w:sdt>
      <w:ins w:id="303" w:author="Mario" w:date="2017-07-16T20:59:00Z">
        <w:r w:rsidR="004D0B35">
          <w:rPr>
            <w:lang w:eastAsia="pt-BR"/>
          </w:rPr>
          <w:t>.</w:t>
        </w:r>
      </w:ins>
    </w:p>
    <w:p w14:paraId="2E2F8E83" w14:textId="2331C529"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w:t>
      </w:r>
      <w:proofErr w:type="gramStart"/>
      <w:r w:rsidR="6103A698" w:rsidRPr="6103A698">
        <w:rPr>
          <w:lang w:eastAsia="pt-BR"/>
        </w:rPr>
        <w:t>papeis</w:t>
      </w:r>
      <w:proofErr w:type="gramEnd"/>
      <w:r w:rsidR="6103A698" w:rsidRPr="6103A698">
        <w:rPr>
          <w:lang w:eastAsia="pt-BR"/>
        </w:rPr>
        <w:t xml:space="preserve">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proofErr w:type="spellStart"/>
      <w:r w:rsidR="6103A698" w:rsidRPr="009D104B">
        <w:rPr>
          <w:i/>
          <w:lang w:eastAsia="pt-BR"/>
        </w:rPr>
        <w:t>add-ins</w:t>
      </w:r>
      <w:proofErr w:type="spellEnd"/>
      <w:r w:rsidR="00126031">
        <w:rPr>
          <w:lang w:eastAsia="pt-BR"/>
        </w:rPr>
        <w:t>)</w:t>
      </w:r>
      <w:r w:rsidR="6103A698" w:rsidRPr="6103A698">
        <w:rPr>
          <w:lang w:eastAsia="pt-BR"/>
        </w:rPr>
        <w:t xml:space="preserve"> como o </w:t>
      </w:r>
      <w:proofErr w:type="spellStart"/>
      <w:r w:rsidR="6103A698" w:rsidRPr="6103A698">
        <w:rPr>
          <w:lang w:eastAsia="pt-BR"/>
        </w:rPr>
        <w:t>NeuroXL</w:t>
      </w:r>
      <w:proofErr w:type="spellEnd"/>
      <w:sdt>
        <w:sdtPr>
          <w:rPr>
            <w:lang w:eastAsia="pt-BR"/>
          </w:rPr>
          <w:id w:val="-1942063114"/>
          <w:citation/>
        </w:sdtPr>
        <w:sdtEnd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9B6720">
            <w:rPr>
              <w:noProof/>
              <w:lang w:eastAsia="pt-BR"/>
            </w:rPr>
            <w:t xml:space="preserve"> (FRANZ AG, 1998)</w:t>
          </w:r>
          <w:r w:rsidR="009D104B">
            <w:rPr>
              <w:lang w:eastAsia="pt-BR"/>
            </w:rPr>
            <w:fldChar w:fldCharType="end"/>
          </w:r>
        </w:sdtContent>
      </w:sdt>
      <w:r w:rsidR="6103A698" w:rsidRPr="6103A698">
        <w:rPr>
          <w:lang w:eastAsia="pt-BR"/>
        </w:rPr>
        <w:t xml:space="preserve">, ou o </w:t>
      </w:r>
      <w:proofErr w:type="spellStart"/>
      <w:r w:rsidR="6103A698" w:rsidRPr="6103A698">
        <w:rPr>
          <w:lang w:eastAsia="pt-BR"/>
        </w:rPr>
        <w:t>NeuroNetwork</w:t>
      </w:r>
      <w:proofErr w:type="spellEnd"/>
      <w:r w:rsidR="6103A698" w:rsidRPr="6103A698">
        <w:rPr>
          <w:lang w:eastAsia="pt-BR"/>
        </w:rPr>
        <w:t xml:space="preserve"> </w:t>
      </w:r>
      <w:proofErr w:type="spellStart"/>
      <w:r w:rsidR="6103A698" w:rsidRPr="6103A698">
        <w:rPr>
          <w:lang w:eastAsia="pt-BR"/>
        </w:rPr>
        <w:t>Add-in</w:t>
      </w:r>
      <w:proofErr w:type="spellEnd"/>
      <w:r w:rsidR="009D104B">
        <w:rPr>
          <w:lang w:eastAsia="pt-BR"/>
        </w:rPr>
        <w:t xml:space="preserve"> </w:t>
      </w:r>
      <w:sdt>
        <w:sdtPr>
          <w:rPr>
            <w:lang w:eastAsia="pt-BR"/>
          </w:rPr>
          <w:id w:val="-2108576340"/>
          <w:citation/>
        </w:sdtPr>
        <w:sdtEnd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9B6720">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proofErr w:type="spellStart"/>
      <w:r w:rsidR="00126031">
        <w:rPr>
          <w:lang w:eastAsia="pt-BR"/>
        </w:rPr>
        <w:t>excel</w:t>
      </w:r>
      <w:proofErr w:type="spellEnd"/>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304" w:name="_Toc486423148"/>
      <w:proofErr w:type="spellStart"/>
      <w:r>
        <w:t>Weka</w:t>
      </w:r>
      <w:bookmarkEnd w:id="304"/>
      <w:proofErr w:type="spellEnd"/>
    </w:p>
    <w:p w14:paraId="0FF269DA" w14:textId="7CED7BD8" w:rsidR="00CD55E6" w:rsidRDefault="00CD55E6" w:rsidP="00CD55E6">
      <w:pPr>
        <w:rPr>
          <w:lang w:eastAsia="pt-BR"/>
        </w:rPr>
      </w:pPr>
    </w:p>
    <w:p w14:paraId="3DB5104B" w14:textId="1B46953B" w:rsidR="00CD55E6" w:rsidRDefault="00CD55E6" w:rsidP="00CD55E6">
      <w:proofErr w:type="spellStart"/>
      <w:r>
        <w:rPr>
          <w:lang w:eastAsia="pt-BR"/>
        </w:rPr>
        <w:t>Weka</w:t>
      </w:r>
      <w:proofErr w:type="spellEnd"/>
      <w:r>
        <w:rPr>
          <w:lang w:eastAsia="pt-BR"/>
        </w:rPr>
        <w:t xml:space="preserve"> é uma</w:t>
      </w:r>
      <w:r w:rsidR="006E4D24">
        <w:rPr>
          <w:lang w:eastAsia="pt-BR"/>
        </w:rPr>
        <w:t xml:space="preserve"> poderosa</w:t>
      </w:r>
      <w:r>
        <w:rPr>
          <w:lang w:eastAsia="pt-BR"/>
        </w:rPr>
        <w:t xml:space="preserve"> coleção </w:t>
      </w:r>
      <w:r w:rsidR="00C47032">
        <w:rPr>
          <w:lang w:eastAsia="pt-BR"/>
        </w:rPr>
        <w:t xml:space="preserve">de algoritmos de </w:t>
      </w:r>
      <w:proofErr w:type="spellStart"/>
      <w:r w:rsidR="00C47032" w:rsidRPr="6103A698">
        <w:rPr>
          <w:i/>
          <w:iCs/>
          <w:lang w:eastAsia="pt-BR"/>
        </w:rPr>
        <w:t>machine</w:t>
      </w:r>
      <w:proofErr w:type="spellEnd"/>
      <w:r w:rsidR="00C47032" w:rsidRPr="6103A698">
        <w:rPr>
          <w:i/>
          <w:iCs/>
          <w:lang w:eastAsia="pt-BR"/>
        </w:rPr>
        <w:t xml:space="preserve"> </w:t>
      </w:r>
      <w:proofErr w:type="spellStart"/>
      <w:r w:rsidR="00C47032" w:rsidRPr="6103A698">
        <w:rPr>
          <w:i/>
          <w:iCs/>
          <w:lang w:eastAsia="pt-BR"/>
        </w:rPr>
        <w:t>learning</w:t>
      </w:r>
      <w:proofErr w:type="spellEnd"/>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t>
      </w:r>
      <w:proofErr w:type="spellStart"/>
      <w:r w:rsidR="00C47032">
        <w:t>Waikato</w:t>
      </w:r>
      <w:proofErr w:type="spellEnd"/>
      <w:r w:rsidR="00C47032">
        <w:t xml:space="preserve"> localizado neste </w:t>
      </w:r>
      <w:r w:rsidR="002C4B4E">
        <w:t>país</w:t>
      </w:r>
      <w:del w:id="305" w:author="Mario" w:date="2017-07-16T20:59:00Z">
        <w:r w:rsidR="002C4B4E" w:rsidDel="004D0B35">
          <w:delText>.</w:delText>
        </w:r>
      </w:del>
      <w:r w:rsidR="002C4B4E">
        <w:t xml:space="preserve"> </w:t>
      </w:r>
      <w:sdt>
        <w:sdtPr>
          <w:id w:val="27846332"/>
          <w:citation/>
        </w:sdtPr>
        <w:sdtEndPr/>
        <w:sdtContent>
          <w:r w:rsidR="00C47032">
            <w:fldChar w:fldCharType="begin"/>
          </w:r>
          <w:r w:rsidR="009D104B">
            <w:instrText xml:space="preserve">CITATION Uni16 \l 1033 </w:instrText>
          </w:r>
          <w:r w:rsidR="00C47032">
            <w:fldChar w:fldCharType="separate"/>
          </w:r>
          <w:r w:rsidR="009B6720">
            <w:rPr>
              <w:noProof/>
            </w:rPr>
            <w:t>(UNIVERSITY OF WAIKATO, 2010)</w:t>
          </w:r>
          <w:r w:rsidR="00C47032">
            <w:fldChar w:fldCharType="end"/>
          </w:r>
        </w:sdtContent>
      </w:sdt>
      <w:ins w:id="306" w:author="Mario" w:date="2017-07-16T20:59:00Z">
        <w:r w:rsidR="004D0B35">
          <w:t>.</w:t>
        </w:r>
      </w:ins>
    </w:p>
    <w:p w14:paraId="3BEA0D5F" w14:textId="06F27208"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EndPr/>
        <w:sdtContent>
          <w:r>
            <w:fldChar w:fldCharType="begin"/>
          </w:r>
          <w:r w:rsidRPr="001E6EF9">
            <w:instrText xml:space="preserve"> CITATION Bro16 \l 1033 </w:instrText>
          </w:r>
          <w:r>
            <w:fldChar w:fldCharType="separate"/>
          </w:r>
          <w:r w:rsidR="009B6720">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a</w:t>
      </w:r>
      <w:ins w:id="307" w:author="Mario" w:date="2017-07-16T20:23:00Z">
        <w:r w:rsidR="00232D18">
          <w:t xml:space="preserve"> </w:t>
        </w:r>
      </w:ins>
      <w:del w:id="308" w:author="Mario" w:date="2017-07-16T20:22:00Z">
        <w:r w:rsidDel="00232D18">
          <w:delText xml:space="preserve"> </w:delText>
        </w:r>
      </w:del>
      <w:ins w:id="309" w:author="Mario" w:date="2017-07-16T20:23:00Z">
        <w:r w:rsidR="00232D18">
          <w:fldChar w:fldCharType="begin"/>
        </w:r>
        <w:r w:rsidR="00232D18">
          <w:instrText xml:space="preserve"> REF _Ref486411158 \h </w:instrText>
        </w:r>
      </w:ins>
      <w:r w:rsidR="00232D18">
        <w:fldChar w:fldCharType="separate"/>
      </w:r>
      <w:ins w:id="310" w:author="Mario" w:date="2017-07-16T20:23:00Z">
        <w:r w:rsidR="00232D18">
          <w:t xml:space="preserve">Equação </w:t>
        </w:r>
        <w:r w:rsidR="00232D18">
          <w:rPr>
            <w:noProof/>
          </w:rPr>
          <w:t>3</w:t>
        </w:r>
        <w:r w:rsidR="00232D18">
          <w:fldChar w:fldCharType="end"/>
        </w:r>
      </w:ins>
      <w:del w:id="311" w:author="Mario" w:date="2017-07-16T20:22:00Z">
        <w:r w:rsidDel="00232D18">
          <w:fldChar w:fldCharType="begin"/>
        </w:r>
        <w:r w:rsidDel="00232D18">
          <w:delInstrText xml:space="preserve"> REF _Ref463116623 \h </w:delInstrText>
        </w:r>
        <w:r w:rsidDel="00232D18">
          <w:fldChar w:fldCharType="separate"/>
        </w:r>
        <w:r w:rsidR="00D21753" w:rsidDel="00232D18">
          <w:delText xml:space="preserve">Equação </w:delText>
        </w:r>
        <w:r w:rsidR="00D21753" w:rsidDel="00232D18">
          <w:rPr>
            <w:noProof/>
          </w:rPr>
          <w:delText>8</w:delText>
        </w:r>
        <w:r w:rsidDel="00232D18">
          <w:fldChar w:fldCharType="end"/>
        </w:r>
      </w:del>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EndPr/>
        <w:sdtContent>
          <w:r w:rsidR="00C73546">
            <w:fldChar w:fldCharType="begin"/>
          </w:r>
          <w:r w:rsidR="009D104B">
            <w:instrText xml:space="preserve">CITATION Wek16 \l 1033 </w:instrText>
          </w:r>
          <w:r w:rsidR="00C73546">
            <w:fldChar w:fldCharType="separate"/>
          </w:r>
          <w:r w:rsidR="009B6720">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312" w:name="_Toc486423149"/>
      <w:r>
        <w:t>Neuroph Studio</w:t>
      </w:r>
      <w:bookmarkEnd w:id="312"/>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End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9B6720">
            <w:rPr>
              <w:noProof/>
              <w:lang w:eastAsia="pt-BR"/>
            </w:rPr>
            <w:t>(NEUROPH, 2008)</w:t>
          </w:r>
          <w:r w:rsidR="00EA0CB5">
            <w:rPr>
              <w:lang w:eastAsia="pt-BR"/>
            </w:rPr>
            <w:fldChar w:fldCharType="end"/>
          </w:r>
        </w:sdtContent>
      </w:sdt>
      <w:r w:rsidR="00CC584F">
        <w:rPr>
          <w:lang w:eastAsia="pt-BR"/>
        </w:rPr>
        <w:t>.</w:t>
      </w:r>
    </w:p>
    <w:p w14:paraId="562A5724" w14:textId="7DD7BBDE"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t>
      </w:r>
      <w:proofErr w:type="spellStart"/>
      <w:r w:rsidR="00CC584F">
        <w:rPr>
          <w:lang w:eastAsia="pt-BR"/>
        </w:rPr>
        <w:t>Weka</w:t>
      </w:r>
      <w:proofErr w:type="spellEnd"/>
      <w:r w:rsidR="00CC584F">
        <w:rPr>
          <w:lang w:eastAsia="pt-BR"/>
        </w:rPr>
        <w:t xml:space="preserve">, </w:t>
      </w:r>
      <w:r w:rsidR="0020236F">
        <w:rPr>
          <w:lang w:eastAsia="pt-BR"/>
        </w:rPr>
        <w:t xml:space="preserve">só é possível </w:t>
      </w:r>
      <w:r w:rsidR="00CC584F">
        <w:rPr>
          <w:lang w:eastAsia="pt-BR"/>
        </w:rPr>
        <w:t>fazer a normalização dos valores somente escolhendo os limites, sem a margem</w:t>
      </w:r>
      <w:del w:id="313" w:author="Mario" w:date="2017-07-16T20:59:00Z">
        <w:r w:rsidR="00CC584F" w:rsidDel="004D0B35">
          <w:rPr>
            <w:lang w:eastAsia="pt-BR"/>
          </w:rPr>
          <w:delText>.</w:delText>
        </w:r>
      </w:del>
      <w:r w:rsidR="00CC584F">
        <w:rPr>
          <w:lang w:eastAsia="pt-BR"/>
        </w:rPr>
        <w:t xml:space="preserve"> </w:t>
      </w:r>
      <w:sdt>
        <w:sdtPr>
          <w:rPr>
            <w:lang w:eastAsia="pt-BR"/>
          </w:rPr>
          <w:id w:val="1375426409"/>
          <w:citation/>
        </w:sdtPr>
        <w:sdtEnd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9B6720">
            <w:rPr>
              <w:noProof/>
              <w:lang w:eastAsia="pt-BR"/>
            </w:rPr>
            <w:t>(NEUROPH, 2014)</w:t>
          </w:r>
          <w:r w:rsidR="00CC584F">
            <w:rPr>
              <w:lang w:eastAsia="pt-BR"/>
            </w:rPr>
            <w:fldChar w:fldCharType="end"/>
          </w:r>
        </w:sdtContent>
      </w:sdt>
      <w:ins w:id="314" w:author="Mario" w:date="2017-07-16T20:59:00Z">
        <w:r w:rsidR="004D0B35">
          <w:rPr>
            <w:lang w:eastAsia="pt-BR"/>
          </w:rPr>
          <w:t>.</w:t>
        </w:r>
      </w:ins>
    </w:p>
    <w:p w14:paraId="743BB10D" w14:textId="584F1FC5"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w:t>
      </w:r>
      <w:del w:id="315" w:author="Mario" w:date="2017-07-16T20:59:00Z">
        <w:r w:rsidR="005665A4" w:rsidDel="004D0B35">
          <w:rPr>
            <w:lang w:eastAsia="pt-BR"/>
          </w:rPr>
          <w:delText>.</w:delText>
        </w:r>
      </w:del>
      <w:r w:rsidR="005665A4">
        <w:rPr>
          <w:lang w:eastAsia="pt-BR"/>
        </w:rPr>
        <w:t xml:space="preserve"> </w:t>
      </w:r>
      <w:sdt>
        <w:sdtPr>
          <w:rPr>
            <w:lang w:eastAsia="pt-BR"/>
          </w:rPr>
          <w:id w:val="1209612408"/>
          <w:citation/>
        </w:sdtPr>
        <w:sdtEnd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9B6720">
            <w:rPr>
              <w:noProof/>
              <w:lang w:eastAsia="pt-BR"/>
            </w:rPr>
            <w:t>(NEUROPH, 2014)</w:t>
          </w:r>
          <w:r w:rsidR="005665A4">
            <w:rPr>
              <w:lang w:eastAsia="pt-BR"/>
            </w:rPr>
            <w:fldChar w:fldCharType="end"/>
          </w:r>
        </w:sdtContent>
      </w:sdt>
      <w:ins w:id="316" w:author="Mario" w:date="2017-07-16T20:59:00Z">
        <w:r w:rsidR="004D0B35">
          <w:rPr>
            <w:lang w:eastAsia="pt-BR"/>
          </w:rPr>
          <w:t>.</w:t>
        </w:r>
      </w:ins>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317" w:name="_Toc486423150"/>
      <w:r w:rsidRPr="00267991">
        <w:t>Matlab</w:t>
      </w:r>
      <w:bookmarkEnd w:id="317"/>
    </w:p>
    <w:p w14:paraId="0ECFA924" w14:textId="1859EE45" w:rsidR="00CD55E6" w:rsidRDefault="00CD55E6" w:rsidP="00CD55E6">
      <w:pPr>
        <w:rPr>
          <w:lang w:eastAsia="pt-BR"/>
        </w:rPr>
      </w:pPr>
    </w:p>
    <w:p w14:paraId="3D447FBD" w14:textId="6E82A699"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proofErr w:type="spellStart"/>
      <w:r w:rsidR="00451AFD" w:rsidRPr="6103A698">
        <w:rPr>
          <w:i/>
          <w:iCs/>
        </w:rPr>
        <w:t>machine</w:t>
      </w:r>
      <w:proofErr w:type="spellEnd"/>
      <w:r w:rsidR="00451AFD" w:rsidRPr="6103A698">
        <w:rPr>
          <w:i/>
          <w:iCs/>
        </w:rPr>
        <w:t xml:space="preserve"> </w:t>
      </w:r>
      <w:proofErr w:type="spellStart"/>
      <w:r w:rsidR="00451AFD" w:rsidRPr="6103A698">
        <w:rPr>
          <w:i/>
          <w:iCs/>
        </w:rPr>
        <w:t>learning</w:t>
      </w:r>
      <w:proofErr w:type="spellEnd"/>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EndPr/>
        <w:sdtContent>
          <w:r w:rsidR="00451AFD">
            <w:fldChar w:fldCharType="begin"/>
          </w:r>
          <w:r w:rsidR="0011043B">
            <w:instrText xml:space="preserve">CITATION Mat16 \l 1033 </w:instrText>
          </w:r>
          <w:r w:rsidR="00451AFD">
            <w:fldChar w:fldCharType="separate"/>
          </w:r>
          <w:r w:rsidR="009B6720">
            <w:rPr>
              <w:noProof/>
            </w:rPr>
            <w:t>(MATHWORKS, 2007)</w:t>
          </w:r>
          <w:r w:rsidR="00451AFD">
            <w:fldChar w:fldCharType="end"/>
          </w:r>
        </w:sdtContent>
      </w:sdt>
      <w:ins w:id="318" w:author="Mario" w:date="2017-07-16T20:59:00Z">
        <w:r w:rsidR="004D0B35">
          <w:t>.</w:t>
        </w:r>
      </w:ins>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EndPr/>
        <w:sdtContent>
          <w:r w:rsidR="00F07837">
            <w:fldChar w:fldCharType="begin"/>
          </w:r>
          <w:r w:rsidR="00F07837" w:rsidRPr="00F07837">
            <w:instrText xml:space="preserve"> CITATION Dem03 \l 1033 </w:instrText>
          </w:r>
          <w:r w:rsidR="00F07837">
            <w:fldChar w:fldCharType="separate"/>
          </w:r>
          <w:r w:rsidR="009B6720">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319" w:name="_Toc486423151"/>
      <w:proofErr w:type="spellStart"/>
      <w:r>
        <w:t>NeuroFURG</w:t>
      </w:r>
      <w:bookmarkEnd w:id="319"/>
      <w:proofErr w:type="spellEnd"/>
    </w:p>
    <w:p w14:paraId="07D82F85" w14:textId="1B320F1B" w:rsidR="00817DA3" w:rsidRDefault="00817DA3" w:rsidP="00817DA3"/>
    <w:p w14:paraId="6A7A42EB" w14:textId="253E3A36" w:rsidR="00817DA3" w:rsidRDefault="00817DA3" w:rsidP="00817DA3">
      <w:r>
        <w:t xml:space="preserve">O </w:t>
      </w:r>
      <w:proofErr w:type="spellStart"/>
      <w:proofErr w:type="gramStart"/>
      <w:r>
        <w:t>NeuroFURG</w:t>
      </w:r>
      <w:proofErr w:type="spellEnd"/>
      <w:proofErr w:type="gramEnd"/>
      <w:r>
        <w:t xml:space="preserve"> é uma ferramenta de construção e simulação de </w:t>
      </w:r>
      <w:proofErr w:type="spellStart"/>
      <w:r>
        <w:t>RNA</w:t>
      </w:r>
      <w:r w:rsidR="00C1541C">
        <w:t>s</w:t>
      </w:r>
      <w:proofErr w:type="spellEnd"/>
      <w:r>
        <w:t xml:space="preserve"> com o foco </w:t>
      </w:r>
      <w:r w:rsidR="00C1541C">
        <w:t xml:space="preserve">nos </w:t>
      </w:r>
      <w:r>
        <w:t xml:space="preserve">modelos de neurônios </w:t>
      </w:r>
      <w:proofErr w:type="spellStart"/>
      <w:r>
        <w:t>Perceptron</w:t>
      </w:r>
      <w:proofErr w:type="spellEnd"/>
      <w:r>
        <w:t xml:space="preserve"> e </w:t>
      </w:r>
      <w:proofErr w:type="spellStart"/>
      <w:r>
        <w:t>Adaline</w:t>
      </w:r>
      <w:proofErr w:type="spellEnd"/>
      <w:r>
        <w:t xml:space="preserve"> (</w:t>
      </w:r>
      <w:r w:rsidR="000540F3">
        <w:t xml:space="preserve">esse último </w:t>
      </w:r>
      <w:r>
        <w:t>não abordado neste trabalho)</w:t>
      </w:r>
      <w:del w:id="320" w:author="Mario" w:date="2017-07-16T20:59:00Z">
        <w:r w:rsidDel="004D0B35">
          <w:delText>.</w:delText>
        </w:r>
      </w:del>
      <w:r>
        <w:t xml:space="preserve"> </w:t>
      </w:r>
      <w:sdt>
        <w:sdtPr>
          <w:id w:val="-1450781613"/>
          <w:citation/>
        </w:sdtPr>
        <w:sdtEndPr/>
        <w:sdtContent>
          <w:r>
            <w:fldChar w:fldCharType="begin"/>
          </w:r>
          <w:r w:rsidRPr="009D02FE">
            <w:instrText xml:space="preserve"> CITATION Neu11 \l 1033 </w:instrText>
          </w:r>
          <w:r>
            <w:fldChar w:fldCharType="separate"/>
          </w:r>
          <w:r w:rsidR="009B6720">
            <w:rPr>
              <w:noProof/>
            </w:rPr>
            <w:t>(NEUROFURG, 2011)</w:t>
          </w:r>
          <w:r>
            <w:fldChar w:fldCharType="end"/>
          </w:r>
        </w:sdtContent>
      </w:sdt>
      <w:ins w:id="321" w:author="Mario" w:date="2017-07-16T20:59:00Z">
        <w:r w:rsidR="004D0B35">
          <w:t>.</w:t>
        </w:r>
      </w:ins>
    </w:p>
    <w:p w14:paraId="0C028DC4" w14:textId="2C95D325"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w:t>
      </w:r>
      <w:del w:id="322" w:author="Mario" w:date="2017-07-16T21:00:00Z">
        <w:r w:rsidDel="004D0B35">
          <w:delText>.</w:delText>
        </w:r>
      </w:del>
      <w:r>
        <w:t xml:space="preserve"> </w:t>
      </w:r>
      <w:sdt>
        <w:sdtPr>
          <w:id w:val="-1287353224"/>
          <w:citation/>
        </w:sdtPr>
        <w:sdtEndPr/>
        <w:sdtContent>
          <w:r>
            <w:fldChar w:fldCharType="begin"/>
          </w:r>
          <w:r>
            <w:rPr>
              <w:lang w:val="en-US"/>
            </w:rPr>
            <w:instrText xml:space="preserve"> CITATION Neu11 \l 1033 </w:instrText>
          </w:r>
          <w:r>
            <w:fldChar w:fldCharType="separate"/>
          </w:r>
          <w:r w:rsidR="009B6720" w:rsidRPr="009B6720">
            <w:rPr>
              <w:noProof/>
              <w:lang w:val="en-US"/>
            </w:rPr>
            <w:t>(NEUROFURG, 2011)</w:t>
          </w:r>
          <w:r>
            <w:fldChar w:fldCharType="end"/>
          </w:r>
        </w:sdtContent>
      </w:sdt>
      <w:ins w:id="323" w:author="Mario" w:date="2017-07-16T21:00:00Z">
        <w:r w:rsidR="004D0B35">
          <w:t>.</w:t>
        </w:r>
      </w:ins>
    </w:p>
    <w:p w14:paraId="5E3C339F" w14:textId="77777777" w:rsidR="00C1541C" w:rsidRDefault="00C1541C" w:rsidP="00817DA3"/>
    <w:p w14:paraId="63BA1D43" w14:textId="6AD0E6C0" w:rsidR="00EA574F" w:rsidRDefault="00EA574F" w:rsidP="00AD1FC5">
      <w:pPr>
        <w:pStyle w:val="Ttulo2"/>
        <w:rPr>
          <w:ins w:id="324" w:author="mario" w:date="2017-07-15T09:30:00Z"/>
        </w:rPr>
      </w:pPr>
      <w:bookmarkStart w:id="325" w:name="_Ref478497309"/>
      <w:bookmarkStart w:id="326" w:name="_Ref478497310"/>
      <w:bookmarkStart w:id="327" w:name="_Toc486423152"/>
      <w:r>
        <w:t>Comparativo</w:t>
      </w:r>
      <w:bookmarkStart w:id="328" w:name="_Ref465362275"/>
      <w:bookmarkEnd w:id="325"/>
      <w:bookmarkEnd w:id="326"/>
      <w:bookmarkEnd w:id="327"/>
    </w:p>
    <w:p w14:paraId="75FDD927" w14:textId="7A2B50B2" w:rsidR="009F4FA6" w:rsidRDefault="009F4FA6" w:rsidP="009F4FA6">
      <w:ins w:id="329" w:author="mario" w:date="2017-07-15T09:30:00Z">
        <w:r>
          <w:t xml:space="preserve">Nesta </w:t>
        </w:r>
        <w:proofErr w:type="spellStart"/>
        <w:r>
          <w:t>secao</w:t>
        </w:r>
        <w:proofErr w:type="spellEnd"/>
        <w:r>
          <w:t xml:space="preserve"> </w:t>
        </w:r>
        <w:proofErr w:type="spellStart"/>
        <w:r>
          <w:t>sera</w:t>
        </w:r>
        <w:proofErr w:type="spellEnd"/>
        <w:r>
          <w:t xml:space="preserve"> apresentado o comparativo entre os softwares supracitados. </w:t>
        </w:r>
      </w:ins>
      <w:moveToRangeStart w:id="330" w:author="mario" w:date="2017-07-15T09:30:00Z" w:name="move487874336"/>
      <w:moveTo w:id="331" w:author="mario" w:date="2017-07-15T09:30:00Z">
        <w:r>
          <w:t>Pode-se notar que</w:t>
        </w:r>
      </w:moveTo>
      <w:ins w:id="332" w:author="Mario" w:date="2017-07-16T20:36:00Z">
        <w:r w:rsidR="00015541">
          <w:t xml:space="preserve"> pela </w:t>
        </w:r>
        <w:r w:rsidR="00015541">
          <w:fldChar w:fldCharType="begin"/>
        </w:r>
        <w:r w:rsidR="00015541">
          <w:instrText xml:space="preserve"> REF _Ref479846293 \h </w:instrText>
        </w:r>
      </w:ins>
      <w:r w:rsidR="00015541">
        <w:fldChar w:fldCharType="separate"/>
      </w:r>
      <w:ins w:id="333" w:author="Mario" w:date="2017-07-16T20:36:00Z">
        <w:r w:rsidR="00015541">
          <w:t xml:space="preserve">Tabela </w:t>
        </w:r>
        <w:r w:rsidR="00015541">
          <w:rPr>
            <w:noProof/>
          </w:rPr>
          <w:t>3</w:t>
        </w:r>
        <w:r w:rsidR="00015541">
          <w:fldChar w:fldCharType="end"/>
        </w:r>
      </w:ins>
      <w:moveTo w:id="334" w:author="mario" w:date="2017-07-15T09:30:00Z">
        <w:r>
          <w:t xml:space="preserve"> nenhum software é capaz de realizar todas as operações. Enquanto alguns são voltados somente às redes em si, outros permitem fazer a normalização dos dados e a extração</w:t>
        </w:r>
        <w:del w:id="335" w:author="Mario" w:date="2017-07-16T20:36:00Z">
          <w:r w:rsidDel="00015541">
            <w:delText xml:space="preserve">, conforme mostra a </w:delText>
          </w:r>
          <w:r w:rsidDel="00015541">
            <w:fldChar w:fldCharType="begin"/>
          </w:r>
          <w:r w:rsidDel="00015541">
            <w:delInstrText xml:space="preserve"> REF _Ref479846293 \h </w:delInstrText>
          </w:r>
        </w:del>
      </w:moveTo>
      <w:del w:id="336" w:author="Mario" w:date="2017-07-16T20:36:00Z"/>
      <w:moveTo w:id="337" w:author="mario" w:date="2017-07-15T09:30:00Z">
        <w:del w:id="338" w:author="Mario" w:date="2017-07-16T20:36:00Z">
          <w:r w:rsidDel="00015541">
            <w:fldChar w:fldCharType="separate"/>
          </w:r>
          <w:r w:rsidDel="00015541">
            <w:delText xml:space="preserve">Tabela </w:delText>
          </w:r>
          <w:r w:rsidDel="00015541">
            <w:rPr>
              <w:noProof/>
            </w:rPr>
            <w:delText>3</w:delText>
          </w:r>
          <w:r w:rsidDel="00015541">
            <w:fldChar w:fldCharType="end"/>
          </w:r>
        </w:del>
        <w:r>
          <w:t>.</w:t>
        </w:r>
      </w:moveTo>
    </w:p>
    <w:moveToRangeEnd w:id="330"/>
    <w:p w14:paraId="493210F3" w14:textId="77777777" w:rsidR="009F4FA6" w:rsidRPr="00232D18" w:rsidRDefault="009F4FA6">
      <w:pPr>
        <w:pPrChange w:id="339" w:author="mario" w:date="2017-07-15T09:30:00Z">
          <w:pPr>
            <w:pStyle w:val="Ttulo2"/>
          </w:pPr>
        </w:pPrChange>
      </w:pPr>
    </w:p>
    <w:p w14:paraId="3CB30D03" w14:textId="77777777" w:rsidR="0053431D" w:rsidRDefault="0053431D" w:rsidP="0011043B">
      <w:pPr>
        <w:ind w:firstLine="0"/>
        <w:jc w:val="left"/>
      </w:pPr>
    </w:p>
    <w:p w14:paraId="3C06FB4A" w14:textId="525A6A82" w:rsidR="0053431D" w:rsidRDefault="0053431D" w:rsidP="0053431D">
      <w:pPr>
        <w:pStyle w:val="Legenda"/>
      </w:pPr>
      <w:bookmarkStart w:id="340" w:name="_Ref479846293"/>
      <w:bookmarkStart w:id="341" w:name="_Toc486423070"/>
      <w:r>
        <w:t xml:space="preserve">Tabela </w:t>
      </w:r>
      <w:r w:rsidR="00EA6CFC">
        <w:fldChar w:fldCharType="begin"/>
      </w:r>
      <w:r w:rsidR="00EA6CFC">
        <w:instrText xml:space="preserve"> SEQ Tabela \* ARABIC </w:instrText>
      </w:r>
      <w:r w:rsidR="00EA6CFC">
        <w:fldChar w:fldCharType="separate"/>
      </w:r>
      <w:r w:rsidR="00C109A2">
        <w:rPr>
          <w:noProof/>
        </w:rPr>
        <w:t>3</w:t>
      </w:r>
      <w:r w:rsidR="00EA6CFC">
        <w:rPr>
          <w:noProof/>
        </w:rPr>
        <w:fldChar w:fldCharType="end"/>
      </w:r>
      <w:bookmarkEnd w:id="340"/>
      <w:r>
        <w:t xml:space="preserve">. </w:t>
      </w:r>
      <w:r w:rsidR="00957937">
        <w:t xml:space="preserve">Comparativo </w:t>
      </w:r>
      <w:r w:rsidR="00C1541C">
        <w:t xml:space="preserve">entre os </w:t>
      </w:r>
      <w:r w:rsidR="00957937">
        <w:t>software</w:t>
      </w:r>
      <w:r w:rsidR="00C1541C">
        <w:t>s descritos</w:t>
      </w:r>
      <w:bookmarkEnd w:id="341"/>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328"/>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3EB0F5AD" w:rsidR="005171C1" w:rsidDel="009F4FA6" w:rsidRDefault="00C1541C" w:rsidP="00F54397">
      <w:moveFromRangeStart w:id="342" w:author="mario" w:date="2017-07-15T09:30:00Z" w:name="move487874336"/>
      <w:moveFrom w:id="343" w:author="mario" w:date="2017-07-15T09:30:00Z">
        <w:r w:rsidDel="009F4FA6">
          <w:lastRenderedPageBreak/>
          <w:t xml:space="preserve">Pode-se </w:t>
        </w:r>
        <w:r w:rsidR="005171C1" w:rsidDel="009F4FA6">
          <w:t xml:space="preserve">notar que nenhum software é capaz de realizar todas as operações. Enquanto </w:t>
        </w:r>
        <w:r w:rsidDel="009F4FA6">
          <w:t>alguns</w:t>
        </w:r>
        <w:r w:rsidR="005171C1" w:rsidDel="009F4FA6">
          <w:t xml:space="preserve"> são voltados somente </w:t>
        </w:r>
        <w:r w:rsidDel="009F4FA6">
          <w:t xml:space="preserve">às </w:t>
        </w:r>
        <w:r w:rsidR="005171C1" w:rsidDel="009F4FA6">
          <w:t>rede</w:t>
        </w:r>
        <w:r w:rsidDel="009F4FA6">
          <w:t>s</w:t>
        </w:r>
        <w:r w:rsidR="005171C1" w:rsidDel="009F4FA6">
          <w:t xml:space="preserve"> em si, </w:t>
        </w:r>
        <w:r w:rsidR="00912668" w:rsidDel="009F4FA6">
          <w:t xml:space="preserve">outros </w:t>
        </w:r>
        <w:r w:rsidDel="009F4FA6">
          <w:t>permitem</w:t>
        </w:r>
        <w:r w:rsidR="00912668" w:rsidDel="009F4FA6">
          <w:t xml:space="preserve"> fazer a normalização dos dados e a extração, conforme </w:t>
        </w:r>
        <w:r w:rsidDel="009F4FA6">
          <w:t xml:space="preserve">mostra </w:t>
        </w:r>
        <w:r w:rsidR="00912668" w:rsidDel="009F4FA6">
          <w:t>a</w:t>
        </w:r>
        <w:r w:rsidR="005171C1" w:rsidDel="009F4FA6">
          <w:t xml:space="preserve"> </w:t>
        </w:r>
        <w:r w:rsidR="00957937" w:rsidDel="009F4FA6">
          <w:fldChar w:fldCharType="begin"/>
        </w:r>
        <w:r w:rsidR="00957937" w:rsidDel="009F4FA6">
          <w:instrText xml:space="preserve"> REF _Ref479846293 \h </w:instrText>
        </w:r>
      </w:moveFrom>
      <w:del w:id="344" w:author="mario" w:date="2017-07-15T09:30:00Z"/>
      <w:moveFrom w:id="345" w:author="mario" w:date="2017-07-15T09:30:00Z">
        <w:r w:rsidR="00957937" w:rsidDel="009F4FA6">
          <w:fldChar w:fldCharType="separate"/>
        </w:r>
        <w:r w:rsidR="00C109A2" w:rsidDel="009F4FA6">
          <w:t xml:space="preserve">Tabela </w:t>
        </w:r>
        <w:r w:rsidR="00C109A2" w:rsidDel="009F4FA6">
          <w:rPr>
            <w:noProof/>
          </w:rPr>
          <w:t>3</w:t>
        </w:r>
        <w:r w:rsidR="00957937" w:rsidDel="009F4FA6">
          <w:fldChar w:fldCharType="end"/>
        </w:r>
        <w:r w:rsidR="00957937" w:rsidDel="009F4FA6">
          <w:t>.</w:t>
        </w:r>
      </w:moveFrom>
    </w:p>
    <w:moveFromRangeEnd w:id="342"/>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Ttulo1"/>
      </w:pPr>
      <w:bookmarkStart w:id="346" w:name="_Toc486423153"/>
      <w:r>
        <w:t>REQUISITOS DO SISTEMA DE SOFTWARE</w:t>
      </w:r>
      <w:bookmarkEnd w:id="346"/>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Ttulo2"/>
      </w:pPr>
      <w:bookmarkStart w:id="347" w:name="_Toc486423154"/>
      <w:commentRangeStart w:id="348"/>
      <w:r>
        <w:t>Identificação dos requisitos</w:t>
      </w:r>
      <w:commentRangeEnd w:id="348"/>
      <w:r w:rsidR="00EB5650">
        <w:rPr>
          <w:rStyle w:val="Refdecomentrio"/>
          <w:rFonts w:eastAsia="Times New Roman" w:cs="Times New Roman"/>
          <w:b w:val="0"/>
          <w:bCs w:val="0"/>
          <w:iCs w:val="0"/>
          <w:lang w:eastAsia="ar-SA"/>
        </w:rPr>
        <w:commentReference w:id="348"/>
      </w:r>
      <w:bookmarkEnd w:id="347"/>
    </w:p>
    <w:p w14:paraId="2B28410A" w14:textId="47A198A0" w:rsidR="00055061" w:rsidRDefault="00055061" w:rsidP="00460EC9">
      <w:pPr>
        <w:ind w:firstLine="0"/>
        <w:rPr>
          <w:lang w:eastAsia="pt-BR"/>
        </w:rPr>
      </w:pPr>
    </w:p>
    <w:p w14:paraId="1D68FAA8" w14:textId="0C1B8D5A" w:rsidR="002407D4" w:rsidRDefault="002407D4" w:rsidP="00AD1FC5">
      <w:pPr>
        <w:pStyle w:val="Ttulo3"/>
      </w:pPr>
      <w:bookmarkStart w:id="349" w:name="_Toc486423155"/>
      <w:r>
        <w:t>Requisitos Funcionais</w:t>
      </w:r>
      <w:bookmarkEnd w:id="349"/>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End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9B6720" w:rsidRPr="009B6720">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w:t>
      </w:r>
      <w:r w:rsidR="004C61E1">
        <w:rPr>
          <w:rFonts w:eastAsia="Arial"/>
        </w:rPr>
        <w:lastRenderedPageBreak/>
        <w:t xml:space="preserve">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amework Encog (.</w:t>
      </w:r>
      <w:proofErr w:type="spellStart"/>
      <w:r w:rsidR="00C01073">
        <w:rPr>
          <w:rFonts w:eastAsia="Arial"/>
        </w:rPr>
        <w:t>eg</w:t>
      </w:r>
      <w:proofErr w:type="spellEnd"/>
      <w:r w:rsidR="00C01073">
        <w:rPr>
          <w:rFonts w:eastAsia="Arial"/>
        </w:rPr>
        <w:t xml:space="preserve">)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350" w:name="__RefHeading___Toc1261_1614258110"/>
      <w:bookmarkStart w:id="351" w:name="_Toc447474823"/>
      <w:bookmarkStart w:id="352" w:name="__RefHeading___Toc1263_1614258110"/>
      <w:bookmarkStart w:id="353" w:name="_Toc447474824"/>
      <w:bookmarkStart w:id="354" w:name="_Toc395474966"/>
      <w:bookmarkStart w:id="355" w:name="_Toc486423156"/>
      <w:bookmarkEnd w:id="350"/>
      <w:bookmarkEnd w:id="351"/>
      <w:bookmarkEnd w:id="352"/>
      <w:r w:rsidRPr="00381262">
        <w:t>Modelagem</w:t>
      </w:r>
      <w:bookmarkEnd w:id="353"/>
      <w:bookmarkEnd w:id="354"/>
      <w:r w:rsidRPr="00381262">
        <w:t xml:space="preserve"> dos requisitos funcionais</w:t>
      </w:r>
      <w:bookmarkEnd w:id="355"/>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356" w:name="__RefHeading___Toc1265_1614258110"/>
      <w:bookmarkStart w:id="357" w:name="_Toc447474825"/>
      <w:bookmarkStart w:id="358" w:name="_Toc486423157"/>
      <w:bookmarkEnd w:id="356"/>
      <w:bookmarkEnd w:id="357"/>
      <w:r w:rsidRPr="00084545">
        <w:t>Atores</w:t>
      </w:r>
      <w:bookmarkEnd w:id="358"/>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359" w:name="_Toc486423158"/>
      <w:r>
        <w:t xml:space="preserve">Diagrama de </w:t>
      </w:r>
      <w:r w:rsidR="002A209B">
        <w:t xml:space="preserve">caso </w:t>
      </w:r>
      <w:r>
        <w:t>de uso</w:t>
      </w:r>
      <w:bookmarkEnd w:id="359"/>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360" w:name="_Toc486423011"/>
      <w:r>
        <w:t xml:space="preserve">Figura </w:t>
      </w:r>
      <w:r w:rsidR="00EA6CFC">
        <w:fldChar w:fldCharType="begin"/>
      </w:r>
      <w:r w:rsidR="00EA6CFC">
        <w:instrText xml:space="preserve"> SEQ Figura \* ARABIC </w:instrText>
      </w:r>
      <w:r w:rsidR="00EA6CFC">
        <w:fldChar w:fldCharType="separate"/>
      </w:r>
      <w:r w:rsidR="00D003CB">
        <w:rPr>
          <w:noProof/>
        </w:rPr>
        <w:t>10</w:t>
      </w:r>
      <w:r w:rsidR="00EA6CFC">
        <w:rPr>
          <w:noProof/>
        </w:rPr>
        <w:fldChar w:fldCharType="end"/>
      </w:r>
      <w:r>
        <w:t xml:space="preserve">. </w:t>
      </w:r>
      <w:r w:rsidR="004C61E1">
        <w:t>Diagrama de caso de uso</w:t>
      </w:r>
      <w:bookmarkEnd w:id="360"/>
    </w:p>
    <w:p w14:paraId="1DE2A391" w14:textId="03530A24" w:rsidR="00084545" w:rsidRDefault="00BA564B" w:rsidP="002F168E">
      <w:pPr>
        <w:pStyle w:val="Image"/>
      </w:pPr>
      <w:r w:rsidRPr="00BA564B">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361" w:name="_Toc486423159"/>
      <w:r>
        <w:t>Especificação do</w:t>
      </w:r>
      <w:r w:rsidR="00191C81">
        <w:t>s</w:t>
      </w:r>
      <w:r>
        <w:t xml:space="preserve"> Caso</w:t>
      </w:r>
      <w:r w:rsidR="00191C81">
        <w:t>s</w:t>
      </w:r>
      <w:r>
        <w:t xml:space="preserve"> de Uso</w:t>
      </w:r>
      <w:bookmarkEnd w:id="361"/>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End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9B6720">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Corpodetexto"/>
        <w:rPr>
          <w:lang w:eastAsia="pt-BR"/>
        </w:rPr>
      </w:pPr>
    </w:p>
    <w:p w14:paraId="0B110AAA" w14:textId="77777777" w:rsidR="00D003CB" w:rsidRDefault="00D003CB" w:rsidP="00CD473C">
      <w:pPr>
        <w:pStyle w:val="Corpodetexto"/>
        <w:rPr>
          <w:lang w:eastAsia="pt-BR"/>
        </w:rPr>
      </w:pPr>
    </w:p>
    <w:p w14:paraId="27D2E1AB" w14:textId="77777777" w:rsidR="00D003CB" w:rsidRDefault="00D003CB" w:rsidP="00CD473C">
      <w:pPr>
        <w:pStyle w:val="Corpodetexto"/>
        <w:rPr>
          <w:lang w:eastAsia="pt-BR"/>
        </w:rPr>
      </w:pP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proofErr w:type="spellStart"/>
            <w:r w:rsidR="00EB4B83" w:rsidRPr="00AB4843">
              <w:rPr>
                <w:rFonts w:eastAsia="Arial" w:cs="Arial"/>
                <w:i/>
                <w:color w:val="00000A"/>
                <w:sz w:val="20"/>
                <w:szCs w:val="20"/>
                <w:lang w:eastAsia="pt-BR"/>
              </w:rPr>
              <w:t>dropout</w:t>
            </w:r>
            <w:proofErr w:type="spellEnd"/>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362" w:name="_Toc486423160"/>
      <w:r w:rsidRPr="00AD1FC5">
        <w:lastRenderedPageBreak/>
        <w:t>Desenvolvimento</w:t>
      </w:r>
      <w:r>
        <w:t xml:space="preserve"> do projeto</w:t>
      </w:r>
      <w:bookmarkEnd w:id="362"/>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r w:rsidRPr="005B1AE8">
        <w:t>implementação</w:t>
      </w:r>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363" w:name="_Toc486423161"/>
      <w:r>
        <w:t>Análise</w:t>
      </w:r>
      <w:bookmarkEnd w:id="363"/>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364" w:name="_Toc486423162"/>
      <w:r>
        <w:t>Diagrama de Classes de Análise (Visão de Negócio)</w:t>
      </w:r>
      <w:bookmarkEnd w:id="364"/>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365" w:name="_Ref476398108"/>
      <w:r>
        <w:br w:type="page"/>
      </w:r>
    </w:p>
    <w:p w14:paraId="5A861699" w14:textId="7EDFAF51" w:rsidR="00067967" w:rsidRDefault="0053431D" w:rsidP="009E749C">
      <w:pPr>
        <w:pStyle w:val="Legenda"/>
      </w:pPr>
      <w:bookmarkStart w:id="366" w:name="_Toc486423012"/>
      <w:r>
        <w:lastRenderedPageBreak/>
        <w:t xml:space="preserve">Figura </w:t>
      </w:r>
      <w:r w:rsidR="00EA6CFC">
        <w:fldChar w:fldCharType="begin"/>
      </w:r>
      <w:r w:rsidR="00EA6CFC">
        <w:instrText xml:space="preserve"> SEQ Figura \* ARABIC </w:instrText>
      </w:r>
      <w:r w:rsidR="00EA6CFC">
        <w:fldChar w:fldCharType="separate"/>
      </w:r>
      <w:r w:rsidR="005B1AE8">
        <w:rPr>
          <w:noProof/>
        </w:rPr>
        <w:t>11</w:t>
      </w:r>
      <w:r w:rsidR="00EA6CFC">
        <w:rPr>
          <w:noProof/>
        </w:rPr>
        <w:fldChar w:fldCharType="end"/>
      </w:r>
      <w:bookmarkEnd w:id="365"/>
      <w:r>
        <w:t>. Diagrama de Classes de negócio</w:t>
      </w:r>
      <w:bookmarkEnd w:id="366"/>
    </w:p>
    <w:p w14:paraId="4BDDD260" w14:textId="34FFD57B" w:rsidR="006C1DDD" w:rsidRDefault="005459A3" w:rsidP="002F168E">
      <w:pPr>
        <w:pStyle w:val="Image"/>
      </w:pPr>
      <w:r>
        <w:drawing>
          <wp:inline distT="0" distB="0" distL="0" distR="0" wp14:anchorId="55AD90CC" wp14:editId="527831EC">
            <wp:extent cx="5572125" cy="4171950"/>
            <wp:effectExtent l="19050" t="19050" r="28575" b="190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72125" cy="4171950"/>
                    </a:xfrm>
                    <a:prstGeom prst="rect">
                      <a:avLst/>
                    </a:prstGeom>
                    <a:ln>
                      <a:solidFill>
                        <a:schemeClr val="tx1"/>
                      </a:solidFill>
                    </a:ln>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367" w:name="_Toc486423163"/>
      <w:r w:rsidRPr="00AD1FC5">
        <w:t>Projeto</w:t>
      </w:r>
      <w:bookmarkEnd w:id="367"/>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368" w:name="_Toc486423164"/>
      <w:r>
        <w:t>Arquitetura do Sistema</w:t>
      </w:r>
      <w:bookmarkEnd w:id="368"/>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Legenda"/>
      </w:pPr>
      <w:bookmarkStart w:id="369" w:name="_Toc486423013"/>
      <w:r>
        <w:t xml:space="preserve">Figura </w:t>
      </w:r>
      <w:r w:rsidR="00EA6CFC">
        <w:fldChar w:fldCharType="begin"/>
      </w:r>
      <w:r w:rsidR="00EA6CFC">
        <w:instrText xml:space="preserve"> SEQ Figura \* ARABIC </w:instrText>
      </w:r>
      <w:r w:rsidR="00EA6CFC">
        <w:fldChar w:fldCharType="separate"/>
      </w:r>
      <w:r w:rsidR="000B1BDA">
        <w:rPr>
          <w:noProof/>
        </w:rPr>
        <w:t>12</w:t>
      </w:r>
      <w:r w:rsidR="00EA6CFC">
        <w:rPr>
          <w:noProof/>
        </w:rPr>
        <w:fldChar w:fldCharType="end"/>
      </w:r>
      <w:r>
        <w:t>. Diagrama de implantação</w:t>
      </w:r>
      <w:bookmarkEnd w:id="369"/>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Ttulo3"/>
      </w:pPr>
      <w:bookmarkStart w:id="370" w:name="_Toc486423165"/>
      <w:r>
        <w:t>Diagrama de Classes de Projeto por Caso de Uso</w:t>
      </w:r>
      <w:bookmarkEnd w:id="370"/>
    </w:p>
    <w:p w14:paraId="40DE09F0" w14:textId="1F9BC446" w:rsidR="0053431D" w:rsidRDefault="00F17C35" w:rsidP="008662A2">
      <w:pPr>
        <w:pStyle w:val="Corpodetexto"/>
        <w:rPr>
          <w:lang w:eastAsia="pt-BR"/>
        </w:rPr>
      </w:pPr>
      <w:r>
        <w:rPr>
          <w:lang w:eastAsia="pt-BR"/>
        </w:rPr>
        <w:t>Nesta sessão</w:t>
      </w:r>
      <w:r w:rsidR="00503707">
        <w:rPr>
          <w:lang w:eastAsia="pt-BR"/>
        </w:rPr>
        <w:t xml:space="preserve">, </w:t>
      </w:r>
      <w:del w:id="371" w:author="Mario" w:date="2017-07-16T20:38:00Z">
        <w:r w:rsidR="00503707" w:rsidDel="00015541">
          <w:rPr>
            <w:lang w:eastAsia="pt-BR"/>
          </w:rPr>
          <w:delText xml:space="preserve">serão </w:delText>
        </w:r>
      </w:del>
      <w:ins w:id="372" w:author="Mario" w:date="2017-07-16T20:38:00Z">
        <w:r w:rsidR="00015541">
          <w:rPr>
            <w:lang w:eastAsia="pt-BR"/>
          </w:rPr>
          <w:t xml:space="preserve">são </w:t>
        </w:r>
      </w:ins>
      <w:r w:rsidR="00503707">
        <w:rPr>
          <w:lang w:eastAsia="pt-BR"/>
        </w:rPr>
        <w:t>mo</w:t>
      </w:r>
      <w:r w:rsidR="00C63693">
        <w:rPr>
          <w:lang w:eastAsia="pt-BR"/>
        </w:rPr>
        <w:t>strados todos os diagramas de realização de caso de uso modelados.</w:t>
      </w:r>
    </w:p>
    <w:p w14:paraId="3E3AB32A" w14:textId="77777777" w:rsidR="008662A2" w:rsidRDefault="008662A2" w:rsidP="008662A2">
      <w:pPr>
        <w:pStyle w:val="Corpodetexto"/>
      </w:pPr>
    </w:p>
    <w:p w14:paraId="229C9944" w14:textId="77777777" w:rsidR="00865052" w:rsidRDefault="00865052" w:rsidP="008662A2">
      <w:pPr>
        <w:pStyle w:val="Corpodetexto"/>
      </w:pPr>
    </w:p>
    <w:p w14:paraId="6CB077AE" w14:textId="77777777" w:rsidR="00865052" w:rsidRDefault="00865052" w:rsidP="008662A2">
      <w:pPr>
        <w:pStyle w:val="Corpodetexto"/>
      </w:pPr>
    </w:p>
    <w:p w14:paraId="48EC2DF8" w14:textId="77777777" w:rsidR="00865052" w:rsidRDefault="00865052" w:rsidP="008662A2">
      <w:pPr>
        <w:pStyle w:val="Corpodetexto"/>
      </w:pPr>
    </w:p>
    <w:p w14:paraId="27AC622E" w14:textId="77777777" w:rsidR="00865052" w:rsidRDefault="00865052" w:rsidP="008662A2">
      <w:pPr>
        <w:pStyle w:val="Corpodetexto"/>
      </w:pPr>
    </w:p>
    <w:p w14:paraId="1B3F4572" w14:textId="77777777" w:rsidR="00865052" w:rsidRDefault="00865052" w:rsidP="008662A2">
      <w:pPr>
        <w:pStyle w:val="Corpodetexto"/>
      </w:pPr>
    </w:p>
    <w:p w14:paraId="6557EBDF" w14:textId="77777777" w:rsidR="00865052" w:rsidRDefault="00865052" w:rsidP="008662A2">
      <w:pPr>
        <w:pStyle w:val="Corpodetexto"/>
      </w:pPr>
    </w:p>
    <w:p w14:paraId="7900B275" w14:textId="77777777" w:rsidR="00865052" w:rsidRDefault="00865052" w:rsidP="008662A2">
      <w:pPr>
        <w:pStyle w:val="Corpodetexto"/>
      </w:pPr>
    </w:p>
    <w:p w14:paraId="4956AADB" w14:textId="11B34AD5" w:rsidR="008662A2" w:rsidRPr="008662A2" w:rsidRDefault="0053431D" w:rsidP="008662A2">
      <w:pPr>
        <w:pStyle w:val="Legenda"/>
      </w:pPr>
      <w:bookmarkStart w:id="373" w:name="_Toc486423014"/>
      <w:r w:rsidRPr="00ED5B11">
        <w:lastRenderedPageBreak/>
        <w:t xml:space="preserve">Figura </w:t>
      </w:r>
      <w:r w:rsidR="00EA6CFC">
        <w:fldChar w:fldCharType="begin"/>
      </w:r>
      <w:r w:rsidR="00EA6CFC">
        <w:instrText xml:space="preserve"> SEQ Figura \* ARABIC </w:instrText>
      </w:r>
      <w:r w:rsidR="00EA6CFC">
        <w:fldChar w:fldCharType="separate"/>
      </w:r>
      <w:r w:rsidR="00B610E9">
        <w:rPr>
          <w:noProof/>
        </w:rPr>
        <w:t>13</w:t>
      </w:r>
      <w:r w:rsidR="00EA6CFC">
        <w:rPr>
          <w:noProof/>
        </w:rPr>
        <w:fldChar w:fldCharType="end"/>
      </w:r>
      <w:r w:rsidRPr="00ED5B11">
        <w:t xml:space="preserve">. Diagrama de classes de </w:t>
      </w:r>
      <w:r>
        <w:t>projeto</w:t>
      </w:r>
      <w:r w:rsidRPr="00ED5B11">
        <w:t xml:space="preserve"> </w:t>
      </w:r>
      <w:r w:rsidR="006E15D2">
        <w:t>–</w:t>
      </w:r>
      <w:r w:rsidRPr="00ED5B11">
        <w:t xml:space="preserve"> </w:t>
      </w:r>
      <w:proofErr w:type="spellStart"/>
      <w:r w:rsidR="006E15D2" w:rsidRPr="009565FD">
        <w:rPr>
          <w:i/>
        </w:rPr>
        <w:t>Create</w:t>
      </w:r>
      <w:proofErr w:type="spellEnd"/>
      <w:r w:rsidR="006E15D2" w:rsidRPr="009565FD">
        <w:rPr>
          <w:i/>
        </w:rPr>
        <w:t xml:space="preserve"> NN</w:t>
      </w:r>
      <w:bookmarkEnd w:id="373"/>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374" w:name="_Toc486423015"/>
      <w:r>
        <w:t xml:space="preserve">Figura </w:t>
      </w:r>
      <w:r w:rsidR="00EA6CFC">
        <w:fldChar w:fldCharType="begin"/>
      </w:r>
      <w:r w:rsidR="00EA6CFC">
        <w:instrText xml:space="preserve"> SEQ Figura \* ARABIC </w:instrText>
      </w:r>
      <w:r w:rsidR="00EA6CFC">
        <w:fldChar w:fldCharType="separate"/>
      </w:r>
      <w:r w:rsidR="00B610E9">
        <w:rPr>
          <w:noProof/>
        </w:rPr>
        <w:t>14</w:t>
      </w:r>
      <w:r w:rsidR="00EA6CFC">
        <w:rPr>
          <w:noProof/>
        </w:rPr>
        <w:fldChar w:fldCharType="end"/>
      </w:r>
      <w:r>
        <w:t xml:space="preserve">. Diagrama de </w:t>
      </w:r>
      <w:r w:rsidR="008662A2">
        <w:t>sequência</w:t>
      </w:r>
      <w:r>
        <w:t xml:space="preserve"> - </w:t>
      </w:r>
      <w:proofErr w:type="spellStart"/>
      <w:r w:rsidRPr="009565FD">
        <w:rPr>
          <w:i/>
        </w:rPr>
        <w:t>Create</w:t>
      </w:r>
      <w:proofErr w:type="spellEnd"/>
      <w:r w:rsidRPr="009565FD">
        <w:rPr>
          <w:i/>
        </w:rPr>
        <w:t xml:space="preserve"> NN</w:t>
      </w:r>
      <w:bookmarkEnd w:id="374"/>
    </w:p>
    <w:p w14:paraId="066D110D" w14:textId="501346A2" w:rsidR="006E15D2" w:rsidRDefault="006E15D2" w:rsidP="00C924F0">
      <w:pPr>
        <w:pStyle w:val="Image"/>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Legenda"/>
      </w:pPr>
      <w:bookmarkStart w:id="375" w:name="_Toc486423016"/>
      <w:r>
        <w:t xml:space="preserve">Figura </w:t>
      </w:r>
      <w:r w:rsidR="00EA6CFC">
        <w:fldChar w:fldCharType="begin"/>
      </w:r>
      <w:r w:rsidR="00EA6CFC">
        <w:instrText xml:space="preserve"> SEQ Figura \* ARABIC </w:instrText>
      </w:r>
      <w:r w:rsidR="00EA6CFC">
        <w:fldChar w:fldCharType="separate"/>
      </w:r>
      <w:r w:rsidR="00B610E9">
        <w:rPr>
          <w:noProof/>
        </w:rPr>
        <w:t>15</w:t>
      </w:r>
      <w:r w:rsidR="00EA6CFC">
        <w:rPr>
          <w:noProof/>
        </w:rPr>
        <w:fldChar w:fldCharType="end"/>
      </w:r>
      <w:r>
        <w:t xml:space="preserve">. Diagrama de classes de projeto - </w:t>
      </w:r>
      <w:proofErr w:type="spellStart"/>
      <w:r w:rsidRPr="009565FD">
        <w:rPr>
          <w:i/>
        </w:rPr>
        <w:t>Choose</w:t>
      </w:r>
      <w:proofErr w:type="spellEnd"/>
      <w:r w:rsidRPr="009565FD">
        <w:rPr>
          <w:i/>
        </w:rPr>
        <w:t xml:space="preserve"> NN</w:t>
      </w:r>
      <w:bookmarkEnd w:id="375"/>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376" w:name="_Toc486423017"/>
      <w:r>
        <w:t xml:space="preserve">Figura </w:t>
      </w:r>
      <w:r w:rsidR="00EA6CFC">
        <w:fldChar w:fldCharType="begin"/>
      </w:r>
      <w:r w:rsidR="00EA6CFC">
        <w:instrText xml:space="preserve"> SEQ Figura \* ARABIC </w:instrText>
      </w:r>
      <w:r w:rsidR="00EA6CFC">
        <w:fldChar w:fldCharType="separate"/>
      </w:r>
      <w:r w:rsidR="00B610E9">
        <w:rPr>
          <w:noProof/>
        </w:rPr>
        <w:t>16</w:t>
      </w:r>
      <w:r w:rsidR="00EA6CFC">
        <w:rPr>
          <w:noProof/>
        </w:rPr>
        <w:fldChar w:fldCharType="end"/>
      </w:r>
      <w:r>
        <w:t xml:space="preserve">. Diagrama de sequência - </w:t>
      </w:r>
      <w:proofErr w:type="spellStart"/>
      <w:r>
        <w:t>Choose</w:t>
      </w:r>
      <w:proofErr w:type="spellEnd"/>
      <w:r>
        <w:t xml:space="preserve"> NN</w:t>
      </w:r>
      <w:bookmarkEnd w:id="376"/>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Legenda"/>
      </w:pPr>
      <w:bookmarkStart w:id="377" w:name="_Toc486423018"/>
      <w:r>
        <w:lastRenderedPageBreak/>
        <w:t xml:space="preserve">Figura </w:t>
      </w:r>
      <w:r w:rsidR="00EA6CFC">
        <w:fldChar w:fldCharType="begin"/>
      </w:r>
      <w:r w:rsidR="00EA6CFC">
        <w:instrText xml:space="preserve"> SEQ Figura \* ARABIC </w:instrText>
      </w:r>
      <w:r w:rsidR="00EA6CFC">
        <w:fldChar w:fldCharType="separate"/>
      </w:r>
      <w:r w:rsidR="00B610E9">
        <w:rPr>
          <w:noProof/>
        </w:rPr>
        <w:t>17</w:t>
      </w:r>
      <w:r w:rsidR="00EA6CFC">
        <w:rPr>
          <w:noProof/>
        </w:rPr>
        <w:fldChar w:fldCharType="end"/>
      </w:r>
      <w:r>
        <w:t xml:space="preserve">. Diagrama de classes de projeto </w:t>
      </w:r>
      <w:r w:rsidRPr="009565FD">
        <w:rPr>
          <w:i/>
        </w:rPr>
        <w:t xml:space="preserve">- </w:t>
      </w:r>
      <w:proofErr w:type="spellStart"/>
      <w:r w:rsidRPr="009565FD">
        <w:rPr>
          <w:i/>
        </w:rPr>
        <w:t>Import</w:t>
      </w:r>
      <w:proofErr w:type="spellEnd"/>
      <w:r w:rsidRPr="009565FD">
        <w:rPr>
          <w:i/>
        </w:rPr>
        <w:t xml:space="preserve"> BMF Data</w:t>
      </w:r>
      <w:bookmarkEnd w:id="377"/>
    </w:p>
    <w:p w14:paraId="3B913AFA" w14:textId="0C124E1B" w:rsidR="00C924F0" w:rsidRPr="00C924F0" w:rsidRDefault="00C924F0" w:rsidP="00C924F0">
      <w:pPr>
        <w:pStyle w:val="Image"/>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Legenda"/>
      </w:pPr>
      <w:r>
        <w:t>Fonte: Autor (2017)</w:t>
      </w:r>
    </w:p>
    <w:p w14:paraId="61D7CFDF" w14:textId="77777777" w:rsidR="00B610E9" w:rsidRPr="00B610E9" w:rsidRDefault="00B610E9" w:rsidP="00B610E9"/>
    <w:p w14:paraId="54831939" w14:textId="18A0D021" w:rsidR="00C924F0" w:rsidRPr="009565FD" w:rsidRDefault="00C924F0" w:rsidP="00C924F0">
      <w:pPr>
        <w:pStyle w:val="Legenda"/>
        <w:rPr>
          <w:i/>
        </w:rPr>
      </w:pPr>
      <w:bookmarkStart w:id="378" w:name="_Toc486423019"/>
      <w:r>
        <w:t xml:space="preserve">Figura </w:t>
      </w:r>
      <w:r w:rsidR="00EA6CFC">
        <w:fldChar w:fldCharType="begin"/>
      </w:r>
      <w:r w:rsidR="00EA6CFC">
        <w:instrText xml:space="preserve"> SEQ Figura \* ARABIC </w:instrText>
      </w:r>
      <w:r w:rsidR="00EA6CFC">
        <w:fldChar w:fldCharType="separate"/>
      </w:r>
      <w:r w:rsidR="00B610E9">
        <w:rPr>
          <w:noProof/>
        </w:rPr>
        <w:t>18</w:t>
      </w:r>
      <w:r w:rsidR="00EA6CFC">
        <w:rPr>
          <w:noProof/>
        </w:rPr>
        <w:fldChar w:fldCharType="end"/>
      </w:r>
      <w:r>
        <w:t xml:space="preserve">. Diagrama de sequência </w:t>
      </w:r>
      <w:r w:rsidRPr="009565FD">
        <w:rPr>
          <w:i/>
        </w:rPr>
        <w:t xml:space="preserve">- </w:t>
      </w:r>
      <w:proofErr w:type="spellStart"/>
      <w:r w:rsidRPr="009565FD">
        <w:rPr>
          <w:i/>
        </w:rPr>
        <w:t>Import</w:t>
      </w:r>
      <w:proofErr w:type="spellEnd"/>
      <w:r w:rsidRPr="009565FD">
        <w:rPr>
          <w:i/>
        </w:rPr>
        <w:t xml:space="preserve"> BMF Data</w:t>
      </w:r>
      <w:bookmarkEnd w:id="378"/>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20A9BAC9" w14:textId="42DA7742" w:rsidR="00C924F0" w:rsidRDefault="00C924F0" w:rsidP="00C924F0"/>
    <w:p w14:paraId="521DE782" w14:textId="1EAB4A10" w:rsidR="00C924F0" w:rsidRPr="009565FD" w:rsidRDefault="00C924F0" w:rsidP="00C924F0">
      <w:pPr>
        <w:pStyle w:val="Legenda"/>
        <w:rPr>
          <w:i/>
        </w:rPr>
      </w:pPr>
      <w:bookmarkStart w:id="379" w:name="_Toc486423020"/>
      <w:r>
        <w:lastRenderedPageBreak/>
        <w:t xml:space="preserve">Figura </w:t>
      </w:r>
      <w:r w:rsidR="00EA6CFC">
        <w:fldChar w:fldCharType="begin"/>
      </w:r>
      <w:r w:rsidR="00EA6CFC">
        <w:instrText xml:space="preserve"> SEQ Figura \* ARABIC </w:instrText>
      </w:r>
      <w:r w:rsidR="00EA6CFC">
        <w:fldChar w:fldCharType="separate"/>
      </w:r>
      <w:r w:rsidR="00B610E9">
        <w:rPr>
          <w:noProof/>
        </w:rPr>
        <w:t>19</w:t>
      </w:r>
      <w:r w:rsidR="00EA6CFC">
        <w:rPr>
          <w:noProof/>
        </w:rPr>
        <w:fldChar w:fldCharType="end"/>
      </w:r>
      <w:r>
        <w:t xml:space="preserve">. Diagrama de classes de projeto - </w:t>
      </w:r>
      <w:proofErr w:type="spellStart"/>
      <w:r w:rsidRPr="009565FD">
        <w:rPr>
          <w:i/>
        </w:rPr>
        <w:t>Comparative</w:t>
      </w:r>
      <w:proofErr w:type="spellEnd"/>
      <w:r w:rsidRPr="009565FD">
        <w:rPr>
          <w:i/>
        </w:rPr>
        <w:t xml:space="preserve"> Chart</w:t>
      </w:r>
      <w:bookmarkEnd w:id="379"/>
    </w:p>
    <w:p w14:paraId="5C919D00" w14:textId="2D8A522A" w:rsidR="00C924F0" w:rsidRDefault="00C924F0" w:rsidP="00C924F0">
      <w:pPr>
        <w:pStyle w:val="Image"/>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380" w:name="_Toc486423021"/>
      <w:r>
        <w:t xml:space="preserve">Figura </w:t>
      </w:r>
      <w:r w:rsidR="00EA6CFC">
        <w:fldChar w:fldCharType="begin"/>
      </w:r>
      <w:r w:rsidR="00EA6CFC">
        <w:instrText xml:space="preserve"> SEQ Figura \* ARABIC </w:instrText>
      </w:r>
      <w:r w:rsidR="00EA6CFC">
        <w:fldChar w:fldCharType="separate"/>
      </w:r>
      <w:r w:rsidR="00B610E9">
        <w:rPr>
          <w:noProof/>
        </w:rPr>
        <w:t>20</w:t>
      </w:r>
      <w:r w:rsidR="00EA6CFC">
        <w:rPr>
          <w:noProof/>
        </w:rPr>
        <w:fldChar w:fldCharType="end"/>
      </w:r>
      <w:r>
        <w:t xml:space="preserve">. Diagrama de sequência - </w:t>
      </w:r>
      <w:proofErr w:type="spellStart"/>
      <w:r w:rsidRPr="009565FD">
        <w:rPr>
          <w:i/>
        </w:rPr>
        <w:t>Comparative</w:t>
      </w:r>
      <w:proofErr w:type="spellEnd"/>
      <w:r w:rsidRPr="009565FD">
        <w:rPr>
          <w:i/>
        </w:rPr>
        <w:t xml:space="preserve"> Chart</w:t>
      </w:r>
      <w:bookmarkEnd w:id="380"/>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Legenda"/>
      </w:pPr>
      <w:r>
        <w:t>Fonte: Autor (2017)</w:t>
      </w:r>
    </w:p>
    <w:p w14:paraId="4CC8C5EC" w14:textId="5502CE93" w:rsidR="00C924F0" w:rsidRPr="009565FD" w:rsidRDefault="00C924F0" w:rsidP="00C924F0">
      <w:pPr>
        <w:pStyle w:val="Legenda"/>
        <w:rPr>
          <w:i/>
        </w:rPr>
      </w:pPr>
      <w:bookmarkStart w:id="381" w:name="_Toc486423022"/>
      <w:r>
        <w:lastRenderedPageBreak/>
        <w:t xml:space="preserve">Figura </w:t>
      </w:r>
      <w:r w:rsidR="00EA6CFC">
        <w:fldChar w:fldCharType="begin"/>
      </w:r>
      <w:r w:rsidR="00EA6CFC">
        <w:instrText xml:space="preserve"> SEQ Figura \* ARABIC </w:instrText>
      </w:r>
      <w:r w:rsidR="00EA6CFC">
        <w:fldChar w:fldCharType="separate"/>
      </w:r>
      <w:r w:rsidR="00B610E9">
        <w:rPr>
          <w:noProof/>
        </w:rPr>
        <w:t>21</w:t>
      </w:r>
      <w:r w:rsidR="00EA6CFC">
        <w:rPr>
          <w:noProof/>
        </w:rPr>
        <w:fldChar w:fldCharType="end"/>
      </w:r>
      <w:r>
        <w:t xml:space="preserve">. Diagrama de classes de projeto </w:t>
      </w:r>
      <w:r w:rsidRPr="009565FD">
        <w:rPr>
          <w:i/>
        </w:rPr>
        <w:t xml:space="preserve">- </w:t>
      </w:r>
      <w:proofErr w:type="spellStart"/>
      <w:r w:rsidRPr="009565FD">
        <w:rPr>
          <w:i/>
        </w:rPr>
        <w:t>Train</w:t>
      </w:r>
      <w:proofErr w:type="spellEnd"/>
      <w:r w:rsidRPr="009565FD">
        <w:rPr>
          <w:i/>
        </w:rPr>
        <w:t xml:space="preserve"> NN</w:t>
      </w:r>
      <w:bookmarkEnd w:id="381"/>
    </w:p>
    <w:p w14:paraId="2EAB4017" w14:textId="109EDB76" w:rsidR="00C924F0" w:rsidRDefault="00C924F0" w:rsidP="00C924F0">
      <w:pPr>
        <w:pStyle w:val="Image"/>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Legenda"/>
      </w:pPr>
      <w:bookmarkStart w:id="382" w:name="_Toc486423023"/>
      <w:r>
        <w:t xml:space="preserve">Figura </w:t>
      </w:r>
      <w:r w:rsidR="00EA6CFC">
        <w:fldChar w:fldCharType="begin"/>
      </w:r>
      <w:r w:rsidR="00EA6CFC">
        <w:instrText xml:space="preserve"> SEQ Figura \* ARABIC </w:instrText>
      </w:r>
      <w:r w:rsidR="00EA6CFC">
        <w:fldChar w:fldCharType="separate"/>
      </w:r>
      <w:r w:rsidR="00B610E9">
        <w:rPr>
          <w:noProof/>
        </w:rPr>
        <w:t>22</w:t>
      </w:r>
      <w:r w:rsidR="00EA6CFC">
        <w:rPr>
          <w:noProof/>
        </w:rPr>
        <w:fldChar w:fldCharType="end"/>
      </w:r>
      <w:r>
        <w:t xml:space="preserve">. Diagrama de sequência - </w:t>
      </w:r>
      <w:proofErr w:type="spellStart"/>
      <w:r w:rsidRPr="009565FD">
        <w:rPr>
          <w:i/>
        </w:rPr>
        <w:t>Train</w:t>
      </w:r>
      <w:proofErr w:type="spellEnd"/>
      <w:r w:rsidRPr="009565FD">
        <w:rPr>
          <w:i/>
        </w:rPr>
        <w:t xml:space="preserve"> NN</w:t>
      </w:r>
      <w:bookmarkEnd w:id="382"/>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73AFB23C" w14:textId="0AD1F462" w:rsidR="004D0B35" w:rsidRDefault="004D0B35">
      <w:pPr>
        <w:suppressAutoHyphens w:val="0"/>
        <w:spacing w:after="0" w:line="240" w:lineRule="auto"/>
        <w:ind w:firstLine="0"/>
        <w:jc w:val="left"/>
        <w:rPr>
          <w:ins w:id="383" w:author="Mario" w:date="2017-07-16T21:01:00Z"/>
        </w:rPr>
      </w:pPr>
      <w:ins w:id="384" w:author="Mario" w:date="2017-07-16T21:01:00Z">
        <w:r>
          <w:br w:type="page"/>
        </w:r>
      </w:ins>
    </w:p>
    <w:p w14:paraId="33990116" w14:textId="77777777" w:rsidR="00C924F0" w:rsidRDefault="00C924F0" w:rsidP="00B610E9">
      <w:pPr>
        <w:ind w:firstLine="0"/>
      </w:pPr>
    </w:p>
    <w:p w14:paraId="44E9FF14" w14:textId="1F60C719" w:rsidR="00F17C35" w:rsidRPr="00AD1FC5" w:rsidRDefault="00F17C35" w:rsidP="00AA7917">
      <w:pPr>
        <w:pStyle w:val="Ttulo1"/>
      </w:pPr>
      <w:bookmarkStart w:id="385" w:name="_Toc486423166"/>
      <w:r w:rsidRPr="00AD1FC5">
        <w:t>Detalhes de implementação.</w:t>
      </w:r>
      <w:bookmarkEnd w:id="385"/>
    </w:p>
    <w:p w14:paraId="3D0AA073" w14:textId="65E6A78F" w:rsidR="00F17C35" w:rsidRPr="00F17C35" w:rsidRDefault="00F17C35" w:rsidP="00F17C35">
      <w:pPr>
        <w:pStyle w:val="Corpodetexto"/>
        <w:rPr>
          <w:lang w:eastAsia="pt-BR"/>
        </w:rPr>
      </w:pPr>
    </w:p>
    <w:p w14:paraId="4691BBC1" w14:textId="1DB962BC" w:rsidR="00F05B09" w:rsidRPr="00C53E38" w:rsidRDefault="00F17C35" w:rsidP="00F05B09">
      <w:del w:id="386" w:author="Mario" w:date="2017-07-16T20:38:00Z">
        <w:r w:rsidDel="00015541">
          <w:delText>Nesta sessão</w:delText>
        </w:r>
      </w:del>
      <w:ins w:id="387" w:author="Mario" w:date="2017-07-16T20:38:00Z">
        <w:r w:rsidR="00015541">
          <w:t>Neste capítulo</w:t>
        </w:r>
      </w:ins>
      <w:r w:rsidR="00503707">
        <w:t xml:space="preserve"> descrevem-se</w:t>
      </w:r>
      <w:r w:rsidR="004B7E42">
        <w:t xml:space="preserve"> detalhes</w:t>
      </w:r>
      <w:r w:rsidR="00503707">
        <w:t xml:space="preserve"> que merece</w:t>
      </w:r>
      <w:r w:rsidR="00C53E38">
        <w:t>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388" w:name="_Toc486423167"/>
      <w:r w:rsidRPr="00AD1FC5">
        <w:t>Topologia</w:t>
      </w:r>
      <w:bookmarkEnd w:id="388"/>
    </w:p>
    <w:p w14:paraId="1491AC5E" w14:textId="23FD74B3" w:rsidR="004B7E42" w:rsidRDefault="004B7E42" w:rsidP="004B7E42">
      <w:pPr>
        <w:rPr>
          <w:lang w:val="en-US"/>
        </w:rPr>
      </w:pPr>
    </w:p>
    <w:p w14:paraId="5E8205F2" w14:textId="447A6673" w:rsidR="00AD1FC5" w:rsidRDefault="00C75C3E" w:rsidP="00C53E38">
      <w:pPr>
        <w:rPr>
          <w:ins w:id="389" w:author="mario" w:date="2017-07-15T09:31:00Z"/>
        </w:rPr>
      </w:pPr>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w:t>
      </w:r>
      <w:del w:id="390" w:author="Mario" w:date="2017-07-16T21:01:00Z">
        <w:r w:rsidR="004B7E42" w:rsidRPr="00C53E38" w:rsidDel="002572B9">
          <w:delText xml:space="preserve">visto </w:delText>
        </w:r>
      </w:del>
      <w:ins w:id="391" w:author="Mario" w:date="2017-07-16T21:01:00Z">
        <w:r w:rsidR="002572B9">
          <w:t>apresentado</w:t>
        </w:r>
        <w:r w:rsidR="002572B9" w:rsidRPr="00C53E38">
          <w:t xml:space="preserve"> </w:t>
        </w:r>
      </w:ins>
      <w:r w:rsidR="004B7E42" w:rsidRPr="00C53E38">
        <w:t>no 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proofErr w:type="spellStart"/>
      <w:r w:rsidR="002276D8">
        <w:rPr>
          <w:i/>
        </w:rPr>
        <w:t>feed-forward</w:t>
      </w:r>
      <w:proofErr w:type="spellEnd"/>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w:t>
      </w:r>
      <w:proofErr w:type="spellStart"/>
      <w:r w:rsidR="00B04296">
        <w:rPr>
          <w:i/>
        </w:rPr>
        <w:t>interval</w:t>
      </w:r>
      <w:proofErr w:type="spellEnd"/>
      <w:ins w:id="392" w:author="Mario" w:date="2017-07-16T20:40:00Z">
        <w:r w:rsidR="00015541">
          <w:rPr>
            <w:i/>
          </w:rPr>
          <w:t xml:space="preserve"> </w:t>
        </w:r>
        <w:r w:rsidR="00015541">
          <w:t>(que será explicado na seção 6.3)</w:t>
        </w:r>
      </w:ins>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4F6E9C1F" w14:textId="6D84BC59" w:rsidR="009F4FA6" w:rsidRDefault="009F4FA6" w:rsidP="009F4FA6">
      <w:moveToRangeStart w:id="393" w:author="mario" w:date="2017-07-15T09:31:00Z" w:name="move487874421"/>
      <w:moveTo w:id="394" w:author="mario" w:date="2017-07-15T09:31:00Z">
        <w:del w:id="395" w:author="Mario" w:date="2017-07-16T21:01:00Z">
          <w:r w:rsidRPr="00C53E38" w:rsidDel="002572B9">
            <w:delText>A</w:delText>
          </w:r>
        </w:del>
      </w:moveTo>
      <w:ins w:id="396" w:author="Mario" w:date="2017-07-16T21:01:00Z">
        <w:r w:rsidR="002572B9">
          <w:t>Na</w:t>
        </w:r>
      </w:ins>
      <w:moveTo w:id="397" w:author="mario" w:date="2017-07-15T09:31:00Z">
        <w:r w:rsidRPr="00C53E38">
          <w:t xml:space="preserve"> </w:t>
        </w:r>
        <w:r w:rsidRPr="00C53E38">
          <w:fldChar w:fldCharType="begin"/>
        </w:r>
        <w:r w:rsidRPr="00C53E38">
          <w:instrText xml:space="preserve"> REF _Ref478497308 \h </w:instrText>
        </w:r>
      </w:moveTo>
      <w:moveTo w:id="398" w:author="mario" w:date="2017-07-15T09:31:00Z">
        <w:r w:rsidRPr="00C53E38">
          <w:fldChar w:fldCharType="separate"/>
        </w:r>
        <w:r>
          <w:t xml:space="preserve">Figura </w:t>
        </w:r>
        <w:r>
          <w:rPr>
            <w:noProof/>
          </w:rPr>
          <w:t>23</w:t>
        </w:r>
        <w:r w:rsidRPr="00C53E38">
          <w:fldChar w:fldCharType="end"/>
        </w:r>
      </w:moveTo>
      <w:ins w:id="399" w:author="Mario" w:date="2017-07-16T21:01:00Z">
        <w:r w:rsidR="002572B9">
          <w:t xml:space="preserve"> é</w:t>
        </w:r>
      </w:ins>
      <w:moveTo w:id="400" w:author="mario" w:date="2017-07-15T09:31:00Z">
        <w:r w:rsidRPr="00C53E38">
          <w:t xml:space="preserve"> apresenta</w:t>
        </w:r>
      </w:moveTo>
      <w:ins w:id="401" w:author="Mario" w:date="2017-07-16T21:01:00Z">
        <w:r w:rsidR="002572B9">
          <w:t>do</w:t>
        </w:r>
      </w:ins>
      <w:moveTo w:id="402" w:author="mario" w:date="2017-07-15T09:31:00Z">
        <w:r w:rsidRPr="00C53E38">
          <w:t xml:space="preserve"> um esboço de como a rede utilizada está implementada</w:t>
        </w:r>
        <w:del w:id="403" w:author="Mario" w:date="2017-07-16T20:40:00Z">
          <w:r w:rsidRPr="00C53E38" w:rsidDel="00015541">
            <w:delText xml:space="preserve"> de uma forma simples e fácil de entender</w:delText>
          </w:r>
        </w:del>
        <w:r>
          <w:t xml:space="preserve">, utilizando dois atributos e duas camadas ocultas, com </w:t>
        </w:r>
        <w:proofErr w:type="gramStart"/>
        <w:r>
          <w:t>3</w:t>
        </w:r>
        <w:proofErr w:type="gramEnd"/>
        <w:r>
          <w:t xml:space="preserve"> neurônios cada e com o </w:t>
        </w:r>
        <w:r>
          <w:rPr>
            <w:i/>
          </w:rPr>
          <w:t xml:space="preserve">date </w:t>
        </w:r>
        <w:proofErr w:type="spellStart"/>
        <w:r>
          <w:rPr>
            <w:i/>
          </w:rPr>
          <w:t>interval</w:t>
        </w:r>
      </w:moveTo>
      <w:proofErr w:type="spellEnd"/>
      <w:ins w:id="404" w:author="Mario" w:date="2017-07-16T20:39:00Z">
        <w:r w:rsidR="00015541">
          <w:rPr>
            <w:i/>
          </w:rPr>
          <w:t xml:space="preserve"> </w:t>
        </w:r>
      </w:ins>
      <w:moveTo w:id="405" w:author="mario" w:date="2017-07-15T09:31:00Z">
        <w:del w:id="406" w:author="Mario" w:date="2017-07-16T20:40:00Z">
          <w:r w:rsidDel="00015541">
            <w:delText xml:space="preserve"> </w:delText>
          </w:r>
        </w:del>
        <w:r>
          <w:t>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To>
    </w:p>
    <w:moveToRangeEnd w:id="393"/>
    <w:p w14:paraId="73B70603" w14:textId="77777777" w:rsidR="009F4FA6" w:rsidRPr="00C53E38" w:rsidRDefault="009F4FA6" w:rsidP="00C53E38"/>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407" w:name="_Ref478497308"/>
      <w:bookmarkStart w:id="408" w:name="_Ref478500004"/>
      <w:bookmarkStart w:id="409" w:name="_Toc486423024"/>
      <w:r>
        <w:t xml:space="preserve">Figura </w:t>
      </w:r>
      <w:r w:rsidR="00EA6CFC">
        <w:fldChar w:fldCharType="begin"/>
      </w:r>
      <w:r w:rsidR="00EA6CFC">
        <w:instrText xml:space="preserve"> SEQ Figura \* ARABIC </w:instrText>
      </w:r>
      <w:r w:rsidR="00EA6CFC">
        <w:fldChar w:fldCharType="separate"/>
      </w:r>
      <w:r w:rsidR="00C11719">
        <w:rPr>
          <w:noProof/>
        </w:rPr>
        <w:t>23</w:t>
      </w:r>
      <w:r w:rsidR="00EA6CFC">
        <w:rPr>
          <w:noProof/>
        </w:rPr>
        <w:fldChar w:fldCharType="end"/>
      </w:r>
      <w:bookmarkEnd w:id="407"/>
      <w:r>
        <w:t>. Topologia da RNA utilizada</w:t>
      </w:r>
      <w:bookmarkEnd w:id="408"/>
      <w:bookmarkEnd w:id="409"/>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ED52A53" w14:textId="0219831C" w:rsidR="009C18A7" w:rsidDel="009F4FA6" w:rsidRDefault="00C53E38" w:rsidP="009C18A7">
      <w:moveFromRangeStart w:id="410" w:author="mario" w:date="2017-07-15T09:31:00Z" w:name="move487874421"/>
      <w:moveFrom w:id="411" w:author="mario" w:date="2017-07-15T09:31:00Z">
        <w:r w:rsidRPr="00C53E38" w:rsidDel="009F4FA6">
          <w:t xml:space="preserve">A </w:t>
        </w:r>
        <w:r w:rsidRPr="00C53E38" w:rsidDel="009F4FA6">
          <w:fldChar w:fldCharType="begin"/>
        </w:r>
        <w:r w:rsidRPr="00C53E38" w:rsidDel="009F4FA6">
          <w:instrText xml:space="preserve"> REF _Ref478497308 \h </w:instrText>
        </w:r>
      </w:moveFrom>
      <w:del w:id="412" w:author="mario" w:date="2017-07-15T09:31:00Z"/>
      <w:moveFrom w:id="413" w:author="mario" w:date="2017-07-15T09:31:00Z">
        <w:r w:rsidRPr="00C53E38" w:rsidDel="009F4FA6">
          <w:fldChar w:fldCharType="separate"/>
        </w:r>
        <w:r w:rsidR="00C11719" w:rsidDel="009F4FA6">
          <w:t xml:space="preserve">Figura </w:t>
        </w:r>
        <w:r w:rsidR="00C11719" w:rsidDel="009F4FA6">
          <w:rPr>
            <w:noProof/>
          </w:rPr>
          <w:t>23</w:t>
        </w:r>
        <w:r w:rsidRPr="00C53E38" w:rsidDel="009F4FA6">
          <w:fldChar w:fldCharType="end"/>
        </w:r>
        <w:r w:rsidRPr="00C53E38" w:rsidDel="009F4FA6">
          <w:t xml:space="preserve"> apresenta um esboço de como a rede utilizada está implementada de uma forma simples e fácil de entender</w:t>
        </w:r>
        <w:r w:rsidDel="009F4FA6">
          <w:t>, utilizando dois atributos e duas camadas ocultas, com 3 neurônios cada</w:t>
        </w:r>
        <w:r w:rsidR="00DD78DA" w:rsidDel="009F4FA6">
          <w:t xml:space="preserve"> e com o </w:t>
        </w:r>
        <w:r w:rsidR="00DD78DA" w:rsidDel="009F4FA6">
          <w:rPr>
            <w:i/>
          </w:rPr>
          <w:t>date interval</w:t>
        </w:r>
        <w:r w:rsidR="00DD78DA" w:rsidDel="009F4FA6">
          <w:t xml:space="preserve"> igual a 2</w:t>
        </w:r>
        <w:r w:rsidRPr="00C53E38" w:rsidDel="009F4FA6">
          <w:t>.</w:t>
        </w:r>
        <w:r w:rsidDel="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From>
    </w:p>
    <w:moveFromRangeEnd w:id="410"/>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w:t>
      </w:r>
      <w:r w:rsidR="000C5E1E">
        <w:lastRenderedPageBreak/>
        <w:t>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proofErr w:type="spellStart"/>
      <w:r>
        <w:rPr>
          <w:i/>
        </w:rPr>
        <w:t>delay</w:t>
      </w:r>
      <w:proofErr w:type="spellEnd"/>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 xml:space="preserve">date </w:t>
      </w:r>
      <w:proofErr w:type="spellStart"/>
      <w:r w:rsidR="00E11903">
        <w:rPr>
          <w:i/>
        </w:rPr>
        <w:t>interval</w:t>
      </w:r>
      <w:proofErr w:type="spellEnd"/>
      <w:r w:rsidR="00E11903">
        <w:t>, ou seja, a primeira saída será utilizada na próxima iteração, a segunda na segunda, e assim por diante.</w:t>
      </w:r>
    </w:p>
    <w:p w14:paraId="396C7A1E" w14:textId="685969FA" w:rsidR="009C18A7" w:rsidRDefault="009C18A7" w:rsidP="004508A1">
      <w:pPr>
        <w:rPr>
          <w:ins w:id="414" w:author="mario" w:date="2017-07-15T09:31:00Z"/>
        </w:rPr>
      </w:pPr>
      <w:r>
        <w:t xml:space="preserve">A topologia é dinâmica, pois enquanto a rede utiliza dados verdadeiros (externos) ela se comporta como </w:t>
      </w:r>
      <w:proofErr w:type="spellStart"/>
      <w:r>
        <w:rPr>
          <w:i/>
        </w:rPr>
        <w:t>feed-forward</w:t>
      </w:r>
      <w:proofErr w:type="spellEnd"/>
      <w:r>
        <w:t xml:space="preserve">, como dá para ver no destaque em 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2AC31CC5" w14:textId="77777777" w:rsidR="009F4FA6" w:rsidRPr="00A759AC" w:rsidRDefault="009F4FA6" w:rsidP="009F4FA6">
      <w:moveToRangeStart w:id="415" w:author="mario" w:date="2017-07-15T09:31:00Z" w:name="move487874431"/>
      <w:moveTo w:id="416" w:author="mario" w:date="2017-07-15T09:31:00Z">
        <w:r>
          <w:t xml:space="preserve">Já no início do código da </w:t>
        </w:r>
        <w:r>
          <w:fldChar w:fldCharType="begin"/>
        </w:r>
        <w:r>
          <w:instrText xml:space="preserve"> REF _Ref478500916 \h </w:instrText>
        </w:r>
      </w:moveTo>
      <w:moveTo w:id="417" w:author="mario" w:date="2017-07-15T09:31:00Z">
        <w:r>
          <w:fldChar w:fldCharType="separate"/>
        </w:r>
        <w:r>
          <w:t xml:space="preserve">Figura </w:t>
        </w:r>
        <w:r>
          <w:rPr>
            <w:noProof/>
          </w:rPr>
          <w:t>24</w:t>
        </w:r>
        <w:r>
          <w:fldChar w:fldCharType="end"/>
        </w:r>
        <w:r>
          <w:t xml:space="preserve"> aparece um recurso muito utilizado no projeto, a fim de melhorar a qualidade do código, o </w:t>
        </w:r>
        <w:proofErr w:type="spellStart"/>
        <w:r>
          <w:t>Javadoc</w:t>
        </w:r>
        <w:proofErr w:type="spellEnd"/>
        <w:r>
          <w:t>. Ele é responsável por criar uma documentação completa por meio de meta-dados, chamados de ‘</w:t>
        </w:r>
        <w:proofErr w:type="spellStart"/>
        <w:r>
          <w:t>tags</w:t>
        </w:r>
        <w:proofErr w:type="spellEnd"/>
        <w:r>
          <w:t xml:space="preserve">’. </w:t>
        </w:r>
      </w:moveTo>
      <w:sdt>
        <w:sdtPr>
          <w:id w:val="770051851"/>
          <w:citation/>
        </w:sdtPr>
        <w:sdtEndPr/>
        <w:sdtContent>
          <w:moveTo w:id="418" w:author="mario" w:date="2017-07-15T09:31:00Z">
            <w:r>
              <w:fldChar w:fldCharType="begin"/>
            </w:r>
            <w:r>
              <w:instrText xml:space="preserve"> CITATION Jav14 \l 1046 </w:instrText>
            </w:r>
            <w:r>
              <w:fldChar w:fldCharType="separate"/>
            </w:r>
          </w:moveTo>
          <w:r w:rsidR="009B6720">
            <w:rPr>
              <w:noProof/>
            </w:rPr>
            <w:t>(ORACLE, 2014)</w:t>
          </w:r>
          <w:moveTo w:id="419" w:author="mario" w:date="2017-07-15T09:31:00Z">
            <w:r>
              <w:fldChar w:fldCharType="end"/>
            </w:r>
          </w:moveTo>
        </w:sdtContent>
      </w:sdt>
      <w:moveTo w:id="420" w:author="mario" w:date="2017-07-15T09:31:00Z">
        <w:r>
          <w:t xml:space="preserve"> Conforme foi falado nos parágrafos anteriores, a camada de entrada será com a função de ativação </w:t>
        </w:r>
        <w:r>
          <w:rPr>
            <w:i/>
          </w:rPr>
          <w:t>Linear</w:t>
        </w:r>
        <w:r>
          <w:t>, com a quantidade de neurônios igual ao de atributos multiplicado pelo intervalo de dados.</w:t>
        </w:r>
      </w:moveTo>
    </w:p>
    <w:p w14:paraId="0BAD7539" w14:textId="05B2EF0F" w:rsidR="00067967" w:rsidRDefault="0053431D" w:rsidP="009E749C">
      <w:pPr>
        <w:pStyle w:val="Legenda"/>
      </w:pPr>
      <w:bookmarkStart w:id="421" w:name="_Ref478500916"/>
      <w:bookmarkStart w:id="422" w:name="_Toc486423025"/>
      <w:moveToRangeEnd w:id="415"/>
      <w:r>
        <w:t xml:space="preserve">Figura </w:t>
      </w:r>
      <w:r w:rsidR="00EA6CFC">
        <w:fldChar w:fldCharType="begin"/>
      </w:r>
      <w:r w:rsidR="00EA6CFC">
        <w:instrText xml:space="preserve"> SEQ Figura \* ARABIC </w:instrText>
      </w:r>
      <w:r w:rsidR="00EA6CFC">
        <w:fldChar w:fldCharType="separate"/>
      </w:r>
      <w:r w:rsidR="00C11719">
        <w:rPr>
          <w:noProof/>
        </w:rPr>
        <w:t>24</w:t>
      </w:r>
      <w:r w:rsidR="00EA6CFC">
        <w:rPr>
          <w:noProof/>
        </w:rPr>
        <w:fldChar w:fldCharType="end"/>
      </w:r>
      <w:bookmarkEnd w:id="421"/>
      <w:r>
        <w:t>. Código implementação topologia</w:t>
      </w:r>
      <w:bookmarkEnd w:id="422"/>
    </w:p>
    <w:p w14:paraId="6068872A" w14:textId="00EC7E14" w:rsidR="009C18A7" w:rsidRDefault="009C18A7" w:rsidP="002F168E">
      <w:pPr>
        <w:pStyle w:val="Image"/>
      </w:pPr>
      <w: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59F6AE83" w:rsidR="00A759AC" w:rsidRPr="00A759AC" w:rsidDel="009F4FA6" w:rsidRDefault="00A759AC" w:rsidP="00A759AC">
      <w:moveFromRangeStart w:id="423" w:author="mario" w:date="2017-07-15T09:31:00Z" w:name="move487874431"/>
      <w:moveFrom w:id="424" w:author="mario" w:date="2017-07-15T09:31:00Z">
        <w:r w:rsidDel="009F4FA6">
          <w:t xml:space="preserve">Já no início do código da </w:t>
        </w:r>
        <w:r w:rsidDel="009F4FA6">
          <w:fldChar w:fldCharType="begin"/>
        </w:r>
        <w:r w:rsidDel="009F4FA6">
          <w:instrText xml:space="preserve"> REF _Ref478500916 \h </w:instrText>
        </w:r>
      </w:moveFrom>
      <w:del w:id="425" w:author="mario" w:date="2017-07-15T09:31:00Z"/>
      <w:moveFrom w:id="426" w:author="mario" w:date="2017-07-15T09:31:00Z">
        <w:r w:rsidDel="009F4FA6">
          <w:fldChar w:fldCharType="separate"/>
        </w:r>
        <w:r w:rsidR="00C11719" w:rsidDel="009F4FA6">
          <w:t xml:space="preserve">Figura </w:t>
        </w:r>
        <w:r w:rsidR="00C11719" w:rsidDel="009F4FA6">
          <w:rPr>
            <w:noProof/>
          </w:rPr>
          <w:t>24</w:t>
        </w:r>
        <w:r w:rsidDel="009F4FA6">
          <w:fldChar w:fldCharType="end"/>
        </w:r>
        <w:r w:rsidDel="009F4FA6">
          <w:t xml:space="preserve"> aparece um recurso muito utilizado no projeto</w:t>
        </w:r>
        <w:r w:rsidR="00C11719" w:rsidDel="009F4FA6">
          <w:t xml:space="preserve">, a fim de melhorar a qualidade do código, </w:t>
        </w:r>
        <w:r w:rsidDel="009F4FA6">
          <w:t>o Javadoc</w:t>
        </w:r>
        <w:r w:rsidR="00C11719" w:rsidDel="009F4FA6">
          <w:t xml:space="preserve">. Ele é responsável por </w:t>
        </w:r>
        <w:r w:rsidR="00381F86" w:rsidDel="009F4FA6">
          <w:t>criar uma documentação completa por meio de meta-dados, chamados de ‘tags’</w:t>
        </w:r>
        <w:r w:rsidDel="009F4FA6">
          <w:t>.</w:t>
        </w:r>
        <w:r w:rsidR="00381F86" w:rsidDel="009F4FA6">
          <w:t xml:space="preserve"> </w:t>
        </w:r>
      </w:moveFrom>
      <w:sdt>
        <w:sdtPr>
          <w:id w:val="1062144755"/>
          <w:citation/>
        </w:sdtPr>
        <w:sdtEndPr/>
        <w:sdtContent>
          <w:moveFrom w:id="427" w:author="mario" w:date="2017-07-15T09:31:00Z">
            <w:r w:rsidR="00381F86" w:rsidDel="009F4FA6">
              <w:fldChar w:fldCharType="begin"/>
            </w:r>
            <w:r w:rsidR="00381F86" w:rsidDel="009F4FA6">
              <w:instrText xml:space="preserve"> CITATION Jav14 \l 1046 </w:instrText>
            </w:r>
            <w:r w:rsidR="00381F86" w:rsidDel="009F4FA6">
              <w:fldChar w:fldCharType="separate"/>
            </w:r>
            <w:r w:rsidR="007C43C0" w:rsidDel="009F4FA6">
              <w:rPr>
                <w:noProof/>
              </w:rPr>
              <w:t>(ORACLE, 2014)</w:t>
            </w:r>
            <w:r w:rsidR="00381F86" w:rsidDel="009F4FA6">
              <w:fldChar w:fldCharType="end"/>
            </w:r>
          </w:moveFrom>
        </w:sdtContent>
      </w:sdt>
      <w:moveFrom w:id="428" w:author="mario" w:date="2017-07-15T09:31:00Z">
        <w:r w:rsidDel="009F4FA6">
          <w:t xml:space="preserve"> Conforme foi falado nos parágrafos anteriores, a camada de entrada será com a função de ativação </w:t>
        </w:r>
        <w:r w:rsidDel="009F4FA6">
          <w:rPr>
            <w:i/>
          </w:rPr>
          <w:t>Linear</w:t>
        </w:r>
        <w:r w:rsidDel="009F4FA6">
          <w:t xml:space="preserve">, </w:t>
        </w:r>
        <w:r w:rsidR="00F71B19" w:rsidDel="009F4FA6">
          <w:t>com a quantidade de neurônios igual ao de atributos multiplicado pelo intervalo de dados.</w:t>
        </w:r>
      </w:moveFrom>
    </w:p>
    <w:moveFromRangeEnd w:id="423"/>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429" w:name="_Toc486423168"/>
      <w:r>
        <w:lastRenderedPageBreak/>
        <w:t>Função de ativação</w:t>
      </w:r>
      <w:bookmarkEnd w:id="429"/>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w:t>
      </w:r>
      <w:proofErr w:type="gramStart"/>
      <w:r>
        <w:t>implementado</w:t>
      </w:r>
      <w:proofErr w:type="gramEnd"/>
      <w:r>
        <w:t xml:space="preserve"> não foi possível fazer por neurônio, mas sim por camada. </w:t>
      </w:r>
    </w:p>
    <w:p w14:paraId="712DE80A" w14:textId="5D214222" w:rsidR="00614DA5" w:rsidRDefault="00614DA5" w:rsidP="00F05B09">
      <w:r>
        <w:t>Isso se deu já que o</w:t>
      </w:r>
      <w:r w:rsidR="00F05B09" w:rsidRPr="00C53E38">
        <w:t xml:space="preserve"> framework utilizado (Encog) não tinha suporte </w:t>
      </w:r>
      <w:del w:id="430" w:author="Mario" w:date="2017-07-16T20:42:00Z">
        <w:r w:rsidR="00F05B09" w:rsidRPr="00C53E38" w:rsidDel="006C1259">
          <w:delText xml:space="preserve">a </w:delText>
        </w:r>
      </w:del>
      <w:ins w:id="431" w:author="Mario" w:date="2017-07-16T20:42:00Z">
        <w:r w:rsidR="006C1259">
          <w:t>à</w:t>
        </w:r>
        <w:r w:rsidR="006C1259" w:rsidRPr="00C53E38">
          <w:t xml:space="preserve"> </w:t>
        </w:r>
      </w:ins>
      <w:r w:rsidR="00F05B09" w:rsidRPr="00C53E38">
        <w:t xml:space="preserve">função de ativação por neurônio, </w:t>
      </w:r>
      <w:r>
        <w:t>por causa do modo</w:t>
      </w:r>
      <w:r w:rsidR="00F05B09" w:rsidRPr="00C53E38">
        <w:t xml:space="preserve"> que foi </w:t>
      </w:r>
      <w:del w:id="432" w:author="Mario" w:date="2017-07-16T20:24:00Z">
        <w:r w:rsidR="00F05B09" w:rsidRPr="00C53E38" w:rsidDel="00232D18">
          <w:delText xml:space="preserve">implementado </w:delText>
        </w:r>
      </w:del>
      <w:proofErr w:type="gramStart"/>
      <w:ins w:id="433" w:author="Mario" w:date="2017-07-16T20:24:00Z">
        <w:r w:rsidR="00232D18" w:rsidRPr="00C53E38">
          <w:t>implementad</w:t>
        </w:r>
        <w:r w:rsidR="00232D18">
          <w:t>a</w:t>
        </w:r>
        <w:proofErr w:type="gramEnd"/>
        <w:r w:rsidR="00232D18" w:rsidRPr="00C53E38">
          <w:t xml:space="preserve"> </w:t>
        </w:r>
      </w:ins>
      <w:r w:rsidR="00F05B09" w:rsidRPr="00C53E38">
        <w:t xml:space="preserve">a abstração de um neurônio: ao invés de virar uma classe, como representado nos diagramas da sessão anterior, os neurônios eram abstraídos somente como pesos, por questão </w:t>
      </w:r>
      <w:r w:rsidR="00F05B09">
        <w:t>de desempenho na hora de realiza</w:t>
      </w:r>
      <w:r w:rsidR="00F05B09" w:rsidRPr="00C53E38">
        <w:t xml:space="preserve">r </w:t>
      </w:r>
      <w:del w:id="434" w:author="Mario" w:date="2017-07-16T20:41:00Z">
        <w:r w:rsidR="00F05B09" w:rsidRPr="00C53E38" w:rsidDel="006C1259">
          <w:delText>cálculos</w:delText>
        </w:r>
      </w:del>
      <w:ins w:id="435" w:author="Mario" w:date="2017-07-16T20:41:00Z">
        <w:r w:rsidR="006C1259" w:rsidRPr="00C53E38">
          <w:t>cálculos</w:t>
        </w:r>
        <w:r w:rsidR="006C1259">
          <w:t xml:space="preserve">. </w:t>
        </w:r>
      </w:ins>
      <w:del w:id="436" w:author="Mario" w:date="2017-07-16T20:41:00Z">
        <w:r w:rsidR="00F05B09" w:rsidRPr="00C53E38" w:rsidDel="006C1259">
          <w:delText xml:space="preserve"> usando a CPU</w:delText>
        </w:r>
        <w:r w:rsidR="00F05B09" w:rsidDel="006C1259">
          <w:delText xml:space="preserve"> + GPU</w:delText>
        </w:r>
      </w:del>
      <w:r>
        <w:t>.</w:t>
      </w:r>
    </w:p>
    <w:p w14:paraId="024F0610" w14:textId="5D688D25" w:rsidR="00FA2FFE" w:rsidRDefault="00FA2FFE" w:rsidP="00F05B09">
      <w:pPr>
        <w:rPr>
          <w:ins w:id="437" w:author="mario" w:date="2017-07-15T09:32:00Z"/>
        </w:rPr>
      </w:pPr>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proofErr w:type="spellStart"/>
      <w:proofErr w:type="gramStart"/>
      <w:r w:rsidR="00D21753" w:rsidRPr="00D21753">
        <w:rPr>
          <w:i/>
        </w:rPr>
        <w:t>ActivationLinear</w:t>
      </w:r>
      <w:proofErr w:type="spellEnd"/>
      <w:proofErr w:type="gramEnd"/>
      <w:r w:rsidRPr="00FA2FFE">
        <w:rPr>
          <w:i/>
        </w:rPr>
        <w:fldChar w:fldCharType="end"/>
      </w:r>
      <w:r w:rsidR="00C11719">
        <w:rPr>
          <w:i/>
        </w:rPr>
        <w:t xml:space="preserve">, </w:t>
      </w:r>
      <w:r>
        <w:t>para que não haja interferência entre um dia e outro.</w:t>
      </w:r>
    </w:p>
    <w:p w14:paraId="3A1ED7C1" w14:textId="3039D924" w:rsidR="009F4FA6" w:rsidRDefault="009F4FA6" w:rsidP="009F4FA6">
      <w:moveToRangeStart w:id="438" w:author="mario" w:date="2017-07-15T09:32:00Z" w:name="move487874451"/>
      <w:moveTo w:id="439" w:author="mario" w:date="2017-07-15T09:32:00Z">
        <w:del w:id="440" w:author="Mario" w:date="2017-07-16T21:02:00Z">
          <w:r w:rsidDel="002572B9">
            <w:delText>A</w:delText>
          </w:r>
        </w:del>
      </w:moveTo>
      <w:ins w:id="441" w:author="Mario" w:date="2017-07-16T21:02:00Z">
        <w:r w:rsidR="002572B9">
          <w:t>Na</w:t>
        </w:r>
      </w:ins>
      <w:moveTo w:id="442" w:author="mario" w:date="2017-07-15T09:32:00Z">
        <w:r>
          <w:t xml:space="preserve"> </w:t>
        </w:r>
        <w:r>
          <w:fldChar w:fldCharType="begin"/>
        </w:r>
        <w:r>
          <w:instrText xml:space="preserve"> REF _Ref478501908 \h </w:instrText>
        </w:r>
      </w:moveTo>
      <w:moveTo w:id="443" w:author="mario" w:date="2017-07-15T09:32:00Z">
        <w:r>
          <w:fldChar w:fldCharType="separate"/>
        </w:r>
        <w:r>
          <w:t xml:space="preserve">Figura </w:t>
        </w:r>
        <w:r>
          <w:rPr>
            <w:noProof/>
          </w:rPr>
          <w:t>25</w:t>
        </w:r>
        <w:r>
          <w:fldChar w:fldCharType="end"/>
        </w:r>
      </w:moveTo>
      <w:ins w:id="444" w:author="Mario" w:date="2017-07-16T21:02:00Z">
        <w:r w:rsidR="002572B9">
          <w:t xml:space="preserve"> é</w:t>
        </w:r>
      </w:ins>
      <w:moveTo w:id="445" w:author="mario" w:date="2017-07-15T09:32:00Z">
        <w:r>
          <w:t xml:space="preserve"> apresenta</w:t>
        </w:r>
      </w:moveTo>
      <w:ins w:id="446" w:author="Mario" w:date="2017-07-16T21:02:00Z">
        <w:r w:rsidR="002572B9">
          <w:t>do</w:t>
        </w:r>
      </w:ins>
      <w:moveTo w:id="447" w:author="mario" w:date="2017-07-15T09:32:00Z">
        <w:r>
          <w:t xml:space="preserve"> o código utilizado na criação das funções de ativação, utilizado o padrão de projeto </w:t>
        </w:r>
        <w:proofErr w:type="spellStart"/>
        <w:r w:rsidRPr="00307DBC">
          <w:rPr>
            <w:i/>
          </w:rPr>
          <w:t>Factory</w:t>
        </w:r>
      </w:moveTo>
      <w:proofErr w:type="spellEnd"/>
      <w:ins w:id="448" w:author="Mario" w:date="2017-07-17T12:12:00Z">
        <w:r w:rsidR="000D385A">
          <w:t xml:space="preserve">, com o uso do </w:t>
        </w:r>
        <w:proofErr w:type="spellStart"/>
        <w:r w:rsidR="000D385A">
          <w:rPr>
            <w:i/>
          </w:rPr>
          <w:t>Generics</w:t>
        </w:r>
        <w:proofErr w:type="spellEnd"/>
        <w:r w:rsidR="000D385A">
          <w:t xml:space="preserve"> para a parte de transformação do </w:t>
        </w:r>
        <w:proofErr w:type="spellStart"/>
        <w:r w:rsidR="000D385A">
          <w:t>enum</w:t>
        </w:r>
        <w:proofErr w:type="spellEnd"/>
        <w:r w:rsidR="000D385A">
          <w:t xml:space="preserve"> para um objeto</w:t>
        </w:r>
      </w:ins>
      <w:bookmarkStart w:id="449" w:name="_GoBack"/>
      <w:bookmarkEnd w:id="449"/>
      <w:moveTo w:id="450" w:author="mario" w:date="2017-07-15T09:32:00Z">
        <w:r>
          <w:t xml:space="preserve">. Este padrão é responsável por encapsular, simplificar e </w:t>
        </w:r>
        <w:proofErr w:type="gramStart"/>
        <w:r>
          <w:t>flexibilizar</w:t>
        </w:r>
        <w:proofErr w:type="gramEnd"/>
        <w:r>
          <w:t xml:space="preserve"> a criação </w:t>
        </w:r>
      </w:moveTo>
      <w:ins w:id="451" w:author="Mario" w:date="2017-07-16T20:25:00Z">
        <w:r w:rsidR="00232D18">
          <w:t>d</w:t>
        </w:r>
      </w:ins>
      <w:moveTo w:id="452" w:author="mario" w:date="2017-07-15T09:32:00Z">
        <w:r>
          <w:t>e objetos</w:t>
        </w:r>
        <w:del w:id="453" w:author="Mario" w:date="2017-07-16T20:25:00Z">
          <w:r w:rsidDel="00232D18">
            <w:delText xml:space="preserve"> concretos</w:delText>
          </w:r>
        </w:del>
        <w:r>
          <w:t xml:space="preserve">. Na </w:t>
        </w:r>
        <w:r>
          <w:fldChar w:fldCharType="begin"/>
        </w:r>
        <w:r>
          <w:instrText xml:space="preserve"> REF _Ref478500916 \h </w:instrText>
        </w:r>
      </w:moveTo>
      <w:moveTo w:id="454" w:author="mario" w:date="2017-07-15T09:32:00Z">
        <w:r>
          <w:fldChar w:fldCharType="separate"/>
        </w:r>
        <w:r>
          <w:t xml:space="preserve">Figura </w:t>
        </w:r>
        <w:r>
          <w:rPr>
            <w:noProof/>
          </w:rPr>
          <w:t>24</w:t>
        </w:r>
        <w:r>
          <w:fldChar w:fldCharType="end"/>
        </w:r>
        <w:r>
          <w:t xml:space="preserve"> o trecho de criação de uma camada utiliza a </w:t>
        </w:r>
        <w:proofErr w:type="spellStart"/>
        <w:r w:rsidRPr="00307DBC">
          <w:rPr>
            <w:i/>
          </w:rPr>
          <w:t>factory</w:t>
        </w:r>
        <w:proofErr w:type="spellEnd"/>
        <w:r>
          <w:rPr>
            <w:i/>
          </w:rPr>
          <w:t xml:space="preserve"> </w:t>
        </w:r>
        <w:r>
          <w:t>desta última figura. Nota-se a facilidade em criar vários tipos de funções de ativações em uma mesma linha de código.</w:t>
        </w:r>
      </w:moveTo>
    </w:p>
    <w:moveToRangeEnd w:id="438"/>
    <w:p w14:paraId="48BDF2F7" w14:textId="77777777" w:rsidR="009F4FA6" w:rsidRDefault="009F4FA6" w:rsidP="00F05B09"/>
    <w:p w14:paraId="47EB6828" w14:textId="77777777" w:rsidR="0053431D" w:rsidRDefault="0053431D" w:rsidP="00C11719">
      <w:pPr>
        <w:keepNext/>
        <w:ind w:firstLine="0"/>
      </w:pPr>
    </w:p>
    <w:p w14:paraId="2D07AAA3" w14:textId="1BF087DD" w:rsidR="0053431D" w:rsidRDefault="0053431D" w:rsidP="0053431D">
      <w:pPr>
        <w:pStyle w:val="Legenda"/>
      </w:pPr>
      <w:bookmarkStart w:id="455" w:name="_Ref478501908"/>
      <w:bookmarkStart w:id="456" w:name="_Toc486423026"/>
      <w:r>
        <w:t xml:space="preserve">Figura </w:t>
      </w:r>
      <w:r w:rsidR="00EA6CFC">
        <w:fldChar w:fldCharType="begin"/>
      </w:r>
      <w:r w:rsidR="00EA6CFC">
        <w:instrText xml:space="preserve"> SEQ Figura \* ARABIC </w:instrText>
      </w:r>
      <w:r w:rsidR="00EA6CFC">
        <w:fldChar w:fldCharType="separate"/>
      </w:r>
      <w:r w:rsidR="00C11719">
        <w:rPr>
          <w:noProof/>
        </w:rPr>
        <w:t>25</w:t>
      </w:r>
      <w:r w:rsidR="00EA6CFC">
        <w:rPr>
          <w:noProof/>
        </w:rPr>
        <w:fldChar w:fldCharType="end"/>
      </w:r>
      <w:bookmarkEnd w:id="455"/>
      <w:r>
        <w:t xml:space="preserve">. Código </w:t>
      </w:r>
      <w:proofErr w:type="spellStart"/>
      <w:r w:rsidRPr="00307DBC">
        <w:rPr>
          <w:i/>
        </w:rPr>
        <w:t>Factory</w:t>
      </w:r>
      <w:proofErr w:type="spellEnd"/>
      <w:r>
        <w:t xml:space="preserve"> função de ativação</w:t>
      </w:r>
      <w:bookmarkEnd w:id="456"/>
    </w:p>
    <w:p w14:paraId="0729BEB1" w14:textId="5D7BD313" w:rsidR="00F71B19" w:rsidRDefault="000D385A" w:rsidP="002F168E">
      <w:pPr>
        <w:pStyle w:val="Image"/>
      </w:pPr>
      <w:r>
        <w:lastRenderedPageBreak/>
        <w:drawing>
          <wp:inline distT="0" distB="0" distL="0" distR="0" wp14:anchorId="725D65BA" wp14:editId="7BC4FAC4">
            <wp:extent cx="5612130" cy="554609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5546090"/>
                    </a:xfrm>
                    <a:prstGeom prst="rect">
                      <a:avLst/>
                    </a:prstGeom>
                  </pic:spPr>
                </pic:pic>
              </a:graphicData>
            </a:graphic>
          </wp:inline>
        </w:drawing>
      </w:r>
    </w:p>
    <w:p w14:paraId="024521B3" w14:textId="0EFBA195" w:rsidR="00773CAF" w:rsidRDefault="00F71B19" w:rsidP="00C11719">
      <w:pPr>
        <w:pStyle w:val="Legenda"/>
      </w:pPr>
      <w:r>
        <w:t>Fonte: Autor (2017)</w:t>
      </w:r>
    </w:p>
    <w:p w14:paraId="59BC06C4" w14:textId="1E3DD77F" w:rsidR="00307DBC" w:rsidDel="009F4FA6" w:rsidRDefault="00773CAF" w:rsidP="00773CAF">
      <w:moveFromRangeStart w:id="457" w:author="mario" w:date="2017-07-15T09:32:00Z" w:name="move487874451"/>
      <w:moveFrom w:id="458" w:author="mario" w:date="2017-07-15T09:32:00Z">
        <w:r w:rsidDel="009F4FA6">
          <w:t xml:space="preserve">A </w:t>
        </w:r>
        <w:r w:rsidDel="009F4FA6">
          <w:fldChar w:fldCharType="begin"/>
        </w:r>
        <w:r w:rsidDel="009F4FA6">
          <w:instrText xml:space="preserve"> REF _Ref478501908 \h </w:instrText>
        </w:r>
      </w:moveFrom>
      <w:del w:id="459" w:author="mario" w:date="2017-07-15T09:32:00Z"/>
      <w:moveFrom w:id="460" w:author="mario" w:date="2017-07-15T09:32:00Z">
        <w:r w:rsidDel="009F4FA6">
          <w:fldChar w:fldCharType="separate"/>
        </w:r>
        <w:r w:rsidR="00C11719" w:rsidDel="009F4FA6">
          <w:t xml:space="preserve">Figura </w:t>
        </w:r>
        <w:r w:rsidR="00C11719" w:rsidDel="009F4FA6">
          <w:rPr>
            <w:noProof/>
          </w:rPr>
          <w:t>25</w:t>
        </w:r>
        <w:r w:rsidDel="009F4FA6">
          <w:fldChar w:fldCharType="end"/>
        </w:r>
        <w:r w:rsidDel="009F4FA6">
          <w:t xml:space="preserve"> apresenta o código utilizado na criação das funções de ativação, utilizado o padrão de projeto </w:t>
        </w:r>
        <w:r w:rsidRPr="00307DBC" w:rsidDel="009F4FA6">
          <w:rPr>
            <w:i/>
          </w:rPr>
          <w:t>Factory</w:t>
        </w:r>
        <w:r w:rsidDel="009F4FA6">
          <w:t>. Este padrão é responsável por encapsular, simplificar e flexibilizar a criação e objetos concretos.</w:t>
        </w:r>
        <w:r w:rsidR="00307DBC" w:rsidDel="009F4FA6">
          <w:t xml:space="preserve"> Na </w:t>
        </w:r>
        <w:r w:rsidR="00307DBC" w:rsidDel="009F4FA6">
          <w:fldChar w:fldCharType="begin"/>
        </w:r>
        <w:r w:rsidR="00307DBC" w:rsidDel="009F4FA6">
          <w:instrText xml:space="preserve"> REF _Ref478500916 \h </w:instrText>
        </w:r>
      </w:moveFrom>
      <w:del w:id="461" w:author="mario" w:date="2017-07-15T09:32:00Z"/>
      <w:moveFrom w:id="462" w:author="mario" w:date="2017-07-15T09:32:00Z">
        <w:r w:rsidR="00307DBC" w:rsidDel="009F4FA6">
          <w:fldChar w:fldCharType="separate"/>
        </w:r>
        <w:r w:rsidR="00C11719" w:rsidDel="009F4FA6">
          <w:t xml:space="preserve">Figura </w:t>
        </w:r>
        <w:r w:rsidR="00C11719" w:rsidDel="009F4FA6">
          <w:rPr>
            <w:noProof/>
          </w:rPr>
          <w:t>24</w:t>
        </w:r>
        <w:r w:rsidR="00307DBC" w:rsidDel="009F4FA6">
          <w:fldChar w:fldCharType="end"/>
        </w:r>
        <w:r w:rsidR="00307DBC" w:rsidDel="009F4FA6">
          <w:t xml:space="preserve"> o trecho de criação de uma camada utiliza a </w:t>
        </w:r>
        <w:r w:rsidR="00307DBC" w:rsidRPr="00307DBC" w:rsidDel="009F4FA6">
          <w:rPr>
            <w:i/>
          </w:rPr>
          <w:t>factory</w:t>
        </w:r>
        <w:r w:rsidR="00307DBC" w:rsidDel="009F4FA6">
          <w:rPr>
            <w:i/>
          </w:rPr>
          <w:t xml:space="preserve"> </w:t>
        </w:r>
        <w:r w:rsidR="00307DBC" w:rsidDel="009F4FA6">
          <w:t>desta última figura. Nota-se a facilidade em criar vários tipos de funções de ativações em uma mesma linha de código.</w:t>
        </w:r>
      </w:moveFrom>
    </w:p>
    <w:moveFromRangeEnd w:id="457"/>
    <w:p w14:paraId="223B2D55" w14:textId="263A7A12" w:rsidR="00773CAF" w:rsidRPr="00307DBC" w:rsidRDefault="00307DBC" w:rsidP="00773CAF">
      <w:r>
        <w:t>Outro ponto de destaque é a utilização de “</w:t>
      </w:r>
      <w:proofErr w:type="spellStart"/>
      <w:r>
        <w:t>enum</w:t>
      </w:r>
      <w:proofErr w:type="spellEnd"/>
      <w:r>
        <w:t xml:space="preserve">”,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463" w:name="_Toc486423169"/>
      <w:r w:rsidRPr="00C53E38">
        <w:rPr>
          <w:lang w:val="en-US"/>
        </w:rPr>
        <w:t>Date Interval</w:t>
      </w:r>
      <w:bookmarkEnd w:id="463"/>
    </w:p>
    <w:p w14:paraId="529899A6" w14:textId="23C36F01" w:rsidR="00096A17" w:rsidRDefault="00FA2FFE" w:rsidP="00454C7E">
      <w:pPr>
        <w:rPr>
          <w:ins w:id="464" w:author="mario" w:date="2017-07-15T09:32:00Z"/>
        </w:rPr>
      </w:pPr>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1D2B453C" w14:textId="77777777" w:rsidR="009F4FA6" w:rsidRPr="00C53E38" w:rsidRDefault="009F4FA6" w:rsidP="009F4FA6">
      <w:moveToRangeStart w:id="465" w:author="mario" w:date="2017-07-15T09:32:00Z" w:name="move487874460"/>
      <w:moveTo w:id="466" w:author="mario" w:date="2017-07-15T09:32:00Z">
        <w:r w:rsidRPr="00C53E38">
          <w:t xml:space="preserve">Na </w:t>
        </w:r>
        <w:r w:rsidRPr="00C53E38">
          <w:fldChar w:fldCharType="begin"/>
        </w:r>
        <w:r w:rsidRPr="00C53E38">
          <w:instrText xml:space="preserve"> REF _Ref478497307 \h </w:instrText>
        </w:r>
      </w:moveTo>
      <w:moveTo w:id="467" w:author="mario" w:date="2017-07-15T09:32:00Z">
        <w:r w:rsidRPr="00C53E38">
          <w:fldChar w:fldCharType="separate"/>
        </w:r>
        <w:r w:rsidRPr="00C53E38">
          <w:t xml:space="preserve">Figura </w:t>
        </w:r>
        <w:r>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é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 xml:space="preserve">date </w:t>
        </w:r>
        <w:proofErr w:type="spellStart"/>
        <w:r w:rsidRPr="00C53E38">
          <w:rPr>
            <w:i/>
          </w:rPr>
          <w:t>interval</w:t>
        </w:r>
        <w:proofErr w:type="spellEnd"/>
        <w:r w:rsidRPr="00C53E38">
          <w:t xml:space="preserve"> já explicado.</w:t>
        </w:r>
      </w:moveTo>
    </w:p>
    <w:moveToRangeEnd w:id="465"/>
    <w:p w14:paraId="2261CE12" w14:textId="77777777" w:rsidR="009F4FA6" w:rsidRPr="00C53E38" w:rsidRDefault="009F4FA6" w:rsidP="00454C7E"/>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468" w:name="_Ref478497307"/>
      <w:bookmarkStart w:id="469" w:name="_Toc486423027"/>
      <w:r w:rsidRPr="00C53E38">
        <w:t xml:space="preserve">Figura </w:t>
      </w:r>
      <w:r w:rsidR="00EA6CFC">
        <w:fldChar w:fldCharType="begin"/>
      </w:r>
      <w:r w:rsidR="00EA6CFC">
        <w:instrText xml:space="preserve"> SEQ Figura \* ARABIC </w:instrText>
      </w:r>
      <w:r w:rsidR="00EA6CFC">
        <w:fldChar w:fldCharType="separate"/>
      </w:r>
      <w:r w:rsidR="005D70E4">
        <w:rPr>
          <w:noProof/>
        </w:rPr>
        <w:t>26</w:t>
      </w:r>
      <w:r w:rsidR="00EA6CFC">
        <w:rPr>
          <w:noProof/>
        </w:rPr>
        <w:fldChar w:fldCharType="end"/>
      </w:r>
      <w:bookmarkEnd w:id="468"/>
      <w:r w:rsidRPr="00C53E38">
        <w:t xml:space="preserve">. Ajuste </w:t>
      </w:r>
      <w:r w:rsidRPr="00C53E38">
        <w:rPr>
          <w:i/>
        </w:rPr>
        <w:t xml:space="preserve">Date </w:t>
      </w:r>
      <w:proofErr w:type="spellStart"/>
      <w:r w:rsidRPr="00C53E38">
        <w:rPr>
          <w:i/>
        </w:rPr>
        <w:t>Interval</w:t>
      </w:r>
      <w:bookmarkEnd w:id="469"/>
      <w:proofErr w:type="spellEnd"/>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5831FBDC" w:rsidR="00FA2FFE" w:rsidRPr="00C53E38" w:rsidDel="009F4FA6" w:rsidRDefault="006512C1" w:rsidP="00903A3F">
      <w:moveFromRangeStart w:id="470" w:author="mario" w:date="2017-07-15T09:32:00Z" w:name="move487874460"/>
      <w:moveFrom w:id="471" w:author="mario" w:date="2017-07-15T09:32:00Z">
        <w:r w:rsidRPr="00C53E38" w:rsidDel="009F4FA6">
          <w:lastRenderedPageBreak/>
          <w:t xml:space="preserve">Na </w:t>
        </w:r>
        <w:r w:rsidRPr="00C53E38" w:rsidDel="009F4FA6">
          <w:fldChar w:fldCharType="begin"/>
        </w:r>
        <w:r w:rsidRPr="00C53E38" w:rsidDel="009F4FA6">
          <w:instrText xml:space="preserve"> REF _Ref478497307 \h </w:instrText>
        </w:r>
      </w:moveFrom>
      <w:del w:id="472" w:author="mario" w:date="2017-07-15T09:32:00Z"/>
      <w:moveFrom w:id="473" w:author="mario" w:date="2017-07-15T09:32:00Z">
        <w:r w:rsidRPr="00C53E38" w:rsidDel="009F4FA6">
          <w:fldChar w:fldCharType="separate"/>
        </w:r>
        <w:r w:rsidR="004D31C7" w:rsidRPr="00C53E38" w:rsidDel="009F4FA6">
          <w:t xml:space="preserve">Figura </w:t>
        </w:r>
        <w:r w:rsidR="004D31C7" w:rsidDel="009F4FA6">
          <w:rPr>
            <w:noProof/>
          </w:rPr>
          <w:t>26</w:t>
        </w:r>
        <w:r w:rsidRPr="00C53E38" w:rsidDel="009F4FA6">
          <w:fldChar w:fldCharType="end"/>
        </w:r>
        <w:r w:rsidRPr="00C53E38" w:rsidDel="009F4FA6">
          <w:t xml:space="preserve"> é possível visualizar a explicação do parágrafo anterior. Cada retângulo representa um conjunto de dados de uma ação em um dia (qual</w:t>
        </w:r>
        <w:r w:rsidR="005D70E4" w:rsidDel="009F4FA6">
          <w:t xml:space="preserve"> é a ação</w:t>
        </w:r>
        <w:r w:rsidRPr="00C53E38" w:rsidDel="009F4FA6">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sidDel="009F4FA6">
          <w:rPr>
            <w:i/>
          </w:rPr>
          <w:t>date interval</w:t>
        </w:r>
        <w:r w:rsidRPr="00C53E38" w:rsidDel="009F4FA6">
          <w:t xml:space="preserve"> já explicado.</w:t>
        </w:r>
      </w:moveFrom>
    </w:p>
    <w:moveFromRangeEnd w:id="470"/>
    <w:p w14:paraId="211802F6" w14:textId="22563A31" w:rsidR="006512C1" w:rsidRDefault="006512C1" w:rsidP="006512C1">
      <w:pPr>
        <w:rPr>
          <w:ins w:id="474" w:author="mario" w:date="2017-07-15T09:32:00Z"/>
        </w:rPr>
      </w:pPr>
      <w:r w:rsidRPr="00C53E38">
        <w:t xml:space="preserve">Utilizando i = </w:t>
      </w:r>
      <w:r w:rsidRPr="00C53E38">
        <w:rPr>
          <w:i/>
        </w:rPr>
        <w:t xml:space="preserve">date </w:t>
      </w:r>
      <w:proofErr w:type="spellStart"/>
      <w:r w:rsidRPr="00C53E38">
        <w:rPr>
          <w:i/>
        </w:rPr>
        <w:t>interval</w:t>
      </w:r>
      <w:proofErr w:type="spellEnd"/>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 xml:space="preserve">ara calcular os dados de </w:t>
      </w:r>
      <w:proofErr w:type="spellStart"/>
      <w:r w:rsidRPr="00C53E38">
        <w:t>D+n</w:t>
      </w:r>
      <w:proofErr w:type="spellEnd"/>
      <w:r w:rsidRPr="00C53E38">
        <w:t>,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6593EE3" w14:textId="77777777" w:rsidR="009F4FA6" w:rsidRDefault="009F4FA6" w:rsidP="009F4FA6">
      <w:moveToRangeStart w:id="475" w:author="mario" w:date="2017-07-15T09:32:00Z" w:name="move487874475"/>
      <w:moveTo w:id="476" w:author="mario" w:date="2017-07-15T09:32:00Z">
        <w:r>
          <w:t xml:space="preserve">Como visto anteriormente, o primeiro laço mostrado na </w:t>
        </w:r>
        <w:r>
          <w:fldChar w:fldCharType="begin"/>
        </w:r>
        <w:r>
          <w:instrText xml:space="preserve"> REF _Ref478587359 \h </w:instrText>
        </w:r>
      </w:moveTo>
      <w:moveTo w:id="477" w:author="mario" w:date="2017-07-15T09:32:00Z">
        <w:r>
          <w:fldChar w:fldCharType="separate"/>
        </w:r>
        <w:r>
          <w:t xml:space="preserve">Figura </w:t>
        </w:r>
        <w:r>
          <w:rPr>
            <w:noProof/>
          </w:rPr>
          <w:t>27</w:t>
        </w:r>
        <w:r>
          <w:fldChar w:fldCharType="end"/>
        </w:r>
        <w:r>
          <w:t xml:space="preserve"> é interagido até o valor de </w:t>
        </w:r>
        <w:proofErr w:type="spellStart"/>
        <w:proofErr w:type="gramStart"/>
        <w:r>
          <w:rPr>
            <w:i/>
          </w:rPr>
          <w:t>dateInterval</w:t>
        </w:r>
        <w:proofErr w:type="spellEnd"/>
        <w:proofErr w:type="gramEnd"/>
        <w:r>
          <w:t>, dentro dele terá um laço para adicionar os dados reais, outro para adicionar os dados calculados e um laço para calcular os valores de cada atributo e adicionar isso ao vetor contendo todos os dados.</w:t>
        </w:r>
      </w:moveTo>
    </w:p>
    <w:moveToRangeEnd w:id="475"/>
    <w:p w14:paraId="27E2E433" w14:textId="68CE5371" w:rsidR="009F4FA6" w:rsidDel="009F4FA6" w:rsidRDefault="009F4FA6" w:rsidP="006512C1">
      <w:pPr>
        <w:rPr>
          <w:del w:id="478" w:author="mario" w:date="2017-07-15T09:32:00Z"/>
        </w:rPr>
      </w:pPr>
    </w:p>
    <w:p w14:paraId="4848CB0E" w14:textId="4E64131B" w:rsidR="004D31C7" w:rsidDel="009F4FA6" w:rsidRDefault="004D31C7">
      <w:pPr>
        <w:suppressAutoHyphens w:val="0"/>
        <w:spacing w:after="0" w:line="240" w:lineRule="auto"/>
        <w:ind w:firstLine="0"/>
        <w:jc w:val="left"/>
        <w:rPr>
          <w:del w:id="479" w:author="mario" w:date="2017-07-15T09:32:00Z"/>
        </w:rPr>
      </w:pPr>
      <w:del w:id="480" w:author="mario" w:date="2017-07-15T09:32:00Z">
        <w:r w:rsidDel="009F4FA6">
          <w:br w:type="page"/>
        </w:r>
      </w:del>
    </w:p>
    <w:p w14:paraId="54B7FF69" w14:textId="77777777" w:rsidR="00D35775" w:rsidRDefault="00D35775" w:rsidP="00D35775">
      <w:pPr>
        <w:keepNext/>
        <w:ind w:firstLine="0"/>
        <w:jc w:val="center"/>
      </w:pPr>
    </w:p>
    <w:p w14:paraId="63056817" w14:textId="7BACDF89" w:rsidR="00067967" w:rsidRDefault="00D35775" w:rsidP="009E749C">
      <w:pPr>
        <w:pStyle w:val="Legenda"/>
        <w:rPr>
          <w:i/>
        </w:rPr>
      </w:pPr>
      <w:bookmarkStart w:id="481" w:name="_Ref478587359"/>
      <w:bookmarkStart w:id="482" w:name="_Ref478587346"/>
      <w:bookmarkStart w:id="483" w:name="_Toc486423028"/>
      <w:r>
        <w:t xml:space="preserve">Figura </w:t>
      </w:r>
      <w:r w:rsidR="00EA6CFC">
        <w:fldChar w:fldCharType="begin"/>
      </w:r>
      <w:r w:rsidR="00EA6CFC">
        <w:instrText xml:space="preserve"> SEQ Figura \* ARABIC </w:instrText>
      </w:r>
      <w:r w:rsidR="00EA6CFC">
        <w:fldChar w:fldCharType="separate"/>
      </w:r>
      <w:r w:rsidR="004D31C7">
        <w:rPr>
          <w:noProof/>
        </w:rPr>
        <w:t>27</w:t>
      </w:r>
      <w:r w:rsidR="00EA6CFC">
        <w:rPr>
          <w:noProof/>
        </w:rPr>
        <w:fldChar w:fldCharType="end"/>
      </w:r>
      <w:bookmarkEnd w:id="481"/>
      <w:r>
        <w:t xml:space="preserve">. </w:t>
      </w:r>
      <w:r w:rsidR="00BB3113">
        <w:t>Código</w:t>
      </w:r>
      <w:r>
        <w:t xml:space="preserve"> </w:t>
      </w:r>
      <w:proofErr w:type="spellStart"/>
      <w:r>
        <w:rPr>
          <w:i/>
        </w:rPr>
        <w:t>mixed</w:t>
      </w:r>
      <w:proofErr w:type="spellEnd"/>
      <w:r>
        <w:rPr>
          <w:i/>
        </w:rPr>
        <w:t xml:space="preserve"> data</w:t>
      </w:r>
      <w:bookmarkEnd w:id="482"/>
      <w:bookmarkEnd w:id="483"/>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C15412C" w:rsidR="00D35775" w:rsidRDefault="00D71AB3" w:rsidP="00D35775">
      <w:pPr>
        <w:rPr>
          <w:ins w:id="484" w:author="mario" w:date="2017-07-15T09:32:00Z"/>
        </w:rPr>
      </w:pPr>
      <w:moveFromRangeStart w:id="485" w:author="mario" w:date="2017-07-15T09:32:00Z" w:name="move487874475"/>
      <w:moveFrom w:id="486" w:author="mario" w:date="2017-07-15T09:32:00Z">
        <w:r w:rsidDel="009F4FA6">
          <w:t xml:space="preserve">Como visto anteriormente, o primeiro laço mostrado na </w:t>
        </w:r>
        <w:r w:rsidDel="009F4FA6">
          <w:fldChar w:fldCharType="begin"/>
        </w:r>
        <w:r w:rsidDel="009F4FA6">
          <w:instrText xml:space="preserve"> REF _Ref478587359 \h </w:instrText>
        </w:r>
      </w:moveFrom>
      <w:del w:id="487" w:author="mario" w:date="2017-07-15T09:32:00Z"/>
      <w:moveFrom w:id="488" w:author="mario" w:date="2017-07-15T09:32:00Z">
        <w:r w:rsidDel="009F4FA6">
          <w:fldChar w:fldCharType="separate"/>
        </w:r>
        <w:r w:rsidR="004D31C7" w:rsidDel="009F4FA6">
          <w:t xml:space="preserve">Figura </w:t>
        </w:r>
        <w:r w:rsidR="004D31C7" w:rsidDel="009F4FA6">
          <w:rPr>
            <w:noProof/>
          </w:rPr>
          <w:t>27</w:t>
        </w:r>
        <w:r w:rsidDel="009F4FA6">
          <w:fldChar w:fldCharType="end"/>
        </w:r>
        <w:r w:rsidDel="009F4FA6">
          <w:t xml:space="preserve"> é interagido até o valor de </w:t>
        </w:r>
        <w:r w:rsidDel="009F4FA6">
          <w:rPr>
            <w:i/>
          </w:rPr>
          <w:t>dateInterval</w:t>
        </w:r>
        <w:r w:rsidDel="009F4FA6">
          <w:t>, dentro dele terá um laço para adicionar os dados reais, outro para adicionar os dados calculados e um laço para calcular os valores de cada atributo e adicionar isso ao vetor contendo todos os dados.</w:t>
        </w:r>
      </w:moveFrom>
    </w:p>
    <w:p w14:paraId="76A35157" w14:textId="5C354B6C" w:rsidR="009F4FA6" w:rsidDel="009F4FA6" w:rsidRDefault="009F4FA6" w:rsidP="00D35775">
      <w:ins w:id="489" w:author="mario" w:date="2017-07-15T09:32:00Z">
        <w:r>
          <w:t xml:space="preserve">Na </w:t>
        </w:r>
        <w:r>
          <w:fldChar w:fldCharType="begin"/>
        </w:r>
        <w:r>
          <w:instrText xml:space="preserve"> REF _Ref478588319 \h </w:instrText>
        </w:r>
      </w:ins>
      <w:ins w:id="490" w:author="mario" w:date="2017-07-15T09:32:00Z">
        <w:r>
          <w:fldChar w:fldCharType="separate"/>
        </w:r>
        <w:r>
          <w:t xml:space="preserve">Figura </w:t>
        </w:r>
        <w:r>
          <w:rPr>
            <w:noProof/>
          </w:rPr>
          <w:t>28</w:t>
        </w:r>
        <w:r>
          <w:fldChar w:fldCharType="end"/>
        </w:r>
        <w:r>
          <w:t xml:space="preserve"> é possível ver o trecho do código que trata os dados calculados pela rede. Nota-se na primeira parte a inserção dos valores padrões, isso porque </w:t>
        </w:r>
        <w:r>
          <w:lastRenderedPageBreak/>
          <w:t>não existe ponteiro explícito em Java e, caso não criasse um “</w:t>
        </w:r>
        <w:r w:rsidRPr="00FE2C3B">
          <w:rPr>
            <w:i/>
          </w:rPr>
          <w:t>new Data</w:t>
        </w:r>
        <w:r>
          <w:t>”, o vetor seria completado com o mesmo dado, o que será explicado no próximo parágrafo.</w:t>
        </w:r>
      </w:ins>
    </w:p>
    <w:moveFromRangeEnd w:id="485"/>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Legenda"/>
        <w:rPr>
          <w:i/>
        </w:rPr>
      </w:pPr>
      <w:bookmarkStart w:id="491" w:name="_Ref478588319"/>
      <w:bookmarkStart w:id="492" w:name="_Toc486423029"/>
      <w:r>
        <w:t xml:space="preserve">Figura </w:t>
      </w:r>
      <w:r w:rsidR="00EA6CFC">
        <w:fldChar w:fldCharType="begin"/>
      </w:r>
      <w:r w:rsidR="00EA6CFC">
        <w:instrText xml:space="preserve"> SEQ Figura \* ARABIC </w:instrText>
      </w:r>
      <w:r w:rsidR="00EA6CFC">
        <w:fldChar w:fldCharType="separate"/>
      </w:r>
      <w:r w:rsidR="001F0676">
        <w:rPr>
          <w:noProof/>
        </w:rPr>
        <w:t>28</w:t>
      </w:r>
      <w:r w:rsidR="00EA6CFC">
        <w:rPr>
          <w:noProof/>
        </w:rPr>
        <w:fldChar w:fldCharType="end"/>
      </w:r>
      <w:bookmarkEnd w:id="491"/>
      <w:r>
        <w:t xml:space="preserve">. Código </w:t>
      </w:r>
      <w:proofErr w:type="spellStart"/>
      <w:r w:rsidRPr="00BB3113">
        <w:rPr>
          <w:i/>
        </w:rPr>
        <w:t>calculated</w:t>
      </w:r>
      <w:proofErr w:type="spellEnd"/>
      <w:r w:rsidRPr="00BB3113">
        <w:rPr>
          <w:i/>
        </w:rPr>
        <w:t xml:space="preserve"> data</w:t>
      </w:r>
      <w:bookmarkEnd w:id="492"/>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039B5D48" w14:textId="77777777" w:rsidR="009F4FA6" w:rsidRDefault="00BB3113" w:rsidP="00454C7E">
      <w:pPr>
        <w:rPr>
          <w:ins w:id="493" w:author="mario" w:date="2017-07-15T09:32:00Z"/>
        </w:rPr>
      </w:pPr>
      <w:del w:id="494" w:author="mario" w:date="2017-07-15T09:32:00Z">
        <w:r w:rsidDel="009F4FA6">
          <w:delText xml:space="preserve">Na </w:delText>
        </w:r>
        <w:r w:rsidDel="009F4FA6">
          <w:fldChar w:fldCharType="begin"/>
        </w:r>
        <w:r w:rsidDel="009F4FA6">
          <w:delInstrText xml:space="preserve"> REF _Ref478588319 \h </w:delInstrText>
        </w:r>
        <w:r w:rsidDel="009F4FA6">
          <w:fldChar w:fldCharType="separate"/>
        </w:r>
        <w:r w:rsidR="001F0676" w:rsidDel="009F4FA6">
          <w:delText xml:space="preserve">Figura </w:delText>
        </w:r>
        <w:r w:rsidR="001F0676" w:rsidDel="009F4FA6">
          <w:rPr>
            <w:noProof/>
          </w:rPr>
          <w:delText>28</w:delText>
        </w:r>
        <w:r w:rsidDel="009F4FA6">
          <w:fldChar w:fldCharType="end"/>
        </w:r>
        <w:r w:rsidDel="009F4FA6">
          <w:delText xml:space="preserve"> é possível ver o trecho do códig</w:delText>
        </w:r>
        <w:r w:rsidR="007B09E9" w:rsidDel="009F4FA6">
          <w:delText>o que trata os dados calculados pela rede</w:delText>
        </w:r>
        <w:r w:rsidR="00FF4D93" w:rsidDel="009F4FA6">
          <w:delText>. Nota-se na primeira parte</w:delText>
        </w:r>
        <w:r w:rsidR="007B09E9" w:rsidDel="009F4FA6">
          <w:delText xml:space="preserve"> a inserção dos valores padrões, isso porque </w:delText>
        </w:r>
        <w:r w:rsidR="00FF4D93" w:rsidDel="009F4FA6">
          <w:lastRenderedPageBreak/>
          <w:delText>não existe ponteiro explícito em</w:delText>
        </w:r>
        <w:r w:rsidR="00FE2C3B" w:rsidDel="009F4FA6">
          <w:delText xml:space="preserve"> Java e, caso não criasse um “</w:delText>
        </w:r>
        <w:r w:rsidR="00FE2C3B" w:rsidRPr="00FE2C3B" w:rsidDel="009F4FA6">
          <w:rPr>
            <w:i/>
          </w:rPr>
          <w:delText>new Data</w:delText>
        </w:r>
        <w:r w:rsidR="00FE2C3B" w:rsidDel="009F4FA6">
          <w:delText>”, o vetor seria completado com o mesmo dado, o que será explicado no próximo parágrafo.</w:delText>
        </w:r>
      </w:del>
    </w:p>
    <w:p w14:paraId="247272EB" w14:textId="2BD0BC18" w:rsidR="009F4FA6" w:rsidDel="009F4FA6" w:rsidRDefault="00FE2C3B" w:rsidP="009F4FA6">
      <w:pPr>
        <w:rPr>
          <w:del w:id="495" w:author="mario" w:date="2017-07-15T09:33:00Z"/>
        </w:rPr>
      </w:pPr>
      <w:del w:id="496" w:author="mario" w:date="2017-07-15T09:32:00Z">
        <w:r w:rsidDel="009F4FA6">
          <w:delText xml:space="preserve">  </w:delText>
        </w:r>
      </w:del>
      <w:r>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r>
        <w:t>“</w:t>
      </w:r>
      <w:proofErr w:type="spellStart"/>
      <w:proofErr w:type="gramStart"/>
      <w:r w:rsidRPr="00FE2C3B">
        <w:rPr>
          <w:i/>
        </w:rPr>
        <w:t>denormalizeDatas</w:t>
      </w:r>
      <w:proofErr w:type="spellEnd"/>
      <w:proofErr w:type="gramEnd"/>
      <w:r>
        <w:t>”.</w:t>
      </w:r>
      <w:moveToRangeStart w:id="497" w:author="mario" w:date="2017-07-15T09:33:00Z" w:name="move487874510"/>
      <w:moveTo w:id="498" w:author="mario" w:date="2017-07-15T09:33:00Z">
        <w:del w:id="499" w:author="mario" w:date="2017-07-15T09:33:00Z">
          <w:r w:rsidR="009F4FA6" w:rsidDel="009F4FA6">
            <w:delText xml:space="preserve">Na </w:delText>
          </w:r>
          <w:r w:rsidR="009F4FA6" w:rsidDel="009F4FA6">
            <w:fldChar w:fldCharType="begin"/>
          </w:r>
          <w:r w:rsidR="009F4FA6" w:rsidDel="009F4FA6">
            <w:delInstrText xml:space="preserve"> REF _Ref478743763 \h </w:delInstrText>
          </w:r>
        </w:del>
      </w:moveTo>
      <w:del w:id="500" w:author="mario" w:date="2017-07-15T09:33:00Z"/>
      <w:moveTo w:id="501" w:author="mario" w:date="2017-07-15T09:33:00Z">
        <w:del w:id="502" w:author="mario" w:date="2017-07-15T09:33:00Z">
          <w:r w:rsidR="009F4FA6" w:rsidDel="009F4FA6">
            <w:fldChar w:fldCharType="separate"/>
          </w:r>
          <w:r w:rsidR="009F4FA6" w:rsidDel="009F4FA6">
            <w:delText xml:space="preserve">Figura </w:delText>
          </w:r>
          <w:r w:rsidR="009F4FA6" w:rsidDel="009F4FA6">
            <w:rPr>
              <w:noProof/>
            </w:rPr>
            <w:delText>29</w:delText>
          </w:r>
          <w:r w:rsidR="009F4FA6" w:rsidDel="009F4FA6">
            <w:fldChar w:fldCharType="end"/>
          </w:r>
          <w:r w:rsidR="009F4FA6" w:rsidDel="009F4FA6">
            <w:delText xml:space="preserve"> é possível visualizar o que foi explicado anteriormente. Neste caso, como não foi criado um novo objeto do tipo </w:delText>
          </w:r>
          <w:r w:rsidR="009F4FA6" w:rsidDel="009F4FA6">
            <w:rPr>
              <w:i/>
            </w:rPr>
            <w:delText>Person</w:delText>
          </w:r>
          <w:r w:rsidR="009F4FA6" w:rsidDel="009F4FA6">
            <w:delText>, o que será guardado no vetor é a referência da memória para um mesmo objeto, logo, ao tentar mostrar na tela, ele mostrará o mesmo texto.</w:delText>
          </w:r>
        </w:del>
      </w:moveTo>
    </w:p>
    <w:moveToRangeEnd w:id="497"/>
    <w:p w14:paraId="31A51063" w14:textId="01CC9CB2" w:rsidR="009F4FA6" w:rsidRPr="00FE2C3B" w:rsidDel="009F4FA6" w:rsidRDefault="009F4FA6" w:rsidP="00454C7E">
      <w:pPr>
        <w:rPr>
          <w:del w:id="503" w:author="mario" w:date="2017-07-15T09:33:00Z"/>
        </w:rPr>
      </w:pPr>
    </w:p>
    <w:p w14:paraId="743080D5" w14:textId="21A40014" w:rsidR="00FE2C3B" w:rsidDel="009F4FA6" w:rsidRDefault="00FE2C3B" w:rsidP="00454C7E">
      <w:pPr>
        <w:rPr>
          <w:del w:id="504" w:author="mario" w:date="2017-07-15T09:33:00Z"/>
        </w:rPr>
      </w:pPr>
    </w:p>
    <w:p w14:paraId="0DA24034" w14:textId="5C6EB108" w:rsidR="00067967" w:rsidDel="009F4FA6" w:rsidRDefault="00FE2C3B" w:rsidP="009E749C">
      <w:pPr>
        <w:pStyle w:val="Legenda"/>
        <w:rPr>
          <w:del w:id="505" w:author="mario" w:date="2017-07-15T09:33:00Z"/>
        </w:rPr>
      </w:pPr>
      <w:bookmarkStart w:id="506" w:name="_Ref478743763"/>
      <w:bookmarkStart w:id="507" w:name="_Toc486423030"/>
      <w:del w:id="508" w:author="mario" w:date="2017-07-15T09:33:00Z">
        <w:r w:rsidDel="009F4FA6">
          <w:delText xml:space="preserve">Figura </w:delText>
        </w:r>
        <w:r w:rsidR="00160A7A" w:rsidDel="009F4FA6">
          <w:fldChar w:fldCharType="begin"/>
        </w:r>
        <w:r w:rsidR="00160A7A" w:rsidDel="009F4FA6">
          <w:delInstrText xml:space="preserve"> SEQ Figura \* ARABIC </w:delInstrText>
        </w:r>
        <w:r w:rsidR="00160A7A" w:rsidDel="009F4FA6">
          <w:fldChar w:fldCharType="separate"/>
        </w:r>
        <w:r w:rsidR="001F0676" w:rsidDel="009F4FA6">
          <w:rPr>
            <w:noProof/>
          </w:rPr>
          <w:delText>29</w:delText>
        </w:r>
        <w:r w:rsidR="00160A7A" w:rsidDel="009F4FA6">
          <w:rPr>
            <w:noProof/>
          </w:rPr>
          <w:fldChar w:fldCharType="end"/>
        </w:r>
        <w:bookmarkEnd w:id="506"/>
        <w:r w:rsidDel="009F4FA6">
          <w:delText>. Código vetor de pessoa</w:delText>
        </w:r>
        <w:bookmarkEnd w:id="507"/>
      </w:del>
    </w:p>
    <w:p w14:paraId="7931124E" w14:textId="61EF0B8C" w:rsidR="00FE2C3B" w:rsidDel="009F4FA6" w:rsidRDefault="00FE2C3B" w:rsidP="002F168E">
      <w:pPr>
        <w:pStyle w:val="Image"/>
        <w:rPr>
          <w:del w:id="509" w:author="mario" w:date="2017-07-15T09:33:00Z"/>
        </w:rPr>
      </w:pPr>
      <w:del w:id="510" w:author="mario" w:date="2017-07-15T09:33:00Z">
        <w:r w:rsidDel="009F4FA6">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del>
    </w:p>
    <w:p w14:paraId="742B2B4A" w14:textId="2A9AD26D" w:rsidR="00FE2C3B" w:rsidDel="009F4FA6" w:rsidRDefault="00FE2C3B" w:rsidP="00FE2C3B">
      <w:pPr>
        <w:pStyle w:val="Legenda"/>
        <w:rPr>
          <w:del w:id="511" w:author="mario" w:date="2017-07-15T09:33:00Z"/>
        </w:rPr>
      </w:pPr>
      <w:del w:id="512" w:author="mario" w:date="2017-07-15T09:33:00Z">
        <w:r w:rsidDel="009F4FA6">
          <w:delText>Fonte: Autor (2017)</w:delText>
        </w:r>
      </w:del>
    </w:p>
    <w:p w14:paraId="0ADB796D" w14:textId="10876DE7" w:rsidR="00FE2C3B" w:rsidDel="009F4FA6" w:rsidRDefault="00FE2C3B" w:rsidP="00FE2C3B">
      <w:pPr>
        <w:rPr>
          <w:del w:id="513" w:author="mario" w:date="2017-07-15T09:33:00Z"/>
        </w:rPr>
      </w:pPr>
    </w:p>
    <w:p w14:paraId="4C69FFDE" w14:textId="5407F5CF" w:rsidR="00FE2C3B" w:rsidDel="009F4FA6" w:rsidRDefault="00FE2C3B" w:rsidP="00FE2C3B">
      <w:moveFromRangeStart w:id="514" w:author="mario" w:date="2017-07-15T09:33:00Z" w:name="move487874510"/>
      <w:moveFrom w:id="515" w:author="mario" w:date="2017-07-15T09:33:00Z">
        <w:del w:id="516" w:author="mario" w:date="2017-07-15T09:33:00Z">
          <w:r w:rsidDel="009F4FA6">
            <w:delText xml:space="preserve">Na </w:delText>
          </w:r>
          <w:r w:rsidDel="009F4FA6">
            <w:fldChar w:fldCharType="begin"/>
          </w:r>
          <w:r w:rsidDel="009F4FA6">
            <w:delInstrText xml:space="preserve"> REF _Ref478743763 \h </w:delInstrText>
          </w:r>
        </w:del>
      </w:moveFrom>
      <w:del w:id="517" w:author="mario" w:date="2017-07-15T09:33:00Z"/>
      <w:moveFrom w:id="518" w:author="mario" w:date="2017-07-15T09:33:00Z">
        <w:del w:id="519" w:author="mario" w:date="2017-07-15T09:33:00Z">
          <w:r w:rsidDel="009F4FA6">
            <w:fldChar w:fldCharType="separate"/>
          </w:r>
          <w:r w:rsidR="001F0676" w:rsidDel="009F4FA6">
            <w:delText xml:space="preserve">Figura </w:delText>
          </w:r>
          <w:r w:rsidR="001F0676" w:rsidDel="009F4FA6">
            <w:rPr>
              <w:noProof/>
            </w:rPr>
            <w:delText>29</w:delText>
          </w:r>
          <w:r w:rsidDel="009F4FA6">
            <w:fldChar w:fldCharType="end"/>
          </w:r>
          <w:r w:rsidDel="009F4FA6">
            <w:delText xml:space="preserve"> é possível visualizar o que foi explicado anteriormente. Neste caso, como não foi criado um novo objeto do tipo </w:delText>
          </w:r>
          <w:r w:rsidDel="009F4FA6">
            <w:rPr>
              <w:i/>
            </w:rPr>
            <w:delText>Person</w:delText>
          </w:r>
          <w:r w:rsidDel="009F4FA6">
            <w:delText>, o que será guardado no vetor é a referência da memória para um mesmo objeto, logo, ao tentar mostrar na tela, ele mostrará o mesmo texto.</w:delText>
          </w:r>
        </w:del>
      </w:moveFrom>
    </w:p>
    <w:moveFromRangeEnd w:id="514"/>
    <w:p w14:paraId="1CB7559C" w14:textId="6B51E193" w:rsidR="0017671A" w:rsidRDefault="0017671A" w:rsidP="00FE2C3B"/>
    <w:p w14:paraId="3F47B073" w14:textId="2A831548" w:rsidR="0017671A" w:rsidRDefault="0017671A" w:rsidP="00AA7917">
      <w:pPr>
        <w:pStyle w:val="Ttulo2"/>
      </w:pPr>
      <w:bookmarkStart w:id="520" w:name="_Toc486423170"/>
      <w:r>
        <w:t>Normalizador de dados</w:t>
      </w:r>
      <w:bookmarkEnd w:id="520"/>
    </w:p>
    <w:p w14:paraId="3E7E9D7A" w14:textId="411AC49C" w:rsidR="0017671A" w:rsidRDefault="0017671A" w:rsidP="009E749C">
      <w:pPr>
        <w:pStyle w:val="Corpodetexto"/>
        <w:rPr>
          <w:ins w:id="521" w:author="mario" w:date="2017-07-15T09:33:00Z"/>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proofErr w:type="spellStart"/>
      <w:r>
        <w:rPr>
          <w:i/>
          <w:lang w:eastAsia="pt-BR"/>
        </w:rPr>
        <w:t>normalizer</w:t>
      </w:r>
      <w:proofErr w:type="spellEnd"/>
      <w:r>
        <w:rPr>
          <w:lang w:eastAsia="pt-BR"/>
        </w:rPr>
        <w:t xml:space="preserve">) para realizar essa tradução entre a “linguagem” da rede e da ação. </w:t>
      </w:r>
    </w:p>
    <w:p w14:paraId="44CC5AF8" w14:textId="7BEB31AC" w:rsidR="009F4FA6" w:rsidRDefault="009F4FA6" w:rsidP="009F4FA6">
      <w:pPr>
        <w:rPr>
          <w:lang w:eastAsia="pt-BR"/>
        </w:rPr>
      </w:pPr>
      <w:moveToRangeStart w:id="522" w:author="mario" w:date="2017-07-15T09:33:00Z" w:name="move487874549"/>
      <w:moveTo w:id="523" w:author="mario" w:date="2017-07-15T09:33:00Z">
        <w:del w:id="524" w:author="Mario" w:date="2017-07-16T21:02:00Z">
          <w:r w:rsidDel="002572B9">
            <w:rPr>
              <w:lang w:eastAsia="pt-BR"/>
            </w:rPr>
            <w:delText>A</w:delText>
          </w:r>
        </w:del>
      </w:moveTo>
      <w:ins w:id="525" w:author="Mario" w:date="2017-07-16T21:02:00Z">
        <w:r w:rsidR="002572B9">
          <w:rPr>
            <w:lang w:eastAsia="pt-BR"/>
          </w:rPr>
          <w:t>Na</w:t>
        </w:r>
      </w:ins>
      <w:moveTo w:id="526" w:author="mario" w:date="2017-07-15T09:33:00Z">
        <w:r>
          <w:rPr>
            <w:lang w:eastAsia="pt-BR"/>
          </w:rPr>
          <w:t xml:space="preserve"> </w:t>
        </w:r>
        <w:r>
          <w:rPr>
            <w:lang w:eastAsia="pt-BR"/>
          </w:rPr>
          <w:fldChar w:fldCharType="begin"/>
        </w:r>
        <w:r>
          <w:rPr>
            <w:lang w:eastAsia="pt-BR"/>
          </w:rPr>
          <w:instrText xml:space="preserve"> REF _Ref478745216 \h </w:instrText>
        </w:r>
      </w:moveTo>
      <w:r>
        <w:rPr>
          <w:lang w:eastAsia="pt-BR"/>
        </w:rPr>
      </w:r>
      <w:moveTo w:id="527" w:author="mario" w:date="2017-07-15T09:33:00Z">
        <w:r>
          <w:rPr>
            <w:lang w:eastAsia="pt-BR"/>
          </w:rPr>
          <w:fldChar w:fldCharType="separate"/>
        </w:r>
        <w:r>
          <w:t xml:space="preserve">Figura </w:t>
        </w:r>
        <w:r>
          <w:rPr>
            <w:noProof/>
          </w:rPr>
          <w:t>30</w:t>
        </w:r>
        <w:r>
          <w:rPr>
            <w:lang w:eastAsia="pt-BR"/>
          </w:rPr>
          <w:fldChar w:fldCharType="end"/>
        </w:r>
      </w:moveTo>
      <w:ins w:id="528" w:author="Mario" w:date="2017-07-16T21:02:00Z">
        <w:r w:rsidR="002572B9">
          <w:rPr>
            <w:lang w:eastAsia="pt-BR"/>
          </w:rPr>
          <w:t xml:space="preserve"> é</w:t>
        </w:r>
      </w:ins>
      <w:moveTo w:id="529" w:author="mario" w:date="2017-07-15T09:33:00Z">
        <w:r>
          <w:rPr>
            <w:lang w:eastAsia="pt-BR"/>
          </w:rPr>
          <w:t xml:space="preserve"> mostra</w:t>
        </w:r>
      </w:moveTo>
      <w:ins w:id="530" w:author="Mario" w:date="2017-07-16T21:03:00Z">
        <w:r w:rsidR="002572B9">
          <w:rPr>
            <w:lang w:eastAsia="pt-BR"/>
          </w:rPr>
          <w:t>do</w:t>
        </w:r>
      </w:ins>
      <w:moveTo w:id="531" w:author="mario" w:date="2017-07-15T09:33:00Z">
        <w:r>
          <w:rPr>
            <w:lang w:eastAsia="pt-BR"/>
          </w:rPr>
          <w:t xml:space="preserve">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_Ref486411158 \h </w:instrText>
        </w:r>
      </w:moveTo>
      <w:r>
        <w:rPr>
          <w:lang w:eastAsia="pt-BR"/>
        </w:rPr>
      </w:r>
      <w:moveTo w:id="532" w:author="mario" w:date="2017-07-15T09:33:00Z">
        <w:r>
          <w:rPr>
            <w:lang w:eastAsia="pt-BR"/>
          </w:rPr>
          <w:fldChar w:fldCharType="separate"/>
        </w:r>
        <w:r>
          <w:t xml:space="preserve">Equação </w:t>
        </w:r>
        <w:r>
          <w:rPr>
            <w:noProof/>
          </w:rPr>
          <w:t>3</w:t>
        </w:r>
        <w:r>
          <w:rPr>
            <w:lang w:eastAsia="pt-BR"/>
          </w:rPr>
          <w:fldChar w:fldCharType="end"/>
        </w:r>
        <w:r>
          <w:rPr>
            <w:lang w:eastAsia="pt-BR"/>
          </w:rPr>
          <w:t xml:space="preserve"> já abordada anteriormente. Nota-se, também, uma nova forma de fazer um loop no Java 8: o </w:t>
        </w:r>
        <w:proofErr w:type="spellStart"/>
        <w:r>
          <w:rPr>
            <w:i/>
            <w:lang w:eastAsia="pt-BR"/>
          </w:rPr>
          <w:t>forEach</w:t>
        </w:r>
        <w:proofErr w:type="spellEnd"/>
        <w:r>
          <w:rPr>
            <w:lang w:eastAsia="pt-BR"/>
          </w:rPr>
          <w:t>, que será explicado posteriormente.</w:t>
        </w:r>
      </w:moveTo>
    </w:p>
    <w:moveToRangeEnd w:id="522"/>
    <w:p w14:paraId="2FCC1EF5" w14:textId="77777777" w:rsidR="009F4FA6" w:rsidRDefault="009F4FA6" w:rsidP="009E749C">
      <w:pPr>
        <w:pStyle w:val="Corpodetexto"/>
        <w:rPr>
          <w:lang w:eastAsia="pt-BR"/>
        </w:rPr>
      </w:pP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533" w:name="_Ref478745216"/>
      <w:bookmarkStart w:id="534" w:name="_Toc486423031"/>
      <w:r>
        <w:t xml:space="preserve">Figura </w:t>
      </w:r>
      <w:r w:rsidR="00EA6CFC">
        <w:fldChar w:fldCharType="begin"/>
      </w:r>
      <w:r w:rsidR="00EA6CFC">
        <w:instrText xml:space="preserve"> SEQ Figura \* ARABIC </w:instrText>
      </w:r>
      <w:r w:rsidR="00EA6CFC">
        <w:fldChar w:fldCharType="separate"/>
      </w:r>
      <w:r w:rsidR="00900609">
        <w:rPr>
          <w:noProof/>
        </w:rPr>
        <w:t>30</w:t>
      </w:r>
      <w:r w:rsidR="00EA6CFC">
        <w:rPr>
          <w:noProof/>
        </w:rPr>
        <w:fldChar w:fldCharType="end"/>
      </w:r>
      <w:bookmarkEnd w:id="533"/>
      <w:r>
        <w:t xml:space="preserve">. Código </w:t>
      </w:r>
      <w:r>
        <w:rPr>
          <w:i/>
        </w:rPr>
        <w:t>normalize data</w:t>
      </w:r>
      <w:bookmarkEnd w:id="534"/>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6DAE3884" w:rsidR="003B46E3" w:rsidRDefault="003B46E3" w:rsidP="004D15DD">
      <w:pPr>
        <w:rPr>
          <w:ins w:id="535" w:author="mario" w:date="2017-07-15T09:33:00Z"/>
          <w:lang w:eastAsia="pt-BR"/>
        </w:rPr>
      </w:pPr>
      <w:moveFromRangeStart w:id="536" w:author="mario" w:date="2017-07-15T09:33:00Z" w:name="move487874549"/>
      <w:moveFrom w:id="537" w:author="mario" w:date="2017-07-15T09:33:00Z">
        <w:r w:rsidDel="009F4FA6">
          <w:rPr>
            <w:lang w:eastAsia="pt-BR"/>
          </w:rPr>
          <w:t xml:space="preserve">A </w:t>
        </w:r>
        <w:r w:rsidDel="009F4FA6">
          <w:rPr>
            <w:lang w:eastAsia="pt-BR"/>
          </w:rPr>
          <w:fldChar w:fldCharType="begin"/>
        </w:r>
        <w:r w:rsidDel="009F4FA6">
          <w:rPr>
            <w:lang w:eastAsia="pt-BR"/>
          </w:rPr>
          <w:instrText xml:space="preserve"> REF _Ref478745216 \h </w:instrText>
        </w:r>
      </w:moveFrom>
      <w:del w:id="538" w:author="mario" w:date="2017-07-15T09:33:00Z">
        <w:r w:rsidDel="009F4FA6">
          <w:rPr>
            <w:lang w:eastAsia="pt-BR"/>
          </w:rPr>
        </w:r>
      </w:del>
      <w:moveFrom w:id="539" w:author="mario" w:date="2017-07-15T09:33:00Z">
        <w:r w:rsidDel="009F4FA6">
          <w:rPr>
            <w:lang w:eastAsia="pt-BR"/>
          </w:rPr>
          <w:fldChar w:fldCharType="separate"/>
        </w:r>
        <w:r w:rsidR="00900609" w:rsidDel="009F4FA6">
          <w:t xml:space="preserve">Figura </w:t>
        </w:r>
        <w:r w:rsidR="00900609" w:rsidDel="009F4FA6">
          <w:rPr>
            <w:noProof/>
          </w:rPr>
          <w:t>30</w:t>
        </w:r>
        <w:r w:rsidDel="009F4FA6">
          <w:rPr>
            <w:lang w:eastAsia="pt-BR"/>
          </w:rPr>
          <w:fldChar w:fldCharType="end"/>
        </w:r>
        <w:r w:rsidDel="009F4FA6">
          <w:rPr>
            <w:lang w:eastAsia="pt-BR"/>
          </w:rPr>
          <w:t xml:space="preserve"> mostra como é feito para normalizar toda a série histórica. Antes de tudo, os valores máximos e mínimos são atualizados, depois para cada dado da série, e para cada atributo, normaliza o valor utilizando a</w:t>
        </w:r>
        <w:r w:rsidR="00900609" w:rsidDel="009F4FA6">
          <w:rPr>
            <w:lang w:eastAsia="pt-BR"/>
          </w:rPr>
          <w:t xml:space="preserve"> </w:t>
        </w:r>
        <w:r w:rsidR="00900609" w:rsidDel="009F4FA6">
          <w:rPr>
            <w:lang w:eastAsia="pt-BR"/>
          </w:rPr>
          <w:fldChar w:fldCharType="begin"/>
        </w:r>
        <w:r w:rsidR="00900609" w:rsidDel="009F4FA6">
          <w:rPr>
            <w:lang w:eastAsia="pt-BR"/>
          </w:rPr>
          <w:instrText xml:space="preserve"> REF _Ref486411158 \h </w:instrText>
        </w:r>
      </w:moveFrom>
      <w:del w:id="540" w:author="mario" w:date="2017-07-15T09:33:00Z">
        <w:r w:rsidR="00900609" w:rsidDel="009F4FA6">
          <w:rPr>
            <w:lang w:eastAsia="pt-BR"/>
          </w:rPr>
        </w:r>
      </w:del>
      <w:moveFrom w:id="541" w:author="mario" w:date="2017-07-15T09:33:00Z">
        <w:r w:rsidR="00900609" w:rsidDel="009F4FA6">
          <w:rPr>
            <w:lang w:eastAsia="pt-BR"/>
          </w:rPr>
          <w:fldChar w:fldCharType="separate"/>
        </w:r>
        <w:r w:rsidR="00900609" w:rsidDel="009F4FA6">
          <w:t xml:space="preserve">Equação </w:t>
        </w:r>
        <w:r w:rsidR="00900609" w:rsidDel="009F4FA6">
          <w:rPr>
            <w:noProof/>
          </w:rPr>
          <w:t>3</w:t>
        </w:r>
        <w:r w:rsidR="00900609" w:rsidDel="009F4FA6">
          <w:rPr>
            <w:lang w:eastAsia="pt-BR"/>
          </w:rPr>
          <w:fldChar w:fldCharType="end"/>
        </w:r>
        <w:r w:rsidDel="009F4FA6">
          <w:rPr>
            <w:lang w:eastAsia="pt-BR"/>
          </w:rPr>
          <w:t xml:space="preserve"> já abordada anteriormente. Nota-se, também, uma nova forma de fazer um loop no Java 8: o </w:t>
        </w:r>
        <w:r w:rsidDel="009F4FA6">
          <w:rPr>
            <w:i/>
            <w:lang w:eastAsia="pt-BR"/>
          </w:rPr>
          <w:t>forEach</w:t>
        </w:r>
        <w:r w:rsidR="004D15DD" w:rsidDel="009F4FA6">
          <w:rPr>
            <w:lang w:eastAsia="pt-BR"/>
          </w:rPr>
          <w:t>, que será explicado posteriormente.</w:t>
        </w:r>
      </w:moveFrom>
    </w:p>
    <w:p w14:paraId="65F90E40" w14:textId="2415D148" w:rsidR="009F4FA6" w:rsidRDefault="002572B9" w:rsidP="009F4FA6">
      <w:pPr>
        <w:rPr>
          <w:ins w:id="542" w:author="mario" w:date="2017-07-15T09:33:00Z"/>
          <w:lang w:eastAsia="pt-BR"/>
        </w:rPr>
      </w:pPr>
      <w:ins w:id="543" w:author="Mario" w:date="2017-07-16T21:03:00Z">
        <w:r>
          <w:rPr>
            <w:lang w:eastAsia="pt-BR"/>
          </w:rPr>
          <w:t>Na</w:t>
        </w:r>
      </w:ins>
      <w:ins w:id="544" w:author="mario" w:date="2017-07-15T09:33:00Z">
        <w:del w:id="545" w:author="Mario" w:date="2017-07-16T21:03:00Z">
          <w:r w:rsidR="009F4FA6" w:rsidDel="002572B9">
            <w:rPr>
              <w:lang w:eastAsia="pt-BR"/>
            </w:rPr>
            <w:delText>A</w:delText>
          </w:r>
        </w:del>
        <w:r w:rsidR="009F4FA6">
          <w:rPr>
            <w:lang w:eastAsia="pt-BR"/>
          </w:rPr>
          <w:t xml:space="preserve"> </w:t>
        </w:r>
        <w:r w:rsidR="009F4FA6">
          <w:rPr>
            <w:lang w:eastAsia="pt-BR"/>
          </w:rPr>
          <w:fldChar w:fldCharType="begin"/>
        </w:r>
        <w:r w:rsidR="009F4FA6">
          <w:rPr>
            <w:lang w:eastAsia="pt-BR"/>
          </w:rPr>
          <w:instrText xml:space="preserve"> REF _Ref478746517 \h </w:instrText>
        </w:r>
      </w:ins>
      <w:r w:rsidR="009F4FA6">
        <w:rPr>
          <w:lang w:eastAsia="pt-BR"/>
        </w:rPr>
      </w:r>
      <w:ins w:id="546" w:author="mario" w:date="2017-07-15T09:33:00Z">
        <w:r w:rsidR="009F4FA6">
          <w:rPr>
            <w:lang w:eastAsia="pt-BR"/>
          </w:rPr>
          <w:fldChar w:fldCharType="separate"/>
        </w:r>
        <w:r w:rsidR="009F4FA6" w:rsidRPr="00900609">
          <w:t xml:space="preserve">Figura </w:t>
        </w:r>
        <w:r w:rsidR="009F4FA6">
          <w:rPr>
            <w:noProof/>
          </w:rPr>
          <w:t>31</w:t>
        </w:r>
        <w:r w:rsidR="009F4FA6">
          <w:rPr>
            <w:lang w:eastAsia="pt-BR"/>
          </w:rPr>
          <w:fldChar w:fldCharType="end"/>
        </w:r>
        <w:r w:rsidR="009F4FA6">
          <w:rPr>
            <w:lang w:eastAsia="pt-BR"/>
          </w:rPr>
          <w:t xml:space="preserve"> </w:t>
        </w:r>
      </w:ins>
      <w:ins w:id="547" w:author="Mario" w:date="2017-07-16T21:03:00Z">
        <w:r>
          <w:rPr>
            <w:lang w:eastAsia="pt-BR"/>
          </w:rPr>
          <w:t xml:space="preserve">é </w:t>
        </w:r>
      </w:ins>
      <w:ins w:id="548" w:author="mario" w:date="2017-07-15T09:33:00Z">
        <w:r w:rsidR="009F4FA6">
          <w:rPr>
            <w:lang w:eastAsia="pt-BR"/>
          </w:rPr>
          <w:t>mostra</w:t>
        </w:r>
      </w:ins>
      <w:ins w:id="549" w:author="Mario" w:date="2017-07-16T21:03:00Z">
        <w:r>
          <w:rPr>
            <w:lang w:eastAsia="pt-BR"/>
          </w:rPr>
          <w:t>do</w:t>
        </w:r>
      </w:ins>
      <w:ins w:id="550" w:author="mario" w:date="2017-07-15T09:33:00Z">
        <w:r w:rsidR="009F4FA6">
          <w:rPr>
            <w:lang w:eastAsia="pt-BR"/>
          </w:rPr>
          <w:t xml:space="preserve"> como é feito para obter os valores máximos e mínimos. Apesar de não ser a forma mais eficiente de obter esses valores extremos, dado que a complexidade de fazer a ordenação é de </w:t>
        </w:r>
        <w:r w:rsidR="009F4FA6" w:rsidRPr="0004436A">
          <w:rPr>
            <w:lang w:eastAsia="pt-BR"/>
          </w:rPr>
          <w:t>O (</w:t>
        </w:r>
        <w:r w:rsidR="009F4FA6">
          <w:rPr>
            <w:lang w:eastAsia="pt-BR"/>
          </w:rPr>
          <w:t xml:space="preserve">N </w:t>
        </w:r>
        <w:r w:rsidR="009F4FA6" w:rsidRPr="0004436A">
          <w:rPr>
            <w:lang w:eastAsia="pt-BR"/>
          </w:rPr>
          <w:t>log (n))</w:t>
        </w:r>
        <w:r w:rsidR="009F4FA6">
          <w:rPr>
            <w:lang w:eastAsia="pt-BR"/>
          </w:rPr>
          <w:t>, enquanto procurar elemento a elemento pelo maior é linear, foi implementado dessa forma para utilizar os recursos do Java 8, já que o desempenho não é um fator essencial.</w:t>
        </w:r>
      </w:ins>
    </w:p>
    <w:p w14:paraId="318ADD8D" w14:textId="77777777" w:rsidR="009F4FA6" w:rsidDel="009F4FA6" w:rsidRDefault="009F4FA6" w:rsidP="004D15DD">
      <w:pPr>
        <w:rPr>
          <w:lang w:eastAsia="pt-BR"/>
        </w:rPr>
      </w:pPr>
    </w:p>
    <w:moveFromRangeEnd w:id="536"/>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Legenda"/>
        <w:rPr>
          <w:i/>
          <w:lang w:val="en-US"/>
        </w:rPr>
      </w:pPr>
      <w:bookmarkStart w:id="551" w:name="_Ref478746517"/>
      <w:bookmarkStart w:id="552" w:name="_Toc486423032"/>
      <w:proofErr w:type="spellStart"/>
      <w:proofErr w:type="gramStart"/>
      <w:r w:rsidRPr="00750EA0">
        <w:rPr>
          <w:lang w:val="en-US"/>
        </w:rPr>
        <w:t>Figura</w:t>
      </w:r>
      <w:proofErr w:type="spellEnd"/>
      <w:r w:rsidRPr="00750EA0">
        <w:rPr>
          <w:lang w:val="en-US"/>
        </w:rPr>
        <w:t xml:space="preserve"> </w:t>
      </w:r>
      <w:r w:rsidR="00970AA3" w:rsidRPr="00397F5C">
        <w:fldChar w:fldCharType="begin"/>
      </w:r>
      <w:r w:rsidR="00970AA3" w:rsidRPr="00750EA0">
        <w:rPr>
          <w:lang w:val="en-US"/>
        </w:rPr>
        <w:instrText xml:space="preserve"> SEQ Figura \* ARABIC </w:instrText>
      </w:r>
      <w:r w:rsidR="00970AA3" w:rsidRPr="00397F5C">
        <w:fldChar w:fldCharType="separate"/>
      </w:r>
      <w:r w:rsidR="00900609" w:rsidRPr="00750EA0">
        <w:rPr>
          <w:noProof/>
          <w:lang w:val="en-US"/>
        </w:rPr>
        <w:t>31</w:t>
      </w:r>
      <w:r w:rsidR="00970AA3" w:rsidRPr="00397F5C">
        <w:rPr>
          <w:noProof/>
        </w:rPr>
        <w:fldChar w:fldCharType="end"/>
      </w:r>
      <w:bookmarkEnd w:id="551"/>
      <w:r w:rsidRPr="00750EA0">
        <w:rPr>
          <w:lang w:val="en-US"/>
        </w:rPr>
        <w:t>.</w:t>
      </w:r>
      <w:proofErr w:type="gramEnd"/>
      <w:r w:rsidRPr="00750EA0">
        <w:rPr>
          <w:lang w:val="en-US"/>
        </w:rPr>
        <w:t xml:space="preserve"> </w:t>
      </w:r>
      <w:proofErr w:type="spellStart"/>
      <w:r w:rsidRPr="00750EA0">
        <w:rPr>
          <w:lang w:val="en-US"/>
        </w:rPr>
        <w:t>Código</w:t>
      </w:r>
      <w:proofErr w:type="spellEnd"/>
      <w:r w:rsidRPr="00381F86">
        <w:rPr>
          <w:lang w:val="en-US"/>
        </w:rPr>
        <w:t xml:space="preserve"> </w:t>
      </w:r>
      <w:r w:rsidRPr="00970AA3">
        <w:rPr>
          <w:i/>
          <w:lang w:val="en-US"/>
        </w:rPr>
        <w:t>get max and min</w:t>
      </w:r>
      <w:bookmarkEnd w:id="552"/>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0A30B9E6" w:rsidR="009E749C" w:rsidDel="009F4FA6" w:rsidRDefault="009E749C" w:rsidP="009E749C">
      <w:pPr>
        <w:rPr>
          <w:del w:id="553" w:author="mario" w:date="2017-07-15T09:33:00Z"/>
          <w:lang w:eastAsia="pt-BR"/>
        </w:rPr>
      </w:pPr>
      <w:del w:id="554" w:author="mario" w:date="2017-07-15T09:33:00Z">
        <w:r w:rsidDel="009F4FA6">
          <w:rPr>
            <w:lang w:eastAsia="pt-BR"/>
          </w:rPr>
          <w:delText xml:space="preserve">A </w:delText>
        </w:r>
        <w:r w:rsidDel="009F4FA6">
          <w:rPr>
            <w:lang w:eastAsia="pt-BR"/>
          </w:rPr>
          <w:fldChar w:fldCharType="begin"/>
        </w:r>
        <w:r w:rsidDel="009F4FA6">
          <w:rPr>
            <w:lang w:eastAsia="pt-BR"/>
          </w:rPr>
          <w:delInstrText xml:space="preserve"> REF _Ref478746517 \h </w:delInstrText>
        </w:r>
        <w:r w:rsidDel="009F4FA6">
          <w:rPr>
            <w:lang w:eastAsia="pt-BR"/>
          </w:rPr>
        </w:r>
        <w:r w:rsidDel="009F4FA6">
          <w:rPr>
            <w:lang w:eastAsia="pt-BR"/>
          </w:rPr>
          <w:fldChar w:fldCharType="separate"/>
        </w:r>
        <w:r w:rsidR="00A239F2" w:rsidRPr="00900609" w:rsidDel="009F4FA6">
          <w:delText xml:space="preserve">Figura </w:delText>
        </w:r>
        <w:r w:rsidR="00A239F2" w:rsidDel="009F4FA6">
          <w:rPr>
            <w:noProof/>
          </w:rPr>
          <w:delText>31</w:delText>
        </w:r>
        <w:r w:rsidDel="009F4FA6">
          <w:rPr>
            <w:lang w:eastAsia="pt-BR"/>
          </w:rPr>
          <w:fldChar w:fldCharType="end"/>
        </w:r>
        <w:r w:rsidDel="009F4FA6">
          <w:rPr>
            <w:lang w:eastAsia="pt-BR"/>
          </w:rPr>
          <w:delText xml:space="preserve"> mostra como é feito para obter os valores máximos e mínimos</w:delText>
        </w:r>
        <w:r w:rsidR="0004436A" w:rsidDel="009F4FA6">
          <w:rPr>
            <w:lang w:eastAsia="pt-BR"/>
          </w:rPr>
          <w:delText xml:space="preserve">. Apesar de não ser a forma mais eficiente de obter esses valores extremos, dado que a complexidade de fazer a ordenação é de </w:delText>
        </w:r>
        <w:r w:rsidR="00496BDF" w:rsidRPr="0004436A" w:rsidDel="009F4FA6">
          <w:rPr>
            <w:lang w:eastAsia="pt-BR"/>
          </w:rPr>
          <w:delText>O (log (</w:delText>
        </w:r>
        <w:r w:rsidR="0004436A" w:rsidRPr="0004436A" w:rsidDel="009F4FA6">
          <w:rPr>
            <w:lang w:eastAsia="pt-BR"/>
          </w:rPr>
          <w:delText>n))</w:delText>
        </w:r>
        <w:r w:rsidR="0004436A" w:rsidDel="009F4FA6">
          <w:rPr>
            <w:lang w:eastAsia="pt-BR"/>
          </w:rPr>
          <w:delText xml:space="preserve">, enquanto procurar elemento a elemento pelo maior é linear, foi </w:delText>
        </w:r>
        <w:r w:rsidR="00C44DA2" w:rsidDel="009F4FA6">
          <w:rPr>
            <w:lang w:eastAsia="pt-BR"/>
          </w:rPr>
          <w:delText>implementado</w:delText>
        </w:r>
        <w:r w:rsidR="0004436A" w:rsidDel="009F4FA6">
          <w:rPr>
            <w:lang w:eastAsia="pt-BR"/>
          </w:rPr>
          <w:delText xml:space="preserve"> dessa forma</w:delText>
        </w:r>
        <w:r w:rsidR="00C44DA2" w:rsidDel="009F4FA6">
          <w:rPr>
            <w:lang w:eastAsia="pt-BR"/>
          </w:rPr>
          <w:delText xml:space="preserve"> para utilizar os recursos do Java 8, já que </w:delText>
        </w:r>
        <w:r w:rsidR="0004436A" w:rsidDel="009F4FA6">
          <w:rPr>
            <w:lang w:eastAsia="pt-BR"/>
          </w:rPr>
          <w:delText xml:space="preserve">o desempenho não </w:delText>
        </w:r>
        <w:r w:rsidR="00C44DA2" w:rsidDel="009F4FA6">
          <w:rPr>
            <w:lang w:eastAsia="pt-BR"/>
          </w:rPr>
          <w:delText>é um fator essencial.</w:delText>
        </w:r>
      </w:del>
    </w:p>
    <w:p w14:paraId="666DAFBE" w14:textId="2195B812" w:rsidR="009F4FA6" w:rsidRDefault="009F4FA6" w:rsidP="009F4FA6">
      <w:pPr>
        <w:rPr>
          <w:lang w:eastAsia="pt-BR"/>
        </w:rPr>
      </w:pPr>
      <w:moveToRangeStart w:id="555" w:author="mario" w:date="2017-07-15T09:34:00Z" w:name="move487874575"/>
      <w:moveTo w:id="556" w:author="mario" w:date="2017-07-15T09:34:00Z">
        <w:del w:id="557" w:author="Mario" w:date="2017-07-16T21:03:00Z">
          <w:r w:rsidDel="002572B9">
            <w:delText>A</w:delText>
          </w:r>
        </w:del>
      </w:moveTo>
      <w:ins w:id="558" w:author="Mario" w:date="2017-07-16T21:03:00Z">
        <w:r w:rsidR="002572B9">
          <w:t>Na</w:t>
        </w:r>
      </w:ins>
      <w:moveTo w:id="559" w:author="mario" w:date="2017-07-15T09:34:00Z">
        <w:r>
          <w:t xml:space="preserve"> </w:t>
        </w:r>
        <w:r>
          <w:fldChar w:fldCharType="begin"/>
        </w:r>
        <w:r>
          <w:instrText xml:space="preserve"> REF _Ref478748471 \h </w:instrText>
        </w:r>
      </w:moveTo>
      <w:moveTo w:id="560" w:author="mario" w:date="2017-07-15T09:34:00Z">
        <w:r>
          <w:fldChar w:fldCharType="separate"/>
        </w:r>
        <w:r>
          <w:t xml:space="preserve">Figura </w:t>
        </w:r>
        <w:r>
          <w:rPr>
            <w:noProof/>
          </w:rPr>
          <w:t>32</w:t>
        </w:r>
        <w:r>
          <w:fldChar w:fldCharType="end"/>
        </w:r>
      </w:moveTo>
      <w:ins w:id="561" w:author="Mario" w:date="2017-07-16T21:03:00Z">
        <w:r w:rsidR="002572B9">
          <w:t xml:space="preserve"> é</w:t>
        </w:r>
      </w:ins>
      <w:moveTo w:id="562" w:author="mario" w:date="2017-07-15T09:34:00Z">
        <w:r>
          <w:t xml:space="preserve"> mostra</w:t>
        </w:r>
      </w:moveTo>
      <w:ins w:id="563" w:author="Mario" w:date="2017-07-16T21:03:00Z">
        <w:r w:rsidR="002572B9">
          <w:t>do</w:t>
        </w:r>
      </w:ins>
      <w:moveTo w:id="564" w:author="mario" w:date="2017-07-15T09:34:00Z">
        <w:r>
          <w:t xml:space="preserve"> como foi </w:t>
        </w:r>
        <w:proofErr w:type="gramStart"/>
        <w:r>
          <w:t>implementado</w:t>
        </w:r>
        <w:proofErr w:type="gramEnd"/>
        <w:r>
          <w:t xml:space="preserve"> a </w:t>
        </w:r>
        <w:r>
          <w:fldChar w:fldCharType="begin"/>
        </w:r>
        <w:r>
          <w:instrText xml:space="preserve"> REF _Ref486411158 \h </w:instrText>
        </w:r>
      </w:moveTo>
      <w:moveTo w:id="565" w:author="mario" w:date="2017-07-15T09:34:00Z">
        <w:r>
          <w:fldChar w:fldCharType="separate"/>
        </w:r>
        <w:r>
          <w:t xml:space="preserve">Equação </w:t>
        </w:r>
        <w:r>
          <w:rPr>
            <w:noProof/>
          </w:rPr>
          <w:t>3</w:t>
        </w:r>
        <w:r>
          <w:fldChar w:fldCharType="end"/>
        </w:r>
        <w:r>
          <w:t xml:space="preserve">. Quando a margem é igual a 1 (100%), o algoritmo faz um ajuste para que o valor fique igual a 1,001 (100,1%), pois se isso não ocorrer, o valor mínimo do ajuste, ao multiplicar o valor mínimo da série por (1 – </w:t>
        </w:r>
        <w:proofErr w:type="spellStart"/>
        <w:r>
          <w:rPr>
            <w:i/>
          </w:rPr>
          <w:t>margin</w:t>
        </w:r>
        <w:proofErr w:type="spellEnd"/>
        <w:r>
          <w:t>), será 0 e poluirá o range verdadeiro.</w:t>
        </w:r>
      </w:moveTo>
    </w:p>
    <w:moveToRangeEnd w:id="555"/>
    <w:p w14:paraId="2AC1C34A" w14:textId="77777777" w:rsidR="009F4FA6" w:rsidRDefault="009F4FA6" w:rsidP="009E749C">
      <w:pPr>
        <w:rPr>
          <w:ins w:id="566" w:author="mario" w:date="2017-07-15T09:34:00Z"/>
          <w:lang w:eastAsia="pt-BR"/>
        </w:rPr>
      </w:pP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Legenda"/>
        <w:rPr>
          <w:i/>
        </w:rPr>
      </w:pPr>
      <w:bookmarkStart w:id="567" w:name="_Ref478748471"/>
      <w:bookmarkStart w:id="568" w:name="_Toc486423033"/>
      <w:r>
        <w:t xml:space="preserve">Figura </w:t>
      </w:r>
      <w:r w:rsidR="00EA6CFC">
        <w:fldChar w:fldCharType="begin"/>
      </w:r>
      <w:r w:rsidR="00EA6CFC">
        <w:instrText xml:space="preserve"> SEQ Figura \* ARABIC </w:instrText>
      </w:r>
      <w:r w:rsidR="00EA6CFC">
        <w:fldChar w:fldCharType="separate"/>
      </w:r>
      <w:r w:rsidR="00A239F2">
        <w:rPr>
          <w:noProof/>
        </w:rPr>
        <w:t>32</w:t>
      </w:r>
      <w:r w:rsidR="00EA6CFC">
        <w:rPr>
          <w:noProof/>
        </w:rPr>
        <w:fldChar w:fldCharType="end"/>
      </w:r>
      <w:bookmarkEnd w:id="567"/>
      <w:r>
        <w:t xml:space="preserve">. Código </w:t>
      </w:r>
      <w:proofErr w:type="spellStart"/>
      <w:r>
        <w:rPr>
          <w:i/>
        </w:rPr>
        <w:t>getNormalizedValue</w:t>
      </w:r>
      <w:bookmarkEnd w:id="568"/>
      <w:proofErr w:type="spellEnd"/>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7889E9B5" w:rsidR="00551965" w:rsidDel="009F4FA6" w:rsidRDefault="00856CDF" w:rsidP="00EB043A">
      <w:pPr>
        <w:rPr>
          <w:lang w:eastAsia="pt-BR"/>
        </w:rPr>
      </w:pPr>
      <w:moveFromRangeStart w:id="569" w:author="mario" w:date="2017-07-15T09:34:00Z" w:name="move487874575"/>
      <w:moveFrom w:id="570" w:author="mario" w:date="2017-07-15T09:34:00Z">
        <w:r w:rsidDel="009F4FA6">
          <w:t xml:space="preserve">A </w:t>
        </w:r>
        <w:r w:rsidDel="009F4FA6">
          <w:fldChar w:fldCharType="begin"/>
        </w:r>
        <w:r w:rsidDel="009F4FA6">
          <w:instrText xml:space="preserve"> REF _Ref478748471 \h </w:instrText>
        </w:r>
      </w:moveFrom>
      <w:del w:id="571" w:author="mario" w:date="2017-07-15T09:34:00Z"/>
      <w:moveFrom w:id="572" w:author="mario" w:date="2017-07-15T09:34:00Z">
        <w:r w:rsidDel="009F4FA6">
          <w:fldChar w:fldCharType="separate"/>
        </w:r>
        <w:r w:rsidR="00A239F2" w:rsidDel="009F4FA6">
          <w:t xml:space="preserve">Figura </w:t>
        </w:r>
        <w:r w:rsidR="00A239F2" w:rsidDel="009F4FA6">
          <w:rPr>
            <w:noProof/>
          </w:rPr>
          <w:t>32</w:t>
        </w:r>
        <w:r w:rsidDel="009F4FA6">
          <w:fldChar w:fldCharType="end"/>
        </w:r>
        <w:r w:rsidDel="009F4FA6">
          <w:t xml:space="preserve"> mostra como foi implementado</w:t>
        </w:r>
        <w:r w:rsidR="00A239F2" w:rsidDel="009F4FA6">
          <w:t xml:space="preserve"> a </w:t>
        </w:r>
        <w:r w:rsidR="00A239F2" w:rsidDel="009F4FA6">
          <w:fldChar w:fldCharType="begin"/>
        </w:r>
        <w:r w:rsidR="00A239F2" w:rsidDel="009F4FA6">
          <w:instrText xml:space="preserve"> REF _Ref486411158 \h </w:instrText>
        </w:r>
      </w:moveFrom>
      <w:del w:id="573" w:author="mario" w:date="2017-07-15T09:34:00Z"/>
      <w:moveFrom w:id="574" w:author="mario" w:date="2017-07-15T09:34:00Z">
        <w:r w:rsidR="00A239F2" w:rsidDel="009F4FA6">
          <w:fldChar w:fldCharType="separate"/>
        </w:r>
        <w:r w:rsidR="00A239F2" w:rsidDel="009F4FA6">
          <w:t xml:space="preserve">Equação </w:t>
        </w:r>
        <w:r w:rsidR="00A239F2" w:rsidDel="009F4FA6">
          <w:rPr>
            <w:noProof/>
          </w:rPr>
          <w:t>3</w:t>
        </w:r>
        <w:r w:rsidR="00A239F2" w:rsidDel="009F4FA6">
          <w:fldChar w:fldCharType="end"/>
        </w:r>
        <w:r w:rsidDel="009F4FA6">
          <w:t xml:space="preserve">. </w:t>
        </w:r>
        <w:r w:rsidR="00A239F2" w:rsidDel="009F4FA6">
          <w:t>Quando</w:t>
        </w:r>
        <w:r w:rsidDel="009F4FA6">
          <w:t xml:space="preserve"> a margem é igual a 1 (100%), o algoritmo faz </w:t>
        </w:r>
        <w:r w:rsidR="00297F5E" w:rsidDel="009F4FA6">
          <w:t>um ajuste</w:t>
        </w:r>
        <w:r w:rsidDel="009F4FA6">
          <w:t xml:space="preserve"> para que o valor fique igual a 1,001 (100,1%), pois se isso não ocorrer, o valor mínimo do ajuste, ao multiplicar o valor mínimo da série por (1 – </w:t>
        </w:r>
        <w:r w:rsidDel="009F4FA6">
          <w:rPr>
            <w:i/>
          </w:rPr>
          <w:t>margin</w:t>
        </w:r>
        <w:r w:rsidDel="009F4FA6">
          <w:t xml:space="preserve">), </w:t>
        </w:r>
        <w:r w:rsidR="00297F5E" w:rsidDel="009F4FA6">
          <w:t>será</w:t>
        </w:r>
        <w:r w:rsidDel="009F4FA6">
          <w:t xml:space="preserve"> 0 e poluirá o range verdadeiro.</w:t>
        </w:r>
      </w:moveFrom>
    </w:p>
    <w:moveFromRangeEnd w:id="569"/>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Ttulo2"/>
      </w:pPr>
      <w:bookmarkStart w:id="575" w:name="_Toc486423171"/>
      <w:r>
        <w:lastRenderedPageBreak/>
        <w:t>Recursos do Java 8</w:t>
      </w:r>
      <w:bookmarkEnd w:id="575"/>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Corpodetexto"/>
        <w:rPr>
          <w:lang w:eastAsia="pt-BR"/>
        </w:rPr>
      </w:pPr>
      <w:r>
        <w:rPr>
          <w:lang w:eastAsia="pt-BR"/>
        </w:rPr>
        <w:t xml:space="preserve">Nesta sessão será apresentado alguns recursos </w:t>
      </w:r>
      <w:r w:rsidR="00293A13">
        <w:rPr>
          <w:lang w:eastAsia="pt-BR"/>
        </w:rPr>
        <w:t>do</w:t>
      </w:r>
      <w:r>
        <w:rPr>
          <w:lang w:eastAsia="pt-BR"/>
        </w:rPr>
        <w:t xml:space="preserve"> Java 8 </w:t>
      </w:r>
      <w:r w:rsidR="00293A13">
        <w:rPr>
          <w:lang w:eastAsia="pt-BR"/>
        </w:rPr>
        <w:t>que foram 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576" w:name="_Toc486423172"/>
      <w:r>
        <w:rPr>
          <w:lang w:val="en-US"/>
        </w:rPr>
        <w:t>Lambda</w:t>
      </w:r>
      <w:bookmarkEnd w:id="576"/>
    </w:p>
    <w:p w14:paraId="5AB726B7" w14:textId="5749BBC3" w:rsidR="005E7025" w:rsidRDefault="005E7025" w:rsidP="005E7025">
      <w:pPr>
        <w:rPr>
          <w:ins w:id="577" w:author="mario" w:date="2017-07-15T09:34:00Z"/>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proofErr w:type="spellStart"/>
      <w:r w:rsidRPr="00CF4F09">
        <w:rPr>
          <w:i/>
          <w:lang w:eastAsia="pt-BR"/>
        </w:rPr>
        <w:t>inner</w:t>
      </w:r>
      <w:proofErr w:type="spellEnd"/>
      <w:r w:rsidRPr="00CF4F09">
        <w:rPr>
          <w:i/>
          <w:lang w:eastAsia="pt-BR"/>
        </w:rPr>
        <w:t xml:space="preserve"> </w:t>
      </w:r>
      <w:proofErr w:type="spellStart"/>
      <w:r w:rsidRPr="00CF4F09">
        <w:rPr>
          <w:i/>
          <w:lang w:eastAsia="pt-BR"/>
        </w:rPr>
        <w:t>class</w:t>
      </w:r>
      <w:proofErr w:type="spellEnd"/>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77777777" w:rsidR="009F4FA6" w:rsidRDefault="009F4FA6" w:rsidP="009F4FA6">
      <w:moveToRangeStart w:id="578" w:author="mario" w:date="2017-07-15T09:34:00Z" w:name="move487874584"/>
      <w:moveTo w:id="579" w:author="mario" w:date="2017-07-15T09:34:00Z">
        <w:r>
          <w:t xml:space="preserve">Na </w:t>
        </w:r>
        <w:r>
          <w:fldChar w:fldCharType="begin"/>
        </w:r>
        <w:r>
          <w:instrText xml:space="preserve"> REF _Ref479617381 \h </w:instrText>
        </w:r>
      </w:moveTo>
      <w:moveTo w:id="580" w:author="mario" w:date="2017-07-15T09:34:00Z">
        <w:r>
          <w:fldChar w:fldCharType="separate"/>
        </w:r>
        <w:r>
          <w:t xml:space="preserve">Figura </w:t>
        </w:r>
        <w:r>
          <w:rPr>
            <w:noProof/>
          </w:rPr>
          <w:t>33</w:t>
        </w:r>
        <w:r>
          <w:fldChar w:fldCharType="end"/>
        </w:r>
        <w:r>
          <w:t xml:space="preserve"> é possível ver o comportamento do clique do botão, neste caso o que adiciona uma linha na tabela de camadas da rede neural, </w:t>
        </w:r>
        <w:proofErr w:type="gramStart"/>
        <w:r>
          <w:t>implementado</w:t>
        </w:r>
        <w:proofErr w:type="gramEnd"/>
        <w:r>
          <w:t xml:space="preserve"> de duas formas diferentes.</w:t>
        </w:r>
      </w:moveTo>
    </w:p>
    <w:moveToRangeEnd w:id="578"/>
    <w:p w14:paraId="33EADE8A" w14:textId="77777777" w:rsidR="009F4FA6" w:rsidRDefault="009F4FA6" w:rsidP="005E7025">
      <w:pPr>
        <w:rPr>
          <w:lang w:eastAsia="pt-BR"/>
        </w:rPr>
      </w:pPr>
    </w:p>
    <w:p w14:paraId="321987D1" w14:textId="77777777" w:rsidR="00123168" w:rsidRDefault="00123168" w:rsidP="00293A13">
      <w:pPr>
        <w:ind w:firstLine="0"/>
        <w:rPr>
          <w:lang w:eastAsia="pt-BR"/>
        </w:rPr>
      </w:pPr>
    </w:p>
    <w:p w14:paraId="3F3D33B2" w14:textId="686ED2E3" w:rsidR="001C4256" w:rsidRDefault="001C4256" w:rsidP="001C4256">
      <w:pPr>
        <w:pStyle w:val="Legenda"/>
      </w:pPr>
      <w:bookmarkStart w:id="581" w:name="_Ref479617381"/>
      <w:bookmarkStart w:id="582" w:name="_Toc486423034"/>
      <w:r>
        <w:t xml:space="preserve">Figura </w:t>
      </w:r>
      <w:r w:rsidR="00EA6CFC">
        <w:fldChar w:fldCharType="begin"/>
      </w:r>
      <w:r w:rsidR="00EA6CFC">
        <w:instrText xml:space="preserve"> SEQ Figura \* ARABIC </w:instrText>
      </w:r>
      <w:r w:rsidR="00EA6CFC">
        <w:fldChar w:fldCharType="separate"/>
      </w:r>
      <w:r w:rsidR="00293A13">
        <w:rPr>
          <w:noProof/>
        </w:rPr>
        <w:t>33</w:t>
      </w:r>
      <w:r w:rsidR="00EA6CFC">
        <w:rPr>
          <w:noProof/>
        </w:rPr>
        <w:fldChar w:fldCharType="end"/>
      </w:r>
      <w:bookmarkEnd w:id="581"/>
      <w:r>
        <w:t xml:space="preserve">. Diferença entre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e </w:t>
      </w:r>
      <w:r w:rsidRPr="00CF4F09">
        <w:rPr>
          <w:i/>
        </w:rPr>
        <w:t>lambda</w:t>
      </w:r>
      <w:bookmarkEnd w:id="582"/>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6AA611D8" w:rsidR="001C4256" w:rsidDel="009F4FA6" w:rsidRDefault="001C4256" w:rsidP="001C4256">
      <w:moveFromRangeStart w:id="583" w:author="mario" w:date="2017-07-15T09:34:00Z" w:name="move487874584"/>
      <w:moveFrom w:id="584" w:author="mario" w:date="2017-07-15T09:34:00Z">
        <w:r w:rsidDel="009F4FA6">
          <w:lastRenderedPageBreak/>
          <w:t xml:space="preserve">Na </w:t>
        </w:r>
        <w:r w:rsidDel="009F4FA6">
          <w:fldChar w:fldCharType="begin"/>
        </w:r>
        <w:r w:rsidDel="009F4FA6">
          <w:instrText xml:space="preserve"> REF _Ref479617381 \h </w:instrText>
        </w:r>
      </w:moveFrom>
      <w:del w:id="585" w:author="mario" w:date="2017-07-15T09:34:00Z"/>
      <w:moveFrom w:id="586" w:author="mario" w:date="2017-07-15T09:34:00Z">
        <w:r w:rsidDel="009F4FA6">
          <w:fldChar w:fldCharType="separate"/>
        </w:r>
        <w:r w:rsidR="00293A13" w:rsidDel="009F4FA6">
          <w:t xml:space="preserve">Figura </w:t>
        </w:r>
        <w:r w:rsidR="00293A13" w:rsidDel="009F4FA6">
          <w:rPr>
            <w:noProof/>
          </w:rPr>
          <w:t>33</w:t>
        </w:r>
        <w:r w:rsidDel="009F4FA6">
          <w:fldChar w:fldCharType="end"/>
        </w:r>
        <w:r w:rsidDel="009F4FA6">
          <w:t xml:space="preserve"> é possível ver o comportamento do clique do botão</w:t>
        </w:r>
        <w:r w:rsidR="00123168" w:rsidDel="009F4FA6">
          <w:t>, neste caso o que adiciona uma linha na tabela de camadas da rede neural, implementado de duas formas diferentes.</w:t>
        </w:r>
      </w:moveFrom>
    </w:p>
    <w:moveFromRangeEnd w:id="583"/>
    <w:p w14:paraId="1CBDBE3B" w14:textId="42360824" w:rsidR="00D7436C" w:rsidRDefault="00206FAB" w:rsidP="00293A13">
      <w:r>
        <w:t xml:space="preserve">No primeiro caso é criada uma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587" w:name="_Toc486423173"/>
      <w:r w:rsidRPr="00A062B2">
        <w:rPr>
          <w:lang w:val="en-US"/>
        </w:rPr>
        <w:t>Method</w:t>
      </w:r>
      <w:r>
        <w:rPr>
          <w:lang w:val="en-US"/>
        </w:rPr>
        <w:t xml:space="preserve"> </w:t>
      </w:r>
      <w:r w:rsidRPr="00A062B2">
        <w:rPr>
          <w:lang w:val="en-US"/>
        </w:rPr>
        <w:t>Reference</w:t>
      </w:r>
      <w:bookmarkEnd w:id="587"/>
    </w:p>
    <w:p w14:paraId="28095064" w14:textId="4393B076" w:rsidR="00DB5823" w:rsidRDefault="00293A13" w:rsidP="00FA465C">
      <w:pPr>
        <w:rPr>
          <w:ins w:id="588" w:author="mario" w:date="2017-07-15T09:34:00Z"/>
          <w:lang w:eastAsia="pt-BR"/>
        </w:rPr>
      </w:pPr>
      <w:r>
        <w:rPr>
          <w:lang w:eastAsia="pt-BR"/>
        </w:rPr>
        <w:t xml:space="preserve">O </w:t>
      </w:r>
      <w:proofErr w:type="spellStart"/>
      <w:r w:rsidRPr="00293A13">
        <w:rPr>
          <w:i/>
          <w:lang w:eastAsia="pt-BR"/>
        </w:rPr>
        <w:t>Method</w:t>
      </w:r>
      <w:proofErr w:type="spellEnd"/>
      <w:r w:rsidRPr="00293A13">
        <w:rPr>
          <w:i/>
          <w:lang w:eastAsia="pt-BR"/>
        </w:rPr>
        <w:t xml:space="preserve"> </w:t>
      </w:r>
      <w:proofErr w:type="spellStart"/>
      <w:r w:rsidRPr="00293A13">
        <w:rPr>
          <w:i/>
          <w:lang w:eastAsia="pt-BR"/>
        </w:rPr>
        <w:t>Reference</w:t>
      </w:r>
      <w:proofErr w:type="spellEnd"/>
      <w:r>
        <w:rPr>
          <w:lang w:eastAsia="pt-BR"/>
        </w:rPr>
        <w:t xml:space="preserve"> é outro recurso vindo com o Java 8, que auxilia a escrever códigos mais enxutos. Ele vem substituir as expressões lambdas nos casos em que só se chama um método, sem fazer qualquer outro ajuste.</w:t>
      </w:r>
    </w:p>
    <w:p w14:paraId="0E24981A" w14:textId="77777777" w:rsidR="009F4FA6" w:rsidRDefault="009F4FA6" w:rsidP="009F4FA6">
      <w:pPr>
        <w:rPr>
          <w:lang w:eastAsia="pt-BR"/>
        </w:rPr>
      </w:pPr>
      <w:moveToRangeStart w:id="589" w:author="mario" w:date="2017-07-15T09:34:00Z" w:name="move487874591"/>
      <w:moveTo w:id="590" w:author="mario" w:date="2017-07-15T09:34:00Z">
        <w:r>
          <w:rPr>
            <w:lang w:eastAsia="pt-BR"/>
          </w:rPr>
          <w:t xml:space="preserve">Na </w:t>
        </w:r>
        <w:r>
          <w:rPr>
            <w:lang w:eastAsia="pt-BR"/>
          </w:rPr>
          <w:fldChar w:fldCharType="begin"/>
        </w:r>
        <w:r>
          <w:rPr>
            <w:lang w:eastAsia="pt-BR"/>
          </w:rPr>
          <w:instrText xml:space="preserve"> REF _Ref479619923 \h </w:instrText>
        </w:r>
      </w:moveTo>
      <w:r>
        <w:rPr>
          <w:lang w:eastAsia="pt-BR"/>
        </w:rPr>
      </w:r>
      <w:moveTo w:id="591" w:author="mario" w:date="2017-07-15T09:34:00Z">
        <w:r>
          <w:rPr>
            <w:lang w:eastAsia="pt-BR"/>
          </w:rPr>
          <w:fldChar w:fldCharType="separate"/>
        </w:r>
        <w:r>
          <w:t xml:space="preserve">Figura </w:t>
        </w:r>
        <w:r>
          <w:rPr>
            <w:noProof/>
          </w:rPr>
          <w:t>34</w:t>
        </w:r>
        <w:r>
          <w:rPr>
            <w:lang w:eastAsia="pt-BR"/>
          </w:rPr>
          <w:fldChar w:fldCharType="end"/>
        </w:r>
        <w:r>
          <w:rPr>
            <w:lang w:eastAsia="pt-BR"/>
          </w:rPr>
          <w:t xml:space="preserve"> contém um trecho que mostra na tela o nome de cada santo. Ambos os códigos fazem a mesma coisa, mas no segundo caso é muito mais fácil entender o que está acontecendo.</w:t>
        </w:r>
      </w:moveTo>
    </w:p>
    <w:moveToRangeEnd w:id="589"/>
    <w:p w14:paraId="3042CFA4" w14:textId="77777777" w:rsidR="009F4FA6" w:rsidRDefault="009F4FA6" w:rsidP="00FA465C">
      <w:pPr>
        <w:rPr>
          <w:lang w:eastAsia="pt-BR"/>
        </w:rPr>
      </w:pPr>
    </w:p>
    <w:p w14:paraId="13E564A1" w14:textId="77777777" w:rsidR="00293A13" w:rsidRDefault="00293A13" w:rsidP="00FA465C">
      <w:pPr>
        <w:rPr>
          <w:lang w:eastAsia="pt-BR"/>
        </w:rPr>
      </w:pPr>
    </w:p>
    <w:p w14:paraId="33F4E1CF" w14:textId="2F591860" w:rsidR="00DB5823" w:rsidRDefault="00DB5823" w:rsidP="00DB5823">
      <w:pPr>
        <w:pStyle w:val="Legenda"/>
      </w:pPr>
      <w:bookmarkStart w:id="592" w:name="_Ref479619923"/>
      <w:bookmarkStart w:id="593" w:name="_Toc486423035"/>
      <w:r>
        <w:t xml:space="preserve">Figura </w:t>
      </w:r>
      <w:r w:rsidR="00EA6CFC">
        <w:fldChar w:fldCharType="begin"/>
      </w:r>
      <w:r w:rsidR="00EA6CFC">
        <w:instrText xml:space="preserve"> SEQ Figura \* ARABIC </w:instrText>
      </w:r>
      <w:r w:rsidR="00EA6CFC">
        <w:fldChar w:fldCharType="separate"/>
      </w:r>
      <w:r w:rsidR="00D24458">
        <w:rPr>
          <w:noProof/>
        </w:rPr>
        <w:t>34</w:t>
      </w:r>
      <w:r w:rsidR="00EA6CFC">
        <w:rPr>
          <w:noProof/>
        </w:rPr>
        <w:fldChar w:fldCharType="end"/>
      </w:r>
      <w:bookmarkEnd w:id="592"/>
      <w:r>
        <w:t xml:space="preserve">. Código </w:t>
      </w:r>
      <w:r w:rsidRPr="00A062B2">
        <w:rPr>
          <w:i/>
        </w:rPr>
        <w:t>lambda</w:t>
      </w:r>
      <w:r>
        <w:t xml:space="preserve"> e </w:t>
      </w:r>
      <w:proofErr w:type="spellStart"/>
      <w:r w:rsidRPr="00A062B2">
        <w:rPr>
          <w:i/>
        </w:rPr>
        <w:t>method</w:t>
      </w:r>
      <w:proofErr w:type="spellEnd"/>
      <w:r>
        <w:t xml:space="preserve"> </w:t>
      </w:r>
      <w:proofErr w:type="spellStart"/>
      <w:r w:rsidRPr="00A062B2">
        <w:rPr>
          <w:i/>
        </w:rPr>
        <w:t>reference</w:t>
      </w:r>
      <w:bookmarkEnd w:id="593"/>
      <w:proofErr w:type="spellEnd"/>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55FC8AF3" w:rsidR="00DB5823" w:rsidRDefault="00DB5823" w:rsidP="00DB5823">
      <w:pPr>
        <w:rPr>
          <w:ins w:id="594" w:author="mario" w:date="2017-07-15T09:34:00Z"/>
          <w:lang w:eastAsia="pt-BR"/>
        </w:rPr>
      </w:pPr>
      <w:moveFromRangeStart w:id="595" w:author="mario" w:date="2017-07-15T09:34:00Z" w:name="move487874591"/>
      <w:moveFrom w:id="596" w:author="mario" w:date="2017-07-15T09:34:00Z">
        <w:r w:rsidDel="009F4FA6">
          <w:rPr>
            <w:lang w:eastAsia="pt-BR"/>
          </w:rPr>
          <w:t xml:space="preserve">Na </w:t>
        </w:r>
        <w:r w:rsidDel="009F4FA6">
          <w:rPr>
            <w:lang w:eastAsia="pt-BR"/>
          </w:rPr>
          <w:fldChar w:fldCharType="begin"/>
        </w:r>
        <w:r w:rsidDel="009F4FA6">
          <w:rPr>
            <w:lang w:eastAsia="pt-BR"/>
          </w:rPr>
          <w:instrText xml:space="preserve"> REF _Ref479619923 \h </w:instrText>
        </w:r>
      </w:moveFrom>
      <w:del w:id="597" w:author="mario" w:date="2017-07-15T09:34:00Z">
        <w:r w:rsidDel="009F4FA6">
          <w:rPr>
            <w:lang w:eastAsia="pt-BR"/>
          </w:rPr>
        </w:r>
      </w:del>
      <w:moveFrom w:id="598" w:author="mario" w:date="2017-07-15T09:34:00Z">
        <w:r w:rsidDel="009F4FA6">
          <w:rPr>
            <w:lang w:eastAsia="pt-BR"/>
          </w:rPr>
          <w:fldChar w:fldCharType="separate"/>
        </w:r>
        <w:r w:rsidR="00D24458" w:rsidDel="009F4FA6">
          <w:t xml:space="preserve">Figura </w:t>
        </w:r>
        <w:r w:rsidR="00D24458" w:rsidDel="009F4FA6">
          <w:rPr>
            <w:noProof/>
          </w:rPr>
          <w:t>34</w:t>
        </w:r>
        <w:r w:rsidDel="009F4FA6">
          <w:rPr>
            <w:lang w:eastAsia="pt-BR"/>
          </w:rPr>
          <w:fldChar w:fldCharType="end"/>
        </w:r>
        <w:r w:rsidR="00F27119" w:rsidDel="009F4FA6">
          <w:rPr>
            <w:lang w:eastAsia="pt-BR"/>
          </w:rPr>
          <w:t xml:space="preserve"> contém um trecho que mostra na tela o nome de cada santo. </w:t>
        </w:r>
        <w:r w:rsidR="00543AFC" w:rsidDel="009F4FA6">
          <w:rPr>
            <w:lang w:eastAsia="pt-BR"/>
          </w:rPr>
          <w:t>Ambos os</w:t>
        </w:r>
        <w:r w:rsidR="00F27119" w:rsidDel="009F4FA6">
          <w:rPr>
            <w:lang w:eastAsia="pt-BR"/>
          </w:rPr>
          <w:t xml:space="preserve"> códigos fazem a mesma coisa, mas no segundo caso é muito mais fácil entender o que está acontecendo.</w:t>
        </w:r>
      </w:moveFrom>
    </w:p>
    <w:p w14:paraId="0C764102" w14:textId="6D30848B" w:rsidR="009F4FA6" w:rsidRDefault="009F4FA6" w:rsidP="009F4FA6">
      <w:pPr>
        <w:rPr>
          <w:ins w:id="599" w:author="mario" w:date="2017-07-15T09:34:00Z"/>
        </w:rPr>
      </w:pPr>
      <w:ins w:id="600" w:author="mario" w:date="2017-07-15T09:34:00Z">
        <w:r>
          <w:lastRenderedPageBreak/>
          <w:t xml:space="preserve">Se no caso anterior a sintaxe não pareceu tão convidativa, será apresentado um caso que a diferença é mais clara. Em uma parte do código deste trabalho, foi necessário criar uma ordenação personalizada, por se tratar de um objeto e não um tipo primitivo.  Para isso é preciso dizer à função </w:t>
        </w:r>
        <w:proofErr w:type="spellStart"/>
        <w:r>
          <w:rPr>
            <w:i/>
          </w:rPr>
          <w:t>sort</w:t>
        </w:r>
        <w:proofErr w:type="spellEnd"/>
        <w:r>
          <w:rPr>
            <w:i/>
          </w:rPr>
          <w:t xml:space="preserve"> </w:t>
        </w:r>
        <w:r>
          <w:t xml:space="preserve">como se ordena esse tipo específico.  </w:t>
        </w:r>
      </w:ins>
      <w:ins w:id="601" w:author="Mario" w:date="2017-07-16T21:03:00Z">
        <w:r w:rsidR="002572B9">
          <w:t>Na</w:t>
        </w:r>
      </w:ins>
      <w:ins w:id="602" w:author="mario" w:date="2017-07-15T09:34:00Z">
        <w:del w:id="603" w:author="Mario" w:date="2017-07-16T21:03:00Z">
          <w:r w:rsidDel="002572B9">
            <w:delText>A</w:delText>
          </w:r>
        </w:del>
        <w:r>
          <w:t xml:space="preserve"> </w:t>
        </w:r>
        <w:r>
          <w:fldChar w:fldCharType="begin"/>
        </w:r>
        <w:r>
          <w:instrText xml:space="preserve"> REF _Ref479701875 \h </w:instrText>
        </w:r>
      </w:ins>
      <w:ins w:id="604" w:author="mario" w:date="2017-07-15T09:34:00Z">
        <w:r>
          <w:fldChar w:fldCharType="separate"/>
        </w:r>
        <w:r>
          <w:t xml:space="preserve">Figura </w:t>
        </w:r>
        <w:r>
          <w:rPr>
            <w:noProof/>
          </w:rPr>
          <w:t>35</w:t>
        </w:r>
        <w:r>
          <w:fldChar w:fldCharType="end"/>
        </w:r>
        <w:r>
          <w:t xml:space="preserve"> </w:t>
        </w:r>
      </w:ins>
      <w:ins w:id="605" w:author="Mario" w:date="2017-07-16T21:03:00Z">
        <w:r w:rsidR="002572B9">
          <w:t xml:space="preserve">é </w:t>
        </w:r>
      </w:ins>
      <w:ins w:id="606" w:author="mario" w:date="2017-07-15T09:34:00Z">
        <w:r>
          <w:t>mostra</w:t>
        </w:r>
      </w:ins>
      <w:ins w:id="607" w:author="Mario" w:date="2017-07-16T21:03:00Z">
        <w:r w:rsidR="002572B9">
          <w:t>do</w:t>
        </w:r>
      </w:ins>
      <w:ins w:id="608" w:author="mario" w:date="2017-07-15T09:34:00Z">
        <w:r>
          <w:t xml:space="preserve"> o método que especifica como se compara um dado, comparando o atributo volume dos dois parâmetros.</w:t>
        </w:r>
      </w:ins>
    </w:p>
    <w:p w14:paraId="5516F41E" w14:textId="77777777" w:rsidR="009F4FA6" w:rsidDel="009F4FA6" w:rsidRDefault="009F4FA6" w:rsidP="00DB5823">
      <w:pPr>
        <w:rPr>
          <w:lang w:eastAsia="pt-BR"/>
        </w:rPr>
      </w:pPr>
    </w:p>
    <w:moveFromRangeEnd w:id="595"/>
    <w:p w14:paraId="5D38B9F7" w14:textId="77777777" w:rsidR="00933E83" w:rsidRDefault="00933E83" w:rsidP="00DB5823">
      <w:pPr>
        <w:rPr>
          <w:lang w:eastAsia="pt-BR"/>
        </w:rPr>
      </w:pPr>
    </w:p>
    <w:p w14:paraId="64432FDD" w14:textId="4EB0D2A6" w:rsidR="00933E83" w:rsidRDefault="00933E83" w:rsidP="00933E83">
      <w:pPr>
        <w:pStyle w:val="Legenda"/>
      </w:pPr>
      <w:bookmarkStart w:id="609" w:name="_Ref479701875"/>
      <w:bookmarkStart w:id="610" w:name="_Toc486423036"/>
      <w:r>
        <w:t xml:space="preserve">Figura </w:t>
      </w:r>
      <w:r w:rsidR="00EA6CFC">
        <w:fldChar w:fldCharType="begin"/>
      </w:r>
      <w:r w:rsidR="00EA6CFC">
        <w:instrText xml:space="preserve"> SEQ Figura \* ARABIC </w:instrText>
      </w:r>
      <w:r w:rsidR="00EA6CFC">
        <w:fldChar w:fldCharType="separate"/>
      </w:r>
      <w:r w:rsidR="00D24458">
        <w:rPr>
          <w:noProof/>
        </w:rPr>
        <w:t>35</w:t>
      </w:r>
      <w:r w:rsidR="00EA6CFC">
        <w:rPr>
          <w:noProof/>
        </w:rPr>
        <w:fldChar w:fldCharType="end"/>
      </w:r>
      <w:bookmarkEnd w:id="609"/>
      <w:r>
        <w:t xml:space="preserve">. Código </w:t>
      </w:r>
      <w:proofErr w:type="spellStart"/>
      <w:r w:rsidRPr="00A062B2">
        <w:rPr>
          <w:i/>
        </w:rPr>
        <w:t>compareByVolume</w:t>
      </w:r>
      <w:bookmarkEnd w:id="610"/>
      <w:proofErr w:type="spell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1C0121E3" w:rsidR="00933E83" w:rsidDel="009F4FA6" w:rsidRDefault="00933E83" w:rsidP="00933E83">
      <w:pPr>
        <w:rPr>
          <w:del w:id="611" w:author="mario" w:date="2017-07-15T09:34:00Z"/>
        </w:rPr>
      </w:pPr>
      <w:del w:id="612" w:author="mario" w:date="2017-07-15T09:34:00Z">
        <w:r w:rsidDel="009F4FA6">
          <w:delText>Se no caso anterior a sintaxe não pareceu tão convidativa, será apresentado um caso que a diferença é mais clara.</w:delText>
        </w:r>
        <w:r w:rsidR="00293A13" w:rsidDel="009F4FA6">
          <w:delText xml:space="preserve"> Em uma parte do código deste trabalho, foi necessário criar uma ordenação personalizada, por </w:delText>
        </w:r>
        <w:r w:rsidDel="009F4FA6">
          <w:delText>se tratar de um objeto</w:delText>
        </w:r>
        <w:r w:rsidR="00FE33A8" w:rsidDel="009F4FA6">
          <w:delText xml:space="preserve"> e não um tipo primitivo</w:delText>
        </w:r>
        <w:r w:rsidR="00293A13" w:rsidDel="009F4FA6">
          <w:delText>.</w:delText>
        </w:r>
        <w:r w:rsidR="00FE33A8" w:rsidDel="009F4FA6">
          <w:delText xml:space="preserve"> </w:delText>
        </w:r>
        <w:r w:rsidR="00293A13" w:rsidDel="009F4FA6">
          <w:delText xml:space="preserve"> Para isso </w:delText>
        </w:r>
        <w:r w:rsidR="00FE33A8" w:rsidDel="009F4FA6">
          <w:delText xml:space="preserve">é preciso dizer à função </w:delText>
        </w:r>
        <w:r w:rsidR="00FE33A8" w:rsidDel="009F4FA6">
          <w:rPr>
            <w:i/>
          </w:rPr>
          <w:delText xml:space="preserve">sort </w:delText>
        </w:r>
        <w:r w:rsidR="00FE33A8" w:rsidDel="009F4FA6">
          <w:delText>como se ordena esse tipo específico.</w:delText>
        </w:r>
        <w:r w:rsidDel="009F4FA6">
          <w:delText xml:space="preserve">  A </w:delText>
        </w:r>
        <w:r w:rsidDel="009F4FA6">
          <w:fldChar w:fldCharType="begin"/>
        </w:r>
        <w:r w:rsidDel="009F4FA6">
          <w:delInstrText xml:space="preserve"> REF _Ref479701875 \h </w:delInstrText>
        </w:r>
        <w:r w:rsidDel="009F4FA6">
          <w:fldChar w:fldCharType="separate"/>
        </w:r>
        <w:r w:rsidR="00D24458" w:rsidDel="009F4FA6">
          <w:delText xml:space="preserve">Figura </w:delText>
        </w:r>
        <w:r w:rsidR="00D24458" w:rsidDel="009F4FA6">
          <w:rPr>
            <w:noProof/>
          </w:rPr>
          <w:delText>35</w:delText>
        </w:r>
        <w:r w:rsidDel="009F4FA6">
          <w:fldChar w:fldCharType="end"/>
        </w:r>
        <w:r w:rsidR="00FE33A8" w:rsidDel="009F4FA6">
          <w:delText xml:space="preserve"> mostra o método que especifica como se compara um dado, comparando o atributo volume dos dois parâmetros.</w:delText>
        </w:r>
      </w:del>
    </w:p>
    <w:p w14:paraId="3ADD9DA9" w14:textId="77777777" w:rsidR="009F4FA6" w:rsidRDefault="009F4FA6" w:rsidP="009F4FA6">
      <w:moveToRangeStart w:id="613" w:author="mario" w:date="2017-07-15T09:34:00Z" w:name="move487874605"/>
      <w:moveTo w:id="614" w:author="mario" w:date="2017-07-15T09:34:00Z">
        <w:r>
          <w:t xml:space="preserve">Depois de especificado como se ordena um dado, é preciso agora ordená-lo. Existem algumas maneiras de fazer isso, e na </w:t>
        </w:r>
        <w:r>
          <w:fldChar w:fldCharType="begin"/>
        </w:r>
        <w:r>
          <w:instrText xml:space="preserve"> REF _Ref479704238 \h </w:instrText>
        </w:r>
      </w:moveTo>
      <w:moveTo w:id="615" w:author="mario" w:date="2017-07-15T09:34:00Z">
        <w:r>
          <w:fldChar w:fldCharType="separate"/>
        </w:r>
        <w:r>
          <w:t xml:space="preserve">Figura </w:t>
        </w:r>
        <w:r>
          <w:rPr>
            <w:noProof/>
          </w:rPr>
          <w:t>36</w:t>
        </w:r>
        <w:r>
          <w:fldChar w:fldCharType="end"/>
        </w:r>
        <w:r>
          <w:t xml:space="preserve"> </w:t>
        </w:r>
        <w:proofErr w:type="gramStart"/>
        <w:r>
          <w:t>é</w:t>
        </w:r>
        <w:proofErr w:type="gramEnd"/>
        <w:r>
          <w:t xml:space="preserve"> mostrado elas. Nota-se a facilidade de compreensão que o uso do </w:t>
        </w:r>
        <w:proofErr w:type="spellStart"/>
        <w:r>
          <w:rPr>
            <w:i/>
          </w:rPr>
          <w:t>method</w:t>
        </w:r>
        <w:proofErr w:type="spellEnd"/>
        <w:r>
          <w:rPr>
            <w:i/>
          </w:rPr>
          <w:t xml:space="preserve"> </w:t>
        </w:r>
        <w:proofErr w:type="spellStart"/>
        <w:r>
          <w:rPr>
            <w:i/>
          </w:rPr>
          <w:t>reference</w:t>
        </w:r>
        <w:proofErr w:type="spellEnd"/>
        <w:r>
          <w:t xml:space="preserve"> proporciona.</w:t>
        </w:r>
      </w:moveTo>
    </w:p>
    <w:moveToRangeEnd w:id="613"/>
    <w:p w14:paraId="35E8B111" w14:textId="77777777" w:rsidR="009F4FA6" w:rsidRDefault="009F4FA6" w:rsidP="00933E83">
      <w:pPr>
        <w:rPr>
          <w:ins w:id="616" w:author="mario" w:date="2017-07-15T09:34:00Z"/>
        </w:rPr>
      </w:pPr>
    </w:p>
    <w:p w14:paraId="2C45EF4A" w14:textId="77777777" w:rsidR="00FE33A8" w:rsidRDefault="00FE33A8" w:rsidP="00933E83"/>
    <w:p w14:paraId="11F9AE4C" w14:textId="0D228B96" w:rsidR="00FE33A8" w:rsidRDefault="00FE33A8" w:rsidP="00FE33A8">
      <w:pPr>
        <w:pStyle w:val="Legenda"/>
      </w:pPr>
      <w:bookmarkStart w:id="617" w:name="_Ref479704238"/>
      <w:bookmarkStart w:id="618" w:name="_Toc486423037"/>
      <w:r>
        <w:t xml:space="preserve">Figura </w:t>
      </w:r>
      <w:r w:rsidR="00EA6CFC">
        <w:fldChar w:fldCharType="begin"/>
      </w:r>
      <w:r w:rsidR="00EA6CFC">
        <w:instrText xml:space="preserve"> SEQ Figura \* ARABIC </w:instrText>
      </w:r>
      <w:r w:rsidR="00EA6CFC">
        <w:fldChar w:fldCharType="separate"/>
      </w:r>
      <w:r w:rsidR="00D24458">
        <w:rPr>
          <w:noProof/>
        </w:rPr>
        <w:t>36</w:t>
      </w:r>
      <w:r w:rsidR="00EA6CFC">
        <w:rPr>
          <w:noProof/>
        </w:rPr>
        <w:fldChar w:fldCharType="end"/>
      </w:r>
      <w:bookmarkEnd w:id="617"/>
      <w:r>
        <w:t>. Código de ordenação</w:t>
      </w:r>
      <w:bookmarkEnd w:id="618"/>
    </w:p>
    <w:p w14:paraId="114BB38D" w14:textId="6BDE9427" w:rsidR="00FE33A8" w:rsidRPr="00FE33A8" w:rsidRDefault="00FE33A8" w:rsidP="00FE33A8">
      <w:pPr>
        <w:pStyle w:val="Image"/>
      </w:pPr>
      <w:r>
        <w:lastRenderedPageBreak/>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12A74E27" w:rsidR="00FE33A8" w:rsidDel="009F4FA6" w:rsidRDefault="00FE33A8" w:rsidP="00FE33A8">
      <w:moveFromRangeStart w:id="619" w:author="mario" w:date="2017-07-15T09:34:00Z" w:name="move487874605"/>
      <w:moveFrom w:id="620" w:author="mario" w:date="2017-07-15T09:34:00Z">
        <w:r w:rsidDel="009F4FA6">
          <w:t xml:space="preserve">Depois de especificado como se ordena um dado, é preciso agora ordená-lo. </w:t>
        </w:r>
        <w:r w:rsidR="00293A13" w:rsidDel="009F4FA6">
          <w:t>Existem</w:t>
        </w:r>
        <w:r w:rsidDel="009F4FA6">
          <w:t xml:space="preserve"> algumas maneiras de fazer isso, e na </w:t>
        </w:r>
        <w:r w:rsidDel="009F4FA6">
          <w:fldChar w:fldCharType="begin"/>
        </w:r>
        <w:r w:rsidDel="009F4FA6">
          <w:instrText xml:space="preserve"> REF _Ref479704238 \h </w:instrText>
        </w:r>
      </w:moveFrom>
      <w:del w:id="621" w:author="mario" w:date="2017-07-15T09:34:00Z"/>
      <w:moveFrom w:id="622" w:author="mario" w:date="2017-07-15T09:34:00Z">
        <w:r w:rsidDel="009F4FA6">
          <w:fldChar w:fldCharType="separate"/>
        </w:r>
        <w:r w:rsidR="00D24458" w:rsidDel="009F4FA6">
          <w:t xml:space="preserve">Figura </w:t>
        </w:r>
        <w:r w:rsidR="00D24458" w:rsidDel="009F4FA6">
          <w:rPr>
            <w:noProof/>
          </w:rPr>
          <w:t>36</w:t>
        </w:r>
        <w:r w:rsidDel="009F4FA6">
          <w:fldChar w:fldCharType="end"/>
        </w:r>
        <w:r w:rsidDel="009F4FA6">
          <w:t xml:space="preserve"> é mostrado </w:t>
        </w:r>
        <w:r w:rsidR="00293A13" w:rsidDel="009F4FA6">
          <w:t>elas</w:t>
        </w:r>
        <w:r w:rsidDel="009F4FA6">
          <w:t>.</w:t>
        </w:r>
        <w:r w:rsidR="00293A13" w:rsidDel="009F4FA6">
          <w:t xml:space="preserve"> Nota-se a facilidade de compreensão que o uso do </w:t>
        </w:r>
        <w:r w:rsidR="00293A13" w:rsidDel="009F4FA6">
          <w:rPr>
            <w:i/>
          </w:rPr>
          <w:t>method reference</w:t>
        </w:r>
        <w:r w:rsidR="00293A13" w:rsidDel="009F4FA6">
          <w:t xml:space="preserve"> proporciona.</w:t>
        </w:r>
      </w:moveFrom>
    </w:p>
    <w:moveFromRangeEnd w:id="619"/>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623" w:name="_Toc486423174"/>
      <w:r w:rsidRPr="00A062B2">
        <w:rPr>
          <w:lang w:val="en-US"/>
        </w:rPr>
        <w:t>Stream</w:t>
      </w:r>
      <w:bookmarkEnd w:id="623"/>
    </w:p>
    <w:p w14:paraId="1775C32F" w14:textId="7BF85E1D" w:rsidR="009565FD" w:rsidRPr="009565FD" w:rsidRDefault="009565FD" w:rsidP="009565FD">
      <w:pPr>
        <w:rPr>
          <w:lang w:eastAsia="pt-BR"/>
        </w:rPr>
      </w:pPr>
      <w:proofErr w:type="spellStart"/>
      <w:r w:rsidRPr="00A062B2">
        <w:rPr>
          <w:i/>
          <w:lang w:eastAsia="pt-BR"/>
        </w:rPr>
        <w:t>Stream</w:t>
      </w:r>
      <w:proofErr w:type="spellEnd"/>
      <w:r w:rsidRPr="00993339">
        <w:rPr>
          <w:lang w:eastAsia="pt-BR"/>
        </w:rPr>
        <w:t xml:space="preserve"> é uma nova </w:t>
      </w:r>
      <w:r>
        <w:rPr>
          <w:lang w:eastAsia="pt-BR"/>
        </w:rPr>
        <w:t xml:space="preserve">abstração para processar dados de uma forma mais amigável. Uma definição rápida de </w:t>
      </w:r>
      <w:proofErr w:type="spellStart"/>
      <w:r w:rsidRPr="00A062B2">
        <w:rPr>
          <w:i/>
          <w:lang w:eastAsia="pt-BR"/>
        </w:rPr>
        <w:t>stream</w:t>
      </w:r>
      <w:proofErr w:type="spellEnd"/>
      <w:r>
        <w:rPr>
          <w:lang w:eastAsia="pt-BR"/>
        </w:rPr>
        <w:t xml:space="preserve"> é: uma sequencia de elementos de um recurso que suporta operações agregadas  </w:t>
      </w:r>
      <w:sdt>
        <w:sdtPr>
          <w:rPr>
            <w:lang w:eastAsia="pt-BR"/>
          </w:rPr>
          <w:id w:val="-201091692"/>
          <w:citation/>
        </w:sdtPr>
        <w:sdtEndPr/>
        <w:sdtContent>
          <w:r>
            <w:rPr>
              <w:lang w:eastAsia="pt-BR"/>
            </w:rPr>
            <w:fldChar w:fldCharType="begin"/>
          </w:r>
          <w:r>
            <w:rPr>
              <w:lang w:eastAsia="pt-BR"/>
            </w:rPr>
            <w:instrText xml:space="preserve"> CITATION Ora14 \l 1046 </w:instrText>
          </w:r>
          <w:r>
            <w:rPr>
              <w:lang w:eastAsia="pt-BR"/>
            </w:rPr>
            <w:fldChar w:fldCharType="separate"/>
          </w:r>
          <w:r w:rsidR="009B6720">
            <w:rPr>
              <w:noProof/>
              <w:lang w:eastAsia="pt-BR"/>
            </w:rPr>
            <w:t>(ORACLE, 2014)</w:t>
          </w:r>
          <w:r>
            <w:rPr>
              <w:lang w:eastAsia="pt-BR"/>
            </w:rPr>
            <w:fldChar w:fldCharType="end"/>
          </w:r>
        </w:sdtContent>
      </w:sdt>
      <w:r>
        <w:rPr>
          <w:lang w:eastAsia="pt-BR"/>
        </w:rPr>
        <w:t xml:space="preserve">. Existem dois tipos de </w:t>
      </w:r>
      <w:proofErr w:type="spellStart"/>
      <w:r>
        <w:rPr>
          <w:i/>
          <w:lang w:eastAsia="pt-BR"/>
        </w:rPr>
        <w:t>Stream</w:t>
      </w:r>
      <w:proofErr w:type="spellEnd"/>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 xml:space="preserve">Linear </w:t>
      </w:r>
      <w:proofErr w:type="spellStart"/>
      <w:r>
        <w:t>Stream</w:t>
      </w:r>
      <w:proofErr w:type="spellEnd"/>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lastRenderedPageBreak/>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ins w:id="624" w:author="mario" w:date="2017-07-15T09:34:00Z"/>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proofErr w:type="spellStart"/>
      <w:r w:rsidRPr="00A062B2">
        <w:rPr>
          <w:i/>
          <w:lang w:eastAsia="pt-BR"/>
        </w:rPr>
        <w:t>Stream</w:t>
      </w:r>
      <w:proofErr w:type="spellEnd"/>
      <w:r>
        <w:rPr>
          <w:lang w:eastAsia="pt-BR"/>
        </w:rPr>
        <w:t>?</w:t>
      </w:r>
    </w:p>
    <w:p w14:paraId="5CAAA107" w14:textId="77777777" w:rsidR="009F4FA6" w:rsidRDefault="009F4FA6" w:rsidP="009F4FA6">
      <w:moveToRangeStart w:id="625" w:author="mario" w:date="2017-07-15T09:34:00Z" w:name="move487874624"/>
      <w:moveTo w:id="626" w:author="mario" w:date="2017-07-15T09:34:00Z">
        <w:r>
          <w:t xml:space="preserve">Primeiro passo é extrair os dados da Petrobrás entre esse período. Na </w:t>
        </w:r>
        <w:r>
          <w:fldChar w:fldCharType="begin"/>
        </w:r>
        <w:r>
          <w:instrText xml:space="preserve"> REF _Ref479712557 \h </w:instrText>
        </w:r>
      </w:moveTo>
      <w:moveTo w:id="627" w:author="mario" w:date="2017-07-15T09:34:00Z">
        <w:r>
          <w:fldChar w:fldCharType="separate"/>
        </w:r>
        <w:r>
          <w:t xml:space="preserve">Figura </w:t>
        </w:r>
        <w:r>
          <w:rPr>
            <w:noProof/>
          </w:rPr>
          <w:t>37</w:t>
        </w:r>
        <w:r>
          <w:fldChar w:fldCharType="end"/>
        </w:r>
        <w:r>
          <w:t xml:space="preserve"> é mostrado o código de como extrair esses dados utilizando partes do código deste trabalho para facilitar essa extração, e depois mostrando na tela os resultados obtidos. </w:t>
        </w:r>
      </w:moveTo>
    </w:p>
    <w:moveToRangeEnd w:id="625"/>
    <w:p w14:paraId="00551F9E" w14:textId="77777777" w:rsidR="009F4FA6" w:rsidRDefault="009F4FA6"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Legenda"/>
      </w:pPr>
      <w:bookmarkStart w:id="628" w:name="_Ref479712557"/>
      <w:bookmarkStart w:id="629" w:name="_Toc486423038"/>
      <w:r>
        <w:t xml:space="preserve">Figura </w:t>
      </w:r>
      <w:r w:rsidR="00EA6CFC">
        <w:fldChar w:fldCharType="begin"/>
      </w:r>
      <w:r w:rsidR="00EA6CFC">
        <w:instrText xml:space="preserve"> SEQ Figura \* ARABIC </w:instrText>
      </w:r>
      <w:r w:rsidR="00EA6CFC">
        <w:fldChar w:fldCharType="separate"/>
      </w:r>
      <w:r w:rsidR="00D24458">
        <w:rPr>
          <w:noProof/>
        </w:rPr>
        <w:t>37</w:t>
      </w:r>
      <w:r w:rsidR="00EA6CFC">
        <w:rPr>
          <w:noProof/>
        </w:rPr>
        <w:fldChar w:fldCharType="end"/>
      </w:r>
      <w:bookmarkEnd w:id="628"/>
      <w:r>
        <w:t xml:space="preserve">. Código exemplo </w:t>
      </w:r>
      <w:proofErr w:type="spellStart"/>
      <w:r w:rsidRPr="00A062B2">
        <w:rPr>
          <w:i/>
        </w:rPr>
        <w:t>stream</w:t>
      </w:r>
      <w:proofErr w:type="spellEnd"/>
      <w:r w:rsidR="00D709F2">
        <w:t xml:space="preserve"> – pegando dados</w:t>
      </w:r>
      <w:bookmarkEnd w:id="629"/>
    </w:p>
    <w:p w14:paraId="3ECE7F8C" w14:textId="1491651F" w:rsidR="00E46DC0" w:rsidRDefault="00E46DC0" w:rsidP="00D709F2">
      <w:pPr>
        <w:pStyle w:val="Image"/>
      </w:pPr>
      <w:r>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48BBF782" w:rsidR="00D709F2" w:rsidRDefault="00D709F2" w:rsidP="00D709F2">
      <w:pPr>
        <w:rPr>
          <w:ins w:id="630" w:author="mario" w:date="2017-07-15T09:35:00Z"/>
        </w:rPr>
      </w:pPr>
      <w:moveFromRangeStart w:id="631" w:author="mario" w:date="2017-07-15T09:34:00Z" w:name="move487874624"/>
      <w:moveFrom w:id="632" w:author="mario" w:date="2017-07-15T09:34:00Z">
        <w:r w:rsidDel="009F4FA6">
          <w:lastRenderedPageBreak/>
          <w:t xml:space="preserve">Primeiro passo é extrair os dados da Petrobrás entre esse período. Na </w:t>
        </w:r>
        <w:r w:rsidDel="009F4FA6">
          <w:fldChar w:fldCharType="begin"/>
        </w:r>
        <w:r w:rsidDel="009F4FA6">
          <w:instrText xml:space="preserve"> REF _Ref479712557 \h </w:instrText>
        </w:r>
      </w:moveFrom>
      <w:del w:id="633" w:author="mario" w:date="2017-07-15T09:34:00Z"/>
      <w:moveFrom w:id="634" w:author="mario" w:date="2017-07-15T09:34:00Z">
        <w:r w:rsidDel="009F4FA6">
          <w:fldChar w:fldCharType="separate"/>
        </w:r>
        <w:r w:rsidR="00D24458" w:rsidDel="009F4FA6">
          <w:t xml:space="preserve">Figura </w:t>
        </w:r>
        <w:r w:rsidR="00D24458" w:rsidDel="009F4FA6">
          <w:rPr>
            <w:noProof/>
          </w:rPr>
          <w:t>37</w:t>
        </w:r>
        <w:r w:rsidDel="009F4FA6">
          <w:fldChar w:fldCharType="end"/>
        </w:r>
        <w:r w:rsidDel="009F4FA6">
          <w:t xml:space="preserve"> é mostrado o código de como extrair esses dados utilizando partes do código deste trabalho para facilitar essa extração, e depois mostrando na tela os resultados obtidos. </w:t>
        </w:r>
      </w:moveFrom>
    </w:p>
    <w:p w14:paraId="3F6D2403" w14:textId="77777777" w:rsidR="009F4FA6" w:rsidRDefault="009F4FA6" w:rsidP="009F4FA6">
      <w:pPr>
        <w:rPr>
          <w:ins w:id="635" w:author="mario" w:date="2017-07-15T09:35:00Z"/>
        </w:rPr>
      </w:pPr>
      <w:ins w:id="636" w:author="mario" w:date="2017-07-15T09:35:00Z">
        <w:r>
          <w:t>Para que a última linha da figura anterior funcione, é necessário fazer uma sobrescrita do método “</w:t>
        </w:r>
        <w:proofErr w:type="spellStart"/>
        <w:proofErr w:type="gramStart"/>
        <w:r w:rsidRPr="00A062B2">
          <w:rPr>
            <w:i/>
          </w:rPr>
          <w:t>toString</w:t>
        </w:r>
        <w:proofErr w:type="spellEnd"/>
        <w:proofErr w:type="gramEnd"/>
        <w:r>
          <w:t xml:space="preserve">”, que é mostrado na </w:t>
        </w:r>
        <w:r>
          <w:fldChar w:fldCharType="begin"/>
        </w:r>
        <w:r>
          <w:instrText xml:space="preserve"> REF _Ref479712759 \h </w:instrText>
        </w:r>
      </w:ins>
      <w:ins w:id="637" w:author="mario" w:date="2017-07-15T09:35:00Z">
        <w:r>
          <w:fldChar w:fldCharType="separate"/>
        </w:r>
        <w:r>
          <w:t xml:space="preserve">Figura </w:t>
        </w:r>
        <w:r>
          <w:rPr>
            <w:noProof/>
          </w:rPr>
          <w:t>38</w:t>
        </w:r>
        <w:r>
          <w:fldChar w:fldCharType="end"/>
        </w:r>
        <w:r>
          <w:t>. A ideia é bem simples, mostrar todos os valores, sem se preocupar se existe ou não.</w:t>
        </w:r>
      </w:ins>
    </w:p>
    <w:p w14:paraId="67B8E771" w14:textId="77777777" w:rsidR="009F4FA6" w:rsidDel="009F4FA6" w:rsidRDefault="009F4FA6" w:rsidP="00D709F2"/>
    <w:moveFromRangeEnd w:id="631"/>
    <w:p w14:paraId="31171C5D" w14:textId="77777777" w:rsidR="00D709F2" w:rsidRDefault="00D709F2" w:rsidP="00D709F2"/>
    <w:p w14:paraId="5EA7DDB8" w14:textId="4DD7D939" w:rsidR="00D709F2" w:rsidRDefault="00D709F2" w:rsidP="00D709F2">
      <w:pPr>
        <w:pStyle w:val="Legenda"/>
      </w:pPr>
      <w:bookmarkStart w:id="638" w:name="_Ref479712759"/>
      <w:bookmarkStart w:id="639" w:name="_Toc486423039"/>
      <w:r>
        <w:t xml:space="preserve">Figura </w:t>
      </w:r>
      <w:r w:rsidR="00EA6CFC">
        <w:fldChar w:fldCharType="begin"/>
      </w:r>
      <w:r w:rsidR="00EA6CFC">
        <w:instrText xml:space="preserve"> SEQ Figura \* ARABIC </w:instrText>
      </w:r>
      <w:r w:rsidR="00EA6CFC">
        <w:fldChar w:fldCharType="separate"/>
      </w:r>
      <w:r w:rsidR="00D24458">
        <w:rPr>
          <w:noProof/>
        </w:rPr>
        <w:t>38</w:t>
      </w:r>
      <w:r w:rsidR="00EA6CFC">
        <w:rPr>
          <w:noProof/>
        </w:rPr>
        <w:fldChar w:fldCharType="end"/>
      </w:r>
      <w:bookmarkEnd w:id="638"/>
      <w:r>
        <w:t xml:space="preserve">. Exemplo código </w:t>
      </w:r>
      <w:proofErr w:type="spellStart"/>
      <w:r w:rsidRPr="00A062B2">
        <w:rPr>
          <w:i/>
        </w:rPr>
        <w:t>stream</w:t>
      </w:r>
      <w:proofErr w:type="spellEnd"/>
      <w:r>
        <w:t xml:space="preserve"> - sobrescrita </w:t>
      </w:r>
      <w:proofErr w:type="spellStart"/>
      <w:r w:rsidRPr="00A062B2">
        <w:rPr>
          <w:i/>
        </w:rPr>
        <w:t>toString</w:t>
      </w:r>
      <w:bookmarkEnd w:id="639"/>
      <w:proofErr w:type="spellEnd"/>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77DE13CB" w14:textId="3F3C5199" w:rsidR="00D709F2" w:rsidDel="009F4FA6" w:rsidRDefault="00D709F2" w:rsidP="00D709F2">
      <w:pPr>
        <w:rPr>
          <w:del w:id="640" w:author="mario" w:date="2017-07-15T09:35:00Z"/>
        </w:rPr>
      </w:pPr>
      <w:del w:id="641" w:author="mario" w:date="2017-07-15T09:35:00Z">
        <w:r w:rsidDel="009F4FA6">
          <w:delText>Para que a última linha da figura anterior funcione, é necessário fazer uma sobrescrita do método “</w:delText>
        </w:r>
        <w:r w:rsidRPr="00A062B2" w:rsidDel="009F4FA6">
          <w:rPr>
            <w:i/>
          </w:rPr>
          <w:delText>toString</w:delText>
        </w:r>
        <w:r w:rsidDel="009F4FA6">
          <w:delText xml:space="preserve">”, que é mostrado na </w:delText>
        </w:r>
        <w:r w:rsidDel="009F4FA6">
          <w:fldChar w:fldCharType="begin"/>
        </w:r>
        <w:r w:rsidDel="009F4FA6">
          <w:delInstrText xml:space="preserve"> REF _Ref479712759 \h </w:delInstrText>
        </w:r>
        <w:r w:rsidDel="009F4FA6">
          <w:fldChar w:fldCharType="separate"/>
        </w:r>
        <w:r w:rsidR="00D24458" w:rsidDel="009F4FA6">
          <w:delText xml:space="preserve">Figura </w:delText>
        </w:r>
        <w:r w:rsidR="00D24458" w:rsidDel="009F4FA6">
          <w:rPr>
            <w:noProof/>
          </w:rPr>
          <w:delText>38</w:delText>
        </w:r>
        <w:r w:rsidDel="009F4FA6">
          <w:fldChar w:fldCharType="end"/>
        </w:r>
        <w:r w:rsidDel="009F4FA6">
          <w:delText>. A ideia é bem simples, mostrar todos os valores, sem se preocupar se existe ou não.</w:delText>
        </w:r>
      </w:del>
    </w:p>
    <w:p w14:paraId="20010379" w14:textId="7D80388F" w:rsidR="009F4FA6" w:rsidRDefault="009F4FA6" w:rsidP="009F4FA6">
      <w:moveToRangeStart w:id="642" w:author="mario" w:date="2017-07-15T09:35:00Z" w:name="move487874637"/>
      <w:moveTo w:id="643" w:author="mario" w:date="2017-07-15T09:35:00Z">
        <w:del w:id="644" w:author="Mario" w:date="2017-07-16T21:04:00Z">
          <w:r w:rsidDel="002572B9">
            <w:delText>A</w:delText>
          </w:r>
        </w:del>
      </w:moveTo>
      <w:ins w:id="645" w:author="Mario" w:date="2017-07-16T21:04:00Z">
        <w:r w:rsidR="002572B9">
          <w:t>Na</w:t>
        </w:r>
      </w:ins>
      <w:moveTo w:id="646" w:author="mario" w:date="2017-07-15T09:35:00Z">
        <w:r>
          <w:t xml:space="preserve"> </w:t>
        </w:r>
        <w:r>
          <w:fldChar w:fldCharType="begin"/>
        </w:r>
        <w:r>
          <w:instrText xml:space="preserve"> REF _Ref479712890 \h </w:instrText>
        </w:r>
      </w:moveTo>
      <w:moveTo w:id="647" w:author="mario" w:date="2017-07-15T09:35:00Z">
        <w:r>
          <w:fldChar w:fldCharType="separate"/>
        </w:r>
        <w:r>
          <w:t xml:space="preserve">Figura </w:t>
        </w:r>
        <w:r>
          <w:rPr>
            <w:noProof/>
          </w:rPr>
          <w:t>39</w:t>
        </w:r>
        <w:r>
          <w:fldChar w:fldCharType="end"/>
        </w:r>
      </w:moveTo>
      <w:ins w:id="648" w:author="Mario" w:date="2017-07-16T21:04:00Z">
        <w:r w:rsidR="002572B9">
          <w:t xml:space="preserve"> é</w:t>
        </w:r>
      </w:ins>
      <w:moveTo w:id="649" w:author="mario" w:date="2017-07-15T09:35:00Z">
        <w:r>
          <w:t xml:space="preserve"> apresenta</w:t>
        </w:r>
      </w:moveTo>
      <w:ins w:id="650" w:author="Mario" w:date="2017-07-16T21:04:00Z">
        <w:r w:rsidR="002572B9">
          <w:t>do</w:t>
        </w:r>
      </w:ins>
      <w:moveTo w:id="651" w:author="mario" w:date="2017-07-15T09:35:00Z">
        <w:r>
          <w:t xml:space="preserve"> o resultado do código mostrado na </w:t>
        </w:r>
        <w:r>
          <w:fldChar w:fldCharType="begin"/>
        </w:r>
        <w:r>
          <w:instrText xml:space="preserve"> REF _Ref479712557 \h </w:instrText>
        </w:r>
      </w:moveTo>
      <w:moveTo w:id="652" w:author="mario" w:date="2017-07-15T09:35:00Z">
        <w:r>
          <w:fldChar w:fldCharType="separate"/>
        </w:r>
        <w:r>
          <w:t xml:space="preserve">Figura </w:t>
        </w:r>
        <w:r>
          <w:rPr>
            <w:noProof/>
          </w:rPr>
          <w:t>37</w:t>
        </w:r>
        <w:r>
          <w:fldChar w:fldCharType="end"/>
        </w:r>
        <w:r>
          <w:t xml:space="preserve">. É possível notar que somente os atributos </w:t>
        </w:r>
      </w:moveTo>
      <w:ins w:id="653" w:author="Mario" w:date="2017-07-16T20:26:00Z">
        <w:r w:rsidR="00232D18">
          <w:t xml:space="preserve">declarados </w:t>
        </w:r>
      </w:ins>
      <w:moveTo w:id="654" w:author="mario" w:date="2017-07-15T09:35:00Z">
        <w:del w:id="655" w:author="Mario" w:date="2017-07-16T20:26:00Z">
          <w:r w:rsidDel="00232D18">
            <w:delText xml:space="preserve">que eu declarei </w:delText>
          </w:r>
        </w:del>
        <w:r>
          <w:t xml:space="preserve">anteriormente estão sendo extraídos: </w:t>
        </w:r>
        <w:proofErr w:type="spellStart"/>
        <w:proofErr w:type="gramStart"/>
        <w:r>
          <w:rPr>
            <w:i/>
          </w:rPr>
          <w:t>HighPrice</w:t>
        </w:r>
        <w:proofErr w:type="spellEnd"/>
        <w:proofErr w:type="gramEnd"/>
        <w:r>
          <w:rPr>
            <w:i/>
          </w:rPr>
          <w:t xml:space="preserve">, </w:t>
        </w:r>
        <w:proofErr w:type="spellStart"/>
        <w:r>
          <w:rPr>
            <w:i/>
          </w:rPr>
          <w:t>ClosePrice</w:t>
        </w:r>
        <w:proofErr w:type="spellEnd"/>
        <w:r>
          <w:rPr>
            <w:i/>
          </w:rPr>
          <w:t xml:space="preserve"> </w:t>
        </w:r>
        <w:r>
          <w:t xml:space="preserve">e Volume. Apesar de no exemplo não precisar do preço máximo, foi atribuído a este </w:t>
        </w:r>
        <w:proofErr w:type="spellStart"/>
        <w:r>
          <w:rPr>
            <w:i/>
          </w:rPr>
          <w:t>HistoricalData</w:t>
        </w:r>
        <w:proofErr w:type="spellEnd"/>
        <w:r>
          <w:t xml:space="preserve"> esse atributo também, para futuramente mostrar uma outra funcionalidade do </w:t>
        </w:r>
        <w:proofErr w:type="spellStart"/>
        <w:r w:rsidRPr="00A062B2">
          <w:rPr>
            <w:i/>
          </w:rPr>
          <w:t>Stream</w:t>
        </w:r>
        <w:proofErr w:type="spellEnd"/>
        <w:r>
          <w:t xml:space="preserve">. </w:t>
        </w:r>
      </w:moveTo>
    </w:p>
    <w:moveToRangeEnd w:id="642"/>
    <w:p w14:paraId="5E4BE0EE" w14:textId="77777777" w:rsidR="009F4FA6" w:rsidRDefault="009F4FA6" w:rsidP="00D709F2">
      <w:pPr>
        <w:rPr>
          <w:ins w:id="656" w:author="mario" w:date="2017-07-15T09:35:00Z"/>
        </w:rPr>
      </w:pPr>
    </w:p>
    <w:p w14:paraId="004D2DF2" w14:textId="77777777" w:rsidR="00CC4264" w:rsidRDefault="00CC4264" w:rsidP="00D709F2"/>
    <w:p w14:paraId="41B638D4" w14:textId="6C5834C6" w:rsidR="00D709F2" w:rsidRDefault="00D709F2" w:rsidP="00D709F2">
      <w:pPr>
        <w:pStyle w:val="Legenda"/>
      </w:pPr>
      <w:bookmarkStart w:id="657" w:name="_Ref479712890"/>
      <w:bookmarkStart w:id="658" w:name="_Toc486423040"/>
      <w:r>
        <w:t xml:space="preserve">Figura </w:t>
      </w:r>
      <w:r w:rsidR="00EA6CFC">
        <w:fldChar w:fldCharType="begin"/>
      </w:r>
      <w:r w:rsidR="00EA6CFC">
        <w:instrText xml:space="preserve"> SEQ Figura \* ARABIC </w:instrText>
      </w:r>
      <w:r w:rsidR="00EA6CFC">
        <w:fldChar w:fldCharType="separate"/>
      </w:r>
      <w:r w:rsidR="00D24458">
        <w:rPr>
          <w:noProof/>
        </w:rPr>
        <w:t>39</w:t>
      </w:r>
      <w:r w:rsidR="00EA6CFC">
        <w:rPr>
          <w:noProof/>
        </w:rPr>
        <w:fldChar w:fldCharType="end"/>
      </w:r>
      <w:bookmarkEnd w:id="657"/>
      <w:r>
        <w:t xml:space="preserve">. Saída do código de exemplo da </w:t>
      </w:r>
      <w:proofErr w:type="spellStart"/>
      <w:r w:rsidRPr="00A062B2">
        <w:rPr>
          <w:i/>
        </w:rPr>
        <w:t>stream</w:t>
      </w:r>
      <w:bookmarkEnd w:id="658"/>
      <w:proofErr w:type="spellEnd"/>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2DCA69C9" w14:textId="2C40C28B" w:rsidR="00C04152" w:rsidDel="009F4FA6" w:rsidRDefault="00D709F2" w:rsidP="00D709F2">
      <w:moveFromRangeStart w:id="659" w:author="mario" w:date="2017-07-15T09:35:00Z" w:name="move487874637"/>
      <w:moveFrom w:id="660" w:author="mario" w:date="2017-07-15T09:35:00Z">
        <w:r w:rsidDel="009F4FA6">
          <w:t xml:space="preserve">A </w:t>
        </w:r>
        <w:r w:rsidDel="009F4FA6">
          <w:fldChar w:fldCharType="begin"/>
        </w:r>
        <w:r w:rsidDel="009F4FA6">
          <w:instrText xml:space="preserve"> REF _Ref479712890 \h </w:instrText>
        </w:r>
      </w:moveFrom>
      <w:del w:id="661" w:author="mario" w:date="2017-07-15T09:35:00Z"/>
      <w:moveFrom w:id="662" w:author="mario" w:date="2017-07-15T09:35:00Z">
        <w:r w:rsidDel="009F4FA6">
          <w:fldChar w:fldCharType="separate"/>
        </w:r>
        <w:r w:rsidR="00D24458" w:rsidDel="009F4FA6">
          <w:t xml:space="preserve">Figura </w:t>
        </w:r>
        <w:r w:rsidR="00D24458" w:rsidDel="009F4FA6">
          <w:rPr>
            <w:noProof/>
          </w:rPr>
          <w:t>39</w:t>
        </w:r>
        <w:r w:rsidDel="009F4FA6">
          <w:fldChar w:fldCharType="end"/>
        </w:r>
        <w:r w:rsidDel="009F4FA6">
          <w:t xml:space="preserve"> apresenta o resultado do código mostrado na </w:t>
        </w:r>
        <w:r w:rsidDel="009F4FA6">
          <w:fldChar w:fldCharType="begin"/>
        </w:r>
        <w:r w:rsidDel="009F4FA6">
          <w:instrText xml:space="preserve"> REF _Ref479712557 \h </w:instrText>
        </w:r>
      </w:moveFrom>
      <w:del w:id="663" w:author="mario" w:date="2017-07-15T09:35:00Z"/>
      <w:moveFrom w:id="664" w:author="mario" w:date="2017-07-15T09:35:00Z">
        <w:r w:rsidDel="009F4FA6">
          <w:fldChar w:fldCharType="separate"/>
        </w:r>
        <w:r w:rsidR="00D24458" w:rsidDel="009F4FA6">
          <w:t xml:space="preserve">Figura </w:t>
        </w:r>
        <w:r w:rsidR="00D24458" w:rsidDel="009F4FA6">
          <w:rPr>
            <w:noProof/>
          </w:rPr>
          <w:t>37</w:t>
        </w:r>
        <w:r w:rsidDel="009F4FA6">
          <w:fldChar w:fldCharType="end"/>
        </w:r>
        <w:r w:rsidDel="009F4FA6">
          <w:t xml:space="preserve">. É possível notar que somente os atributos que eu declarei anteriormente estão sendo extraídos: </w:t>
        </w:r>
        <w:r w:rsidDel="009F4FA6">
          <w:rPr>
            <w:i/>
          </w:rPr>
          <w:t xml:space="preserve">HighPrice, ClosePrice </w:t>
        </w:r>
        <w:r w:rsidDel="009F4FA6">
          <w:t xml:space="preserve">e Volume. Apesar de no exemplo não precisar do preço máximo, foi atribuído a este </w:t>
        </w:r>
        <w:r w:rsidDel="009F4FA6">
          <w:rPr>
            <w:i/>
          </w:rPr>
          <w:t>HistoricalData</w:t>
        </w:r>
        <w:r w:rsidDel="009F4FA6">
          <w:t xml:space="preserve"> esse atributo também, para futuramente mostrar uma outra funcionalidade do </w:t>
        </w:r>
        <w:r w:rsidRPr="00A062B2" w:rsidDel="009F4FA6">
          <w:rPr>
            <w:i/>
          </w:rPr>
          <w:t>Stream</w:t>
        </w:r>
        <w:r w:rsidDel="009F4FA6">
          <w:t>.</w:t>
        </w:r>
        <w:r w:rsidR="00C04152" w:rsidDel="009F4FA6">
          <w:t xml:space="preserve"> </w:t>
        </w:r>
      </w:moveFrom>
    </w:p>
    <w:moveFromRangeEnd w:id="659"/>
    <w:p w14:paraId="12FF8B14" w14:textId="11139B7A" w:rsidR="00D709F2" w:rsidRDefault="00C04152" w:rsidP="00D709F2">
      <w:r>
        <w:lastRenderedPageBreak/>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pPr>
        <w:rPr>
          <w:ins w:id="665" w:author="mario" w:date="2017-07-15T09:35:00Z"/>
        </w:rPr>
      </w:pPr>
      <w:r>
        <w:t>Agora que os dados foram apresentados, é necessário fazer o filtro pelo volume, pegar somente os preços de fechamento e ainda fazer uma média sobre isso.</w:t>
      </w:r>
    </w:p>
    <w:p w14:paraId="48BDD10F" w14:textId="350A1A4C" w:rsidR="009F4FA6" w:rsidRDefault="009F4FA6" w:rsidP="009F4FA6">
      <w:moveToRangeStart w:id="666" w:author="mario" w:date="2017-07-15T09:35:00Z" w:name="move487874645"/>
      <w:moveTo w:id="667" w:author="mario" w:date="2017-07-15T09:35:00Z">
        <w:r>
          <w:t xml:space="preserve">Com a </w:t>
        </w:r>
        <w:r>
          <w:fldChar w:fldCharType="begin"/>
        </w:r>
        <w:r>
          <w:instrText xml:space="preserve"> REF _Ref479714282 \h </w:instrText>
        </w:r>
      </w:moveTo>
      <w:moveTo w:id="668" w:author="mario" w:date="2017-07-15T09:35:00Z">
        <w:r>
          <w:fldChar w:fldCharType="separate"/>
        </w:r>
        <w:r>
          <w:t xml:space="preserve">Figura </w:t>
        </w:r>
        <w:r>
          <w:rPr>
            <w:noProof/>
          </w:rPr>
          <w:t>40</w:t>
        </w:r>
        <w:r>
          <w:fldChar w:fldCharType="end"/>
        </w:r>
        <w:r>
          <w:t xml:space="preserve"> percebe</w:t>
        </w:r>
      </w:moveTo>
      <w:ins w:id="669" w:author="mario" w:date="2017-07-15T09:35:00Z">
        <w:r>
          <w:t>-se</w:t>
        </w:r>
      </w:ins>
      <w:moveTo w:id="670" w:author="mario" w:date="2017-07-15T09:35:00Z">
        <w:del w:id="671" w:author="mario" w:date="2017-07-15T09:35:00Z">
          <w:r w:rsidDel="009F4FA6">
            <w:delText>mos</w:delText>
          </w:r>
        </w:del>
        <w:r>
          <w:t xml:space="preserve"> a facilidade lógica e semântica que se ganha com o uso do </w:t>
        </w:r>
        <w:proofErr w:type="spellStart"/>
        <w:r w:rsidRPr="00A062B2">
          <w:rPr>
            <w:i/>
          </w:rPr>
          <w:t>Stream</w:t>
        </w:r>
        <w:proofErr w:type="spellEnd"/>
        <w:r>
          <w:t xml:space="preserve">. É possível notar o padrão de projeto </w:t>
        </w:r>
        <w:proofErr w:type="spellStart"/>
        <w:r w:rsidRPr="00A062B2">
          <w:rPr>
            <w:i/>
          </w:rPr>
          <w:t>Builder</w:t>
        </w:r>
        <w:proofErr w:type="spellEnd"/>
        <w:r>
          <w:t xml:space="preserve"> e o </w:t>
        </w:r>
        <w:proofErr w:type="spellStart"/>
        <w:r w:rsidRPr="00A062B2">
          <w:rPr>
            <w:i/>
          </w:rPr>
          <w:t>Fluent</w:t>
        </w:r>
        <w:proofErr w:type="spellEnd"/>
        <w:r w:rsidRPr="00A062B2">
          <w:rPr>
            <w:i/>
          </w:rPr>
          <w:t xml:space="preserve"> Interface</w:t>
        </w:r>
        <w:r>
          <w:t>, responsáveis por essa leitura mais “fluente” e um código muito menos verboso.</w:t>
        </w:r>
      </w:moveTo>
    </w:p>
    <w:moveToRangeEnd w:id="666"/>
    <w:p w14:paraId="1599CF99" w14:textId="77777777" w:rsidR="009F4FA6" w:rsidRDefault="009F4FA6" w:rsidP="00D709F2"/>
    <w:p w14:paraId="38405057" w14:textId="26893994" w:rsidR="00C04152" w:rsidRDefault="00C04152" w:rsidP="00C04152">
      <w:pPr>
        <w:pStyle w:val="Legenda"/>
      </w:pPr>
      <w:bookmarkStart w:id="672" w:name="_Ref479714282"/>
      <w:bookmarkStart w:id="673" w:name="_Toc486423041"/>
      <w:r>
        <w:t xml:space="preserve">Figura </w:t>
      </w:r>
      <w:r w:rsidR="00EA6CFC">
        <w:fldChar w:fldCharType="begin"/>
      </w:r>
      <w:r w:rsidR="00EA6CFC">
        <w:instrText xml:space="preserve"> SEQ Figura \* ARABIC </w:instrText>
      </w:r>
      <w:r w:rsidR="00EA6CFC">
        <w:fldChar w:fldCharType="separate"/>
      </w:r>
      <w:r w:rsidR="00D24458">
        <w:rPr>
          <w:noProof/>
        </w:rPr>
        <w:t>40</w:t>
      </w:r>
      <w:r w:rsidR="00EA6CFC">
        <w:rPr>
          <w:noProof/>
        </w:rPr>
        <w:fldChar w:fldCharType="end"/>
      </w:r>
      <w:bookmarkEnd w:id="672"/>
      <w:r>
        <w:t xml:space="preserve">. Código exemplo </w:t>
      </w:r>
      <w:proofErr w:type="spellStart"/>
      <w:r w:rsidRPr="00A062B2">
        <w:rPr>
          <w:i/>
        </w:rPr>
        <w:t>stream</w:t>
      </w:r>
      <w:bookmarkEnd w:id="673"/>
      <w:proofErr w:type="spellEnd"/>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593728F4" w:rsidR="00C04152" w:rsidDel="009F4FA6" w:rsidRDefault="00C04152" w:rsidP="00C04152">
      <w:moveFromRangeStart w:id="674" w:author="mario" w:date="2017-07-15T09:35:00Z" w:name="move487874645"/>
      <w:moveFrom w:id="675" w:author="mario" w:date="2017-07-15T09:35:00Z">
        <w:r w:rsidDel="009F4FA6">
          <w:t xml:space="preserve">Com a </w:t>
        </w:r>
        <w:r w:rsidDel="009F4FA6">
          <w:fldChar w:fldCharType="begin"/>
        </w:r>
        <w:r w:rsidDel="009F4FA6">
          <w:instrText xml:space="preserve"> REF _Ref479714282 \h </w:instrText>
        </w:r>
      </w:moveFrom>
      <w:del w:id="676" w:author="mario" w:date="2017-07-15T09:35:00Z"/>
      <w:moveFrom w:id="677" w:author="mario" w:date="2017-07-15T09:35:00Z">
        <w:r w:rsidDel="009F4FA6">
          <w:fldChar w:fldCharType="separate"/>
        </w:r>
        <w:r w:rsidR="00D24458" w:rsidDel="009F4FA6">
          <w:t xml:space="preserve">Figura </w:t>
        </w:r>
        <w:r w:rsidR="00D24458" w:rsidDel="009F4FA6">
          <w:rPr>
            <w:noProof/>
          </w:rPr>
          <w:t>40</w:t>
        </w:r>
        <w:r w:rsidDel="009F4FA6">
          <w:fldChar w:fldCharType="end"/>
        </w:r>
        <w:r w:rsidDel="009F4FA6">
          <w:t xml:space="preserve"> percebemos a facilidade lógica e semântica que </w:t>
        </w:r>
        <w:r w:rsidR="00A062B2" w:rsidDel="009F4FA6">
          <w:t>se ganha</w:t>
        </w:r>
        <w:r w:rsidDel="009F4FA6">
          <w:t xml:space="preserve"> com o uso do </w:t>
        </w:r>
        <w:r w:rsidRPr="00A062B2" w:rsidDel="009F4FA6">
          <w:rPr>
            <w:i/>
          </w:rPr>
          <w:t>Stream</w:t>
        </w:r>
        <w:r w:rsidDel="009F4FA6">
          <w:t xml:space="preserve">. </w:t>
        </w:r>
        <w:r w:rsidR="00A062B2" w:rsidDel="009F4FA6">
          <w:t xml:space="preserve">É possível notar o padrão de projeto </w:t>
        </w:r>
        <w:r w:rsidR="00A062B2" w:rsidRPr="00A062B2" w:rsidDel="009F4FA6">
          <w:rPr>
            <w:i/>
          </w:rPr>
          <w:t>Builder</w:t>
        </w:r>
        <w:r w:rsidR="00A062B2" w:rsidDel="009F4FA6">
          <w:t xml:space="preserve"> e o </w:t>
        </w:r>
        <w:r w:rsidR="00A062B2" w:rsidRPr="00A062B2" w:rsidDel="009F4FA6">
          <w:rPr>
            <w:i/>
          </w:rPr>
          <w:t>Fluent Interface</w:t>
        </w:r>
        <w:r w:rsidR="00A062B2" w:rsidDel="009F4FA6">
          <w:t>, responsáveis por essa leitura mais “fluente” e um código muito menos verboso.</w:t>
        </w:r>
      </w:moveFrom>
    </w:p>
    <w:moveFromRangeEnd w:id="674"/>
    <w:p w14:paraId="7EECBF6A" w14:textId="77777777" w:rsidR="00A062B2" w:rsidRDefault="00A062B2" w:rsidP="00C04152">
      <w:r>
        <w:t xml:space="preserve">O primeiro método chamado é o </w:t>
      </w:r>
      <w:proofErr w:type="spellStart"/>
      <w:r>
        <w:rPr>
          <w:i/>
        </w:rPr>
        <w:t>stream</w:t>
      </w:r>
      <w:proofErr w:type="spellEnd"/>
      <w:r>
        <w:rPr>
          <w:i/>
        </w:rPr>
        <w:t>()</w:t>
      </w:r>
      <w:r>
        <w:t xml:space="preserve">, que retorna um </w:t>
      </w:r>
      <w:proofErr w:type="spellStart"/>
      <w:r>
        <w:rPr>
          <w:i/>
        </w:rPr>
        <w:t>stream</w:t>
      </w:r>
      <w:proofErr w:type="spellEnd"/>
      <w:r>
        <w:t xml:space="preserve"> contendo os elementos da coleção passada, no caso um </w:t>
      </w:r>
      <w:proofErr w:type="spellStart"/>
      <w:r>
        <w:rPr>
          <w:i/>
        </w:rPr>
        <w:t>ArrayList</w:t>
      </w:r>
      <w:proofErr w:type="spellEnd"/>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w:t>
      </w:r>
      <w:proofErr w:type="spellStart"/>
      <w:r w:rsidR="006C5CE2">
        <w:rPr>
          <w:i/>
        </w:rPr>
        <w:t>filter</w:t>
      </w:r>
      <w:proofErr w:type="spellEnd"/>
      <w:r w:rsidR="006C5CE2">
        <w:t xml:space="preserve">) </w:t>
      </w:r>
      <w:r>
        <w:t xml:space="preserve">, como o próprio nome sugere, faz um filtro, selecionando somente os valores que atendam a condição. Por baixo dos panos, é </w:t>
      </w:r>
      <w:r>
        <w:lastRenderedPageBreak/>
        <w:t xml:space="preserve">feito um </w:t>
      </w:r>
      <w:proofErr w:type="spellStart"/>
      <w:r>
        <w:rPr>
          <w:i/>
        </w:rPr>
        <w:t>forEach</w:t>
      </w:r>
      <w:proofErr w:type="spellEnd"/>
      <w:r>
        <w:t xml:space="preserve">, como foi explicado anteriormente, percorrendo linearmente toda a </w:t>
      </w:r>
      <w:proofErr w:type="spellStart"/>
      <w:r>
        <w:rPr>
          <w:i/>
        </w:rPr>
        <w:t>stream</w:t>
      </w:r>
      <w:proofErr w:type="spellEnd"/>
      <w:r>
        <w:t xml:space="preserve">, procurando a parte da direita da instrução que, necessariamente, deve retornar um </w:t>
      </w:r>
      <w:proofErr w:type="spellStart"/>
      <w:r>
        <w:rPr>
          <w:i/>
        </w:rPr>
        <w:t>boolean</w:t>
      </w:r>
      <w:proofErr w:type="spellEnd"/>
      <w:r>
        <w:t>, mas isso tudo foi abstraído.</w:t>
      </w:r>
    </w:p>
    <w:p w14:paraId="2DF50CD4" w14:textId="581196EA" w:rsidR="00A062B2" w:rsidRDefault="00A062B2" w:rsidP="00C04152">
      <w:r>
        <w:t>O terceiro método</w:t>
      </w:r>
      <w:r w:rsidR="006C5CE2">
        <w:t xml:space="preserve"> (</w:t>
      </w:r>
      <w:r w:rsidR="006C5CE2">
        <w:rPr>
          <w:i/>
        </w:rPr>
        <w:t>.</w:t>
      </w:r>
      <w:proofErr w:type="spellStart"/>
      <w:r w:rsidR="006C5CE2">
        <w:rPr>
          <w:i/>
        </w:rPr>
        <w:t>mapToDouble</w:t>
      </w:r>
      <w:proofErr w:type="spellEnd"/>
      <w:r w:rsidR="006C5CE2">
        <w:t>)</w:t>
      </w:r>
      <w:r>
        <w:t xml:space="preserve"> serve para </w:t>
      </w:r>
      <w:r w:rsidR="006C5CE2">
        <w:t xml:space="preserve">transformar esse conjunto de dados que foi filtrado em um </w:t>
      </w:r>
      <w:proofErr w:type="spellStart"/>
      <w:r w:rsidR="006C5CE2">
        <w:rPr>
          <w:i/>
        </w:rPr>
        <w:t>DoubleStream</w:t>
      </w:r>
      <w:proofErr w:type="spellEnd"/>
      <w:r w:rsidR="006C5CE2">
        <w:t xml:space="preserve">, que é uma sequencia do tipo primitivo </w:t>
      </w:r>
      <w:proofErr w:type="spellStart"/>
      <w:r w:rsidR="006C5CE2">
        <w:rPr>
          <w:i/>
        </w:rPr>
        <w:t>double</w:t>
      </w:r>
      <w:proofErr w:type="spellEnd"/>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spellStart"/>
      <w:r w:rsidRPr="006C5CE2">
        <w:rPr>
          <w:i/>
        </w:rPr>
        <w:t>OptionalDouble</w:t>
      </w:r>
      <w:proofErr w:type="spellEnd"/>
      <w:r>
        <w:t xml:space="preserve">, que é uma abstração que basicamente diz se foi encontrado um valor ou não, pois é possível não encontrar nenhum valor no </w:t>
      </w:r>
      <w:r>
        <w:rPr>
          <w:i/>
        </w:rPr>
        <w:t>.</w:t>
      </w:r>
      <w:proofErr w:type="spellStart"/>
      <w:r>
        <w:rPr>
          <w:i/>
        </w:rPr>
        <w:t>filter</w:t>
      </w:r>
      <w:proofErr w:type="spellEnd"/>
      <w:r>
        <w:t xml:space="preserve"> acima e, com isso, é impossível fazer uma média com a divisão por zero.</w:t>
      </w:r>
    </w:p>
    <w:p w14:paraId="250ECFC8" w14:textId="4ABE32AE" w:rsidR="006C5CE2" w:rsidRDefault="006C5CE2" w:rsidP="00C04152">
      <w:pPr>
        <w:rPr>
          <w:ins w:id="678" w:author="mario" w:date="2017-07-15T09:35:00Z"/>
        </w:rPr>
      </w:pPr>
      <w:r>
        <w:t xml:space="preserve">Por fim, é chamado o método </w:t>
      </w:r>
      <w:proofErr w:type="spellStart"/>
      <w:r>
        <w:rPr>
          <w:i/>
        </w:rPr>
        <w:t>getAsDouble</w:t>
      </w:r>
      <w:proofErr w:type="spellEnd"/>
      <w:r>
        <w:rPr>
          <w:i/>
        </w:rPr>
        <w:t xml:space="preserve">, </w:t>
      </w:r>
      <w:r w:rsidRPr="006C5CE2">
        <w:t>que tenta fazer a conversão</w:t>
      </w:r>
      <w:r>
        <w:t xml:space="preserve"> de um </w:t>
      </w:r>
      <w:proofErr w:type="spellStart"/>
      <w:r>
        <w:rPr>
          <w:i/>
        </w:rPr>
        <w:t>OptionalDouble</w:t>
      </w:r>
      <w:proofErr w:type="spellEnd"/>
      <w:r>
        <w:t xml:space="preserve"> para um Double, podendo lançar uma </w:t>
      </w:r>
      <w:proofErr w:type="spellStart"/>
      <w:r>
        <w:rPr>
          <w:i/>
        </w:rPr>
        <w:t>exception</w:t>
      </w:r>
      <w:proofErr w:type="spellEnd"/>
      <w:r>
        <w:t xml:space="preserve"> quando o resultado é vazio, mas é possível verificar se existe com o método </w:t>
      </w:r>
      <w:r>
        <w:rPr>
          <w:i/>
        </w:rPr>
        <w:t>.</w:t>
      </w:r>
      <w:proofErr w:type="spellStart"/>
      <w:r>
        <w:rPr>
          <w:i/>
        </w:rPr>
        <w:t>isPresent</w:t>
      </w:r>
      <w:proofErr w:type="spellEnd"/>
      <w:r>
        <w:t>.</w:t>
      </w:r>
    </w:p>
    <w:p w14:paraId="09790E58" w14:textId="4656AF99" w:rsidR="009F4FA6" w:rsidRPr="00E10491" w:rsidRDefault="002572B9" w:rsidP="009F4FA6">
      <w:ins w:id="679" w:author="Mario" w:date="2017-07-16T21:04:00Z">
        <w:r>
          <w:t>Na</w:t>
        </w:r>
      </w:ins>
      <w:moveToRangeStart w:id="680" w:author="mario" w:date="2017-07-15T09:35:00Z" w:name="move487874660"/>
      <w:moveTo w:id="681" w:author="mario" w:date="2017-07-15T09:35:00Z">
        <w:del w:id="682" w:author="Mario" w:date="2017-07-16T21:04:00Z">
          <w:r w:rsidR="009F4FA6" w:rsidDel="002572B9">
            <w:delText>A</w:delText>
          </w:r>
        </w:del>
        <w:r w:rsidR="009F4FA6">
          <w:t xml:space="preserve"> </w:t>
        </w:r>
        <w:r w:rsidR="009F4FA6">
          <w:fldChar w:fldCharType="begin"/>
        </w:r>
        <w:r w:rsidR="009F4FA6">
          <w:instrText xml:space="preserve"> REF _Ref479717654 \h </w:instrText>
        </w:r>
      </w:moveTo>
      <w:moveTo w:id="683" w:author="mario" w:date="2017-07-15T09:35:00Z">
        <w:r w:rsidR="009F4FA6">
          <w:fldChar w:fldCharType="separate"/>
        </w:r>
        <w:r w:rsidR="009F4FA6">
          <w:t xml:space="preserve">Figura </w:t>
        </w:r>
        <w:r w:rsidR="009F4FA6">
          <w:rPr>
            <w:noProof/>
          </w:rPr>
          <w:t>41</w:t>
        </w:r>
        <w:r w:rsidR="009F4FA6">
          <w:fldChar w:fldCharType="end"/>
        </w:r>
        <w:r w:rsidR="009F4FA6">
          <w:t xml:space="preserve"> </w:t>
        </w:r>
      </w:moveTo>
      <w:ins w:id="684" w:author="Mario" w:date="2017-07-16T21:04:00Z">
        <w:r>
          <w:t xml:space="preserve">é </w:t>
        </w:r>
      </w:ins>
      <w:moveTo w:id="685" w:author="mario" w:date="2017-07-15T09:35:00Z">
        <w:r w:rsidR="009F4FA6">
          <w:t>ilustra</w:t>
        </w:r>
      </w:moveTo>
      <w:ins w:id="686" w:author="Mario" w:date="2017-07-16T21:04:00Z">
        <w:r>
          <w:t>do</w:t>
        </w:r>
      </w:ins>
      <w:moveTo w:id="687" w:author="mario" w:date="2017-07-15T09:35:00Z">
        <w:r w:rsidR="009F4FA6">
          <w:t xml:space="preserve"> a sequ</w:t>
        </w:r>
      </w:moveTo>
      <w:ins w:id="688" w:author="Mario" w:date="2017-07-16T20:43:00Z">
        <w:r w:rsidR="006C1259">
          <w:t>ê</w:t>
        </w:r>
      </w:ins>
      <w:moveTo w:id="689" w:author="mario" w:date="2017-07-15T09:35:00Z">
        <w:del w:id="690" w:author="Mario" w:date="2017-07-16T20:43:00Z">
          <w:r w:rsidR="009F4FA6" w:rsidDel="006C1259">
            <w:delText>e</w:delText>
          </w:r>
        </w:del>
        <w:r w:rsidR="009F4FA6">
          <w:t>ncia dos passos realizados, explicada nos parágrafos anteriores de uma forma mais simples de entender.</w:t>
        </w:r>
      </w:moveTo>
    </w:p>
    <w:moveToRangeEnd w:id="680"/>
    <w:p w14:paraId="7ECFEB0B" w14:textId="77777777" w:rsidR="009F4FA6" w:rsidRDefault="009F4FA6" w:rsidP="00C04152"/>
    <w:p w14:paraId="5851B01C" w14:textId="77777777" w:rsidR="00E10491" w:rsidRDefault="00E10491" w:rsidP="00C04152"/>
    <w:p w14:paraId="2BE8496C" w14:textId="77777777" w:rsidR="00CC4264" w:rsidRDefault="00CC4264" w:rsidP="00C04152"/>
    <w:p w14:paraId="09558A08" w14:textId="77777777" w:rsidR="00CC4264" w:rsidRDefault="00CC4264" w:rsidP="00C04152"/>
    <w:p w14:paraId="319D15F2" w14:textId="77777777" w:rsidR="00CC4264" w:rsidRDefault="00CC4264" w:rsidP="00C04152"/>
    <w:p w14:paraId="725FB1DD" w14:textId="77777777" w:rsidR="00CC4264" w:rsidRDefault="00CC4264" w:rsidP="00C04152"/>
    <w:p w14:paraId="5C375A07" w14:textId="77777777" w:rsidR="00CC4264" w:rsidRDefault="00CC4264" w:rsidP="00C04152"/>
    <w:p w14:paraId="5285AA37" w14:textId="77777777" w:rsidR="00CC4264" w:rsidRDefault="00CC4264" w:rsidP="00C04152"/>
    <w:p w14:paraId="6CDFDA7E" w14:textId="77777777" w:rsidR="00CC4264" w:rsidRDefault="00CC4264" w:rsidP="00C04152"/>
    <w:p w14:paraId="62CDFDCC" w14:textId="77777777" w:rsidR="00CC4264" w:rsidRDefault="00CC4264" w:rsidP="00C04152"/>
    <w:p w14:paraId="138E55DA" w14:textId="77777777" w:rsidR="00CC4264" w:rsidRDefault="00CC4264" w:rsidP="00C04152"/>
    <w:p w14:paraId="44F9A5B3" w14:textId="77777777" w:rsidR="00CC4264" w:rsidRDefault="00CC4264" w:rsidP="00D24458">
      <w:pPr>
        <w:ind w:firstLine="0"/>
      </w:pPr>
    </w:p>
    <w:p w14:paraId="0744CBDC" w14:textId="77777777" w:rsidR="00D24458" w:rsidRDefault="00D24458" w:rsidP="00D24458">
      <w:pPr>
        <w:ind w:firstLine="0"/>
      </w:pPr>
    </w:p>
    <w:p w14:paraId="482362AB" w14:textId="0DE5DFDE" w:rsidR="00E10491" w:rsidRDefault="00E10491" w:rsidP="00E10491">
      <w:pPr>
        <w:pStyle w:val="Legenda"/>
      </w:pPr>
      <w:bookmarkStart w:id="691" w:name="_Ref479717654"/>
      <w:bookmarkStart w:id="692" w:name="_Toc486423042"/>
      <w:r>
        <w:t xml:space="preserve">Figura </w:t>
      </w:r>
      <w:r w:rsidR="00EA6CFC">
        <w:fldChar w:fldCharType="begin"/>
      </w:r>
      <w:r w:rsidR="00EA6CFC">
        <w:instrText xml:space="preserve"> SEQ Figura \* ARABIC </w:instrText>
      </w:r>
      <w:r w:rsidR="00EA6CFC">
        <w:fldChar w:fldCharType="separate"/>
      </w:r>
      <w:r w:rsidR="00D24458">
        <w:rPr>
          <w:noProof/>
        </w:rPr>
        <w:t>41</w:t>
      </w:r>
      <w:r w:rsidR="00EA6CFC">
        <w:rPr>
          <w:noProof/>
        </w:rPr>
        <w:fldChar w:fldCharType="end"/>
      </w:r>
      <w:bookmarkEnd w:id="691"/>
      <w:r>
        <w:t xml:space="preserve">. Ilustração código </w:t>
      </w:r>
      <w:proofErr w:type="spellStart"/>
      <w:r>
        <w:t>stream</w:t>
      </w:r>
      <w:bookmarkEnd w:id="692"/>
      <w:proofErr w:type="spellEnd"/>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Legenda"/>
      </w:pPr>
      <w:r>
        <w:t xml:space="preserve">Fonte: </w:t>
      </w:r>
      <w:r w:rsidR="00D24458">
        <w:t>Autor (</w:t>
      </w:r>
      <w:r>
        <w:t>2017)</w:t>
      </w:r>
    </w:p>
    <w:p w14:paraId="6C3589C6" w14:textId="77777777" w:rsidR="00E10491" w:rsidRDefault="00E10491" w:rsidP="00E10491"/>
    <w:p w14:paraId="5CF35BB3" w14:textId="3BCDC5DA" w:rsidR="00E10491" w:rsidRPr="00E10491" w:rsidDel="009F4FA6" w:rsidRDefault="00E10491" w:rsidP="00E10491">
      <w:moveFromRangeStart w:id="693" w:author="mario" w:date="2017-07-15T09:35:00Z" w:name="move487874660"/>
      <w:moveFrom w:id="694" w:author="mario" w:date="2017-07-15T09:35:00Z">
        <w:r w:rsidDel="009F4FA6">
          <w:t xml:space="preserve">A </w:t>
        </w:r>
        <w:r w:rsidDel="009F4FA6">
          <w:fldChar w:fldCharType="begin"/>
        </w:r>
        <w:r w:rsidDel="009F4FA6">
          <w:instrText xml:space="preserve"> REF _Ref479717654 \h </w:instrText>
        </w:r>
      </w:moveFrom>
      <w:del w:id="695" w:author="mario" w:date="2017-07-15T09:35:00Z"/>
      <w:moveFrom w:id="696" w:author="mario" w:date="2017-07-15T09:35:00Z">
        <w:r w:rsidDel="009F4FA6">
          <w:fldChar w:fldCharType="separate"/>
        </w:r>
        <w:r w:rsidR="00D24458" w:rsidDel="009F4FA6">
          <w:t xml:space="preserve">Figura </w:t>
        </w:r>
        <w:r w:rsidR="00D24458" w:rsidDel="009F4FA6">
          <w:rPr>
            <w:noProof/>
          </w:rPr>
          <w:t>41</w:t>
        </w:r>
        <w:r w:rsidDel="009F4FA6">
          <w:fldChar w:fldCharType="end"/>
        </w:r>
        <w:r w:rsidDel="009F4FA6">
          <w:t xml:space="preserve"> ilustra a sequencia dos passos realizados, explicada nos parágrafos anteriores de uma forma mais simples de entender.</w:t>
        </w:r>
      </w:moveFrom>
    </w:p>
    <w:moveFromRangeEnd w:id="693"/>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lastRenderedPageBreak/>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proofErr w:type="spellStart"/>
      <w:r w:rsidR="00E10491">
        <w:rPr>
          <w:i/>
        </w:rPr>
        <w:t>Stream</w:t>
      </w:r>
      <w:proofErr w:type="spellEnd"/>
      <w:r w:rsidR="00E10491">
        <w:t xml:space="preserve"> e implementar uma </w:t>
      </w:r>
      <w:proofErr w:type="spellStart"/>
      <w:r w:rsidR="00E10491">
        <w:rPr>
          <w:i/>
        </w:rPr>
        <w:t>Parallel</w:t>
      </w:r>
      <w:proofErr w:type="spellEnd"/>
      <w:r w:rsidR="00E10491">
        <w:rPr>
          <w:i/>
        </w:rPr>
        <w:t xml:space="preserve"> </w:t>
      </w:r>
      <w:proofErr w:type="spellStart"/>
      <w:r w:rsidR="00E10491">
        <w:rPr>
          <w:i/>
        </w:rPr>
        <w:t>Stream</w:t>
      </w:r>
      <w:proofErr w:type="spellEnd"/>
      <w:r w:rsidR="00E10491">
        <w:t xml:space="preserve">, que é uma diferenciação por implementar conceitos de paralelismo por baixo dos panos, como concorrência de </w:t>
      </w:r>
      <w:r w:rsidR="00E10491">
        <w:rPr>
          <w:i/>
        </w:rPr>
        <w:t>threads</w:t>
      </w:r>
      <w:r w:rsidR="00E10491">
        <w:t xml:space="preserve">, </w:t>
      </w:r>
      <w:proofErr w:type="spellStart"/>
      <w:r w:rsidR="00E10491">
        <w:rPr>
          <w:i/>
        </w:rPr>
        <w:t>threadPool</w:t>
      </w:r>
      <w:proofErr w:type="spellEnd"/>
      <w:r w:rsidR="00E10491">
        <w:t xml:space="preserve">, </w:t>
      </w:r>
      <w:proofErr w:type="spellStart"/>
      <w:r w:rsidR="00E10491">
        <w:rPr>
          <w:i/>
        </w:rPr>
        <w:t>executorService</w:t>
      </w:r>
      <w:proofErr w:type="spellEnd"/>
      <w:r w:rsidR="00E10491">
        <w:t xml:space="preserve">, sincronismo, entre outros. </w:t>
      </w:r>
    </w:p>
    <w:p w14:paraId="03409645" w14:textId="1627A0D2" w:rsidR="00BC475F" w:rsidRDefault="00E10491" w:rsidP="00C04152">
      <w:pPr>
        <w:rPr>
          <w:ins w:id="697" w:author="mario" w:date="2017-07-15T09:35:00Z"/>
        </w:rPr>
      </w:pPr>
      <w:r>
        <w:t xml:space="preserve">Desta forma, o paralelismo é implementado de forma implícita, isto é, quando o programador não explicita o paralelismo por meio de comandos. Dada a explicação, como ficaria a implementação de um </w:t>
      </w:r>
      <w:proofErr w:type="spellStart"/>
      <w:r>
        <w:t>Parallel</w:t>
      </w:r>
      <w:proofErr w:type="spellEnd"/>
      <w:r>
        <w:t xml:space="preserve"> </w:t>
      </w:r>
      <w:proofErr w:type="spellStart"/>
      <w:r>
        <w:t>Stream</w:t>
      </w:r>
      <w:proofErr w:type="spellEnd"/>
      <w:r>
        <w:t>, será que muita coisa muda? É muito mais complexo?</w:t>
      </w:r>
    </w:p>
    <w:p w14:paraId="050D1985" w14:textId="5B808675" w:rsidR="00095BD3" w:rsidRDefault="00095BD3" w:rsidP="00095BD3">
      <w:moveToRangeStart w:id="698" w:author="mario" w:date="2017-07-15T09:35:00Z" w:name="move487874672"/>
      <w:moveTo w:id="699" w:author="mario" w:date="2017-07-15T09:35:00Z">
        <w:r>
          <w:t xml:space="preserve">De fato, a resposta das duas perguntas acima é não. Como </w:t>
        </w:r>
      </w:moveTo>
      <w:ins w:id="700" w:author="Mario" w:date="2017-07-16T21:05:00Z">
        <w:r w:rsidR="002572B9">
          <w:t xml:space="preserve">é </w:t>
        </w:r>
      </w:ins>
      <w:moveTo w:id="701" w:author="mario" w:date="2017-07-15T09:35:00Z">
        <w:r>
          <w:t>mostra</w:t>
        </w:r>
      </w:moveTo>
      <w:ins w:id="702" w:author="Mario" w:date="2017-07-16T21:05:00Z">
        <w:r w:rsidR="002572B9">
          <w:t>do</w:t>
        </w:r>
      </w:ins>
      <w:moveTo w:id="703" w:author="mario" w:date="2017-07-15T09:35:00Z">
        <w:r>
          <w:t xml:space="preserve"> </w:t>
        </w:r>
      </w:moveTo>
      <w:ins w:id="704" w:author="Mario" w:date="2017-07-16T21:05:00Z">
        <w:r w:rsidR="002572B9">
          <w:t>n</w:t>
        </w:r>
      </w:ins>
      <w:moveTo w:id="705" w:author="mario" w:date="2017-07-15T09:35:00Z">
        <w:r>
          <w:t xml:space="preserve">a </w:t>
        </w:r>
        <w:r>
          <w:fldChar w:fldCharType="begin"/>
        </w:r>
        <w:r>
          <w:instrText xml:space="preserve"> REF _Ref479718370 \h </w:instrText>
        </w:r>
      </w:moveTo>
      <w:moveTo w:id="706" w:author="mario" w:date="2017-07-15T09:35:00Z">
        <w:r>
          <w:fldChar w:fldCharType="separate"/>
        </w:r>
        <w:r>
          <w:t xml:space="preserve">Figura </w:t>
        </w:r>
        <w:r>
          <w:rPr>
            <w:noProof/>
          </w:rPr>
          <w:t>42</w:t>
        </w:r>
        <w:r>
          <w:fldChar w:fldCharType="end"/>
        </w:r>
        <w:r>
          <w:t xml:space="preserve">, só foi necessária a troca do primeiro método, ou seja, ao invés de chamar um </w:t>
        </w:r>
        <w:proofErr w:type="spellStart"/>
        <w:r>
          <w:rPr>
            <w:i/>
          </w:rPr>
          <w:t>stream</w:t>
        </w:r>
        <w:proofErr w:type="spellEnd"/>
        <w:r>
          <w:t xml:space="preserve"> sequencial, chama-se um </w:t>
        </w:r>
        <w:proofErr w:type="spellStart"/>
        <w:r>
          <w:rPr>
            <w:i/>
          </w:rPr>
          <w:t>parallel</w:t>
        </w:r>
        <w:proofErr w:type="spellEnd"/>
        <w:r>
          <w:rPr>
            <w:i/>
          </w:rPr>
          <w:t xml:space="preserve"> </w:t>
        </w:r>
        <w:proofErr w:type="spellStart"/>
        <w:r>
          <w:rPr>
            <w:i/>
          </w:rPr>
          <w:t>stream</w:t>
        </w:r>
        <w:proofErr w:type="spellEnd"/>
        <w:r>
          <w:t>. No caso exemplificado não é tão fácil notar a diferença, visto que o resultado será o mesmo e os dados a serem processados são bem pequenos, então não terá uma melhora tão grande no desempenho.</w:t>
        </w:r>
      </w:moveTo>
    </w:p>
    <w:moveToRangeEnd w:id="698"/>
    <w:p w14:paraId="73A466EA" w14:textId="77777777" w:rsidR="00095BD3" w:rsidRDefault="00095BD3" w:rsidP="00C04152"/>
    <w:p w14:paraId="27941B28" w14:textId="77777777" w:rsidR="00E10491" w:rsidRDefault="00E10491" w:rsidP="00C04152"/>
    <w:p w14:paraId="09514BC5" w14:textId="24BF5D5F" w:rsidR="00E10491" w:rsidRDefault="00E10491" w:rsidP="00E10491">
      <w:pPr>
        <w:pStyle w:val="Legenda"/>
      </w:pPr>
      <w:bookmarkStart w:id="707" w:name="_Ref479718370"/>
      <w:bookmarkStart w:id="708" w:name="_Toc486423043"/>
      <w:r>
        <w:t xml:space="preserve">Figura </w:t>
      </w:r>
      <w:r w:rsidR="00EA6CFC">
        <w:fldChar w:fldCharType="begin"/>
      </w:r>
      <w:r w:rsidR="00EA6CFC">
        <w:instrText xml:space="preserve"> SEQ Figura \* ARABIC </w:instrText>
      </w:r>
      <w:r w:rsidR="00EA6CFC">
        <w:fldChar w:fldCharType="separate"/>
      </w:r>
      <w:r w:rsidR="00D24458">
        <w:rPr>
          <w:noProof/>
        </w:rPr>
        <w:t>42</w:t>
      </w:r>
      <w:r w:rsidR="00EA6CFC">
        <w:rPr>
          <w:noProof/>
        </w:rPr>
        <w:fldChar w:fldCharType="end"/>
      </w:r>
      <w:bookmarkEnd w:id="707"/>
      <w:r>
        <w:t xml:space="preserve">. Código </w:t>
      </w:r>
      <w:proofErr w:type="spellStart"/>
      <w:r w:rsidRPr="00E10491">
        <w:rPr>
          <w:i/>
        </w:rPr>
        <w:t>stream</w:t>
      </w:r>
      <w:proofErr w:type="spellEnd"/>
      <w:r>
        <w:t xml:space="preserve"> com paralelismo</w:t>
      </w:r>
      <w:bookmarkEnd w:id="708"/>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0CD1F510" w:rsidR="00E10491" w:rsidRDefault="00E10491" w:rsidP="00E10491">
      <w:pPr>
        <w:rPr>
          <w:ins w:id="709" w:author="mario" w:date="2017-07-15T09:35:00Z"/>
        </w:rPr>
      </w:pPr>
      <w:moveFromRangeStart w:id="710" w:author="mario" w:date="2017-07-15T09:35:00Z" w:name="move487874672"/>
      <w:moveFrom w:id="711" w:author="mario" w:date="2017-07-15T09:35:00Z">
        <w:r w:rsidDel="00095BD3">
          <w:lastRenderedPageBreak/>
          <w:t xml:space="preserve">De fato, a resposta das duas perguntas acima é não. Como mostra a </w:t>
        </w:r>
        <w:r w:rsidDel="00095BD3">
          <w:fldChar w:fldCharType="begin"/>
        </w:r>
        <w:r w:rsidDel="00095BD3">
          <w:instrText xml:space="preserve"> REF _Ref479718370 \h </w:instrText>
        </w:r>
      </w:moveFrom>
      <w:del w:id="712" w:author="mario" w:date="2017-07-15T09:35:00Z"/>
      <w:moveFrom w:id="713" w:author="mario" w:date="2017-07-15T09:35:00Z">
        <w:r w:rsidDel="00095BD3">
          <w:fldChar w:fldCharType="separate"/>
        </w:r>
        <w:r w:rsidR="00D24458" w:rsidDel="00095BD3">
          <w:t xml:space="preserve">Figura </w:t>
        </w:r>
        <w:r w:rsidR="00D24458" w:rsidDel="00095BD3">
          <w:rPr>
            <w:noProof/>
          </w:rPr>
          <w:t>42</w:t>
        </w:r>
        <w:r w:rsidDel="00095BD3">
          <w:fldChar w:fldCharType="end"/>
        </w:r>
        <w:r w:rsidDel="00095BD3">
          <w:t xml:space="preserve">, só foi </w:t>
        </w:r>
        <w:r w:rsidR="009565FD" w:rsidDel="00095BD3">
          <w:t>necessária</w:t>
        </w:r>
        <w:r w:rsidDel="00095BD3">
          <w:t xml:space="preserve"> a troca do primeiro método, ou seja, ao invés de chamar um </w:t>
        </w:r>
        <w:r w:rsidDel="00095BD3">
          <w:rPr>
            <w:i/>
          </w:rPr>
          <w:t>stream</w:t>
        </w:r>
        <w:r w:rsidDel="00095BD3">
          <w:t xml:space="preserve"> sequencial, chama-se um </w:t>
        </w:r>
        <w:r w:rsidDel="00095BD3">
          <w:rPr>
            <w:i/>
          </w:rPr>
          <w:t>parallel stream</w:t>
        </w:r>
        <w:r w:rsidDel="00095BD3">
          <w:t>. No caso exemplificado não é tão fácil notar a diferença, visto que o resultado será o mesmo e os dados a serem processados são bem pequenos, então não terá uma melhora tão grande no desempenho.</w:t>
        </w:r>
      </w:moveFrom>
    </w:p>
    <w:p w14:paraId="21073B9E" w14:textId="507CAEEA" w:rsidR="00095BD3" w:rsidRDefault="00095BD3" w:rsidP="00095BD3">
      <w:pPr>
        <w:rPr>
          <w:ins w:id="714" w:author="mario" w:date="2017-07-15T09:35:00Z"/>
        </w:rPr>
      </w:pPr>
      <w:ins w:id="715" w:author="mario" w:date="2017-07-15T09:35:00Z">
        <w:r>
          <w:t xml:space="preserve">Para mostrar as diferenças citadas no parágrafo anterior, </w:t>
        </w:r>
      </w:ins>
      <w:ins w:id="716" w:author="Mario" w:date="2017-07-16T21:05:00Z">
        <w:r w:rsidR="002572B9">
          <w:t>n</w:t>
        </w:r>
      </w:ins>
      <w:ins w:id="717" w:author="mario" w:date="2017-07-15T09:35:00Z">
        <w:r>
          <w:t xml:space="preserve">a </w:t>
        </w:r>
        <w:r>
          <w:fldChar w:fldCharType="begin"/>
        </w:r>
        <w:r>
          <w:instrText xml:space="preserve"> REF _Ref479718613 \h </w:instrText>
        </w:r>
      </w:ins>
      <w:ins w:id="718" w:author="mario" w:date="2017-07-15T09:35:00Z">
        <w:r>
          <w:fldChar w:fldCharType="separate"/>
        </w:r>
        <w:r>
          <w:t xml:space="preserve">Figura </w:t>
        </w:r>
        <w:r>
          <w:rPr>
            <w:noProof/>
          </w:rPr>
          <w:t>43</w:t>
        </w:r>
        <w:r>
          <w:fldChar w:fldCharType="end"/>
        </w:r>
      </w:ins>
      <w:proofErr w:type="gramStart"/>
      <w:ins w:id="719" w:author="Mario" w:date="2017-07-16T21:05:00Z">
        <w:r w:rsidR="002572B9">
          <w:t>,</w:t>
        </w:r>
      </w:ins>
      <w:proofErr w:type="gramEnd"/>
      <w:ins w:id="720" w:author="mario" w:date="2017-07-15T09:35:00Z">
        <w:del w:id="721" w:author="Mario" w:date="2017-07-16T21:05:00Z">
          <w:r w:rsidDel="002572B9">
            <w:delText xml:space="preserve"> mostra</w:delText>
          </w:r>
        </w:del>
        <w:r>
          <w:t xml:space="preserve"> um código simples de popular uma lista com valores de 1 a 10, e em seguida lista-los, mas de duas formas: a primeira sequencialmente e a segunda com o paralelismo.</w:t>
        </w:r>
      </w:ins>
    </w:p>
    <w:p w14:paraId="49BD0CD9" w14:textId="2D86CF6D" w:rsidR="00095BD3" w:rsidDel="00095BD3" w:rsidRDefault="00095BD3" w:rsidP="00E10491">
      <w:pPr>
        <w:rPr>
          <w:del w:id="722" w:author="mario" w:date="2017-07-15T09:35:00Z"/>
        </w:rPr>
      </w:pPr>
    </w:p>
    <w:moveFromRangeEnd w:id="710"/>
    <w:p w14:paraId="57EDD921" w14:textId="27D056D3" w:rsidR="00D5138D" w:rsidDel="00095BD3" w:rsidRDefault="00D5138D" w:rsidP="00E10491">
      <w:pPr>
        <w:rPr>
          <w:del w:id="723" w:author="mario" w:date="2017-07-15T09:35:00Z"/>
        </w:rPr>
      </w:pPr>
    </w:p>
    <w:p w14:paraId="3856A74F" w14:textId="7E9FA867" w:rsidR="00CC4264" w:rsidDel="00095BD3" w:rsidRDefault="00CC4264" w:rsidP="00E10491">
      <w:pPr>
        <w:rPr>
          <w:del w:id="724" w:author="mario" w:date="2017-07-15T09:35:00Z"/>
        </w:rPr>
      </w:pPr>
    </w:p>
    <w:p w14:paraId="6F5D4F06" w14:textId="4E0C69C2" w:rsidR="00CC4264" w:rsidDel="00095BD3" w:rsidRDefault="00CC4264" w:rsidP="00E10491">
      <w:pPr>
        <w:rPr>
          <w:del w:id="725" w:author="mario" w:date="2017-07-15T09:35:00Z"/>
        </w:rPr>
      </w:pPr>
    </w:p>
    <w:p w14:paraId="69AD8466" w14:textId="4D421882" w:rsidR="00CC4264" w:rsidDel="00095BD3" w:rsidRDefault="00CC4264" w:rsidP="00E10491">
      <w:pPr>
        <w:rPr>
          <w:del w:id="726" w:author="mario" w:date="2017-07-15T09:35:00Z"/>
        </w:rPr>
      </w:pPr>
    </w:p>
    <w:p w14:paraId="76274D61" w14:textId="7BB315AE" w:rsidR="00D24458" w:rsidDel="00095BD3" w:rsidRDefault="00D24458" w:rsidP="00E10491">
      <w:pPr>
        <w:rPr>
          <w:del w:id="727" w:author="mario" w:date="2017-07-15T09:35:00Z"/>
        </w:rPr>
      </w:pPr>
    </w:p>
    <w:p w14:paraId="5AAFA253" w14:textId="53167C83" w:rsidR="00D5138D" w:rsidRDefault="00D5138D" w:rsidP="00D5138D">
      <w:pPr>
        <w:pStyle w:val="Legenda"/>
      </w:pPr>
      <w:bookmarkStart w:id="728" w:name="_Ref479718613"/>
      <w:bookmarkStart w:id="729" w:name="_Toc486423044"/>
      <w:r>
        <w:t xml:space="preserve">Figura </w:t>
      </w:r>
      <w:r w:rsidR="00EA6CFC">
        <w:fldChar w:fldCharType="begin"/>
      </w:r>
      <w:r w:rsidR="00EA6CFC">
        <w:instrText xml:space="preserve"> SEQ Figura \* ARABIC </w:instrText>
      </w:r>
      <w:r w:rsidR="00EA6CFC">
        <w:fldChar w:fldCharType="separate"/>
      </w:r>
      <w:r w:rsidR="00D24458">
        <w:rPr>
          <w:noProof/>
        </w:rPr>
        <w:t>43</w:t>
      </w:r>
      <w:r w:rsidR="00EA6CFC">
        <w:rPr>
          <w:noProof/>
        </w:rPr>
        <w:fldChar w:fldCharType="end"/>
      </w:r>
      <w:bookmarkEnd w:id="728"/>
      <w:r>
        <w:t>. Código exemplo paralelismo</w:t>
      </w:r>
      <w:bookmarkEnd w:id="729"/>
    </w:p>
    <w:p w14:paraId="5E3871E9" w14:textId="0AAEC9FC" w:rsidR="00D5138D" w:rsidRDefault="00D5138D" w:rsidP="00D5138D">
      <w:pPr>
        <w:pStyle w:val="Image"/>
      </w:pPr>
      <w:r>
        <w:lastRenderedPageBreak/>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54D725A1" w:rsidR="00E10491" w:rsidDel="00095BD3" w:rsidRDefault="00E10491" w:rsidP="00E10491">
      <w:pPr>
        <w:rPr>
          <w:del w:id="730" w:author="mario" w:date="2017-07-15T09:35:00Z"/>
        </w:rPr>
      </w:pPr>
      <w:del w:id="731" w:author="mario" w:date="2017-07-15T09:35:00Z">
        <w:r w:rsidDel="00095BD3">
          <w:delText xml:space="preserve">Para mostrar as diferenças citadas no parágrafo anterior, </w:delText>
        </w:r>
        <w:r w:rsidR="00D5138D" w:rsidDel="00095BD3">
          <w:delText xml:space="preserve">a </w:delText>
        </w:r>
        <w:r w:rsidR="00D5138D" w:rsidDel="00095BD3">
          <w:fldChar w:fldCharType="begin"/>
        </w:r>
        <w:r w:rsidR="00D5138D" w:rsidDel="00095BD3">
          <w:delInstrText xml:space="preserve"> REF _Ref479718613 \h </w:delInstrText>
        </w:r>
        <w:r w:rsidR="00D5138D" w:rsidDel="00095BD3">
          <w:fldChar w:fldCharType="separate"/>
        </w:r>
        <w:r w:rsidR="00D24458" w:rsidDel="00095BD3">
          <w:delText xml:space="preserve">Figura </w:delText>
        </w:r>
        <w:r w:rsidR="00D24458" w:rsidDel="00095BD3">
          <w:rPr>
            <w:noProof/>
          </w:rPr>
          <w:delText>43</w:delText>
        </w:r>
        <w:r w:rsidR="00D5138D" w:rsidDel="00095BD3">
          <w:fldChar w:fldCharType="end"/>
        </w:r>
        <w:r w:rsidR="00D5138D" w:rsidDel="00095BD3">
          <w:delText xml:space="preserve"> mostra</w:delText>
        </w:r>
        <w:r w:rsidDel="00095BD3">
          <w:delText xml:space="preserve"> um código simples de </w:delText>
        </w:r>
        <w:r w:rsidR="00D5138D" w:rsidDel="00095BD3">
          <w:delText xml:space="preserve">popular uma lista com valores de 1 a 10, e em seguida lista-los, mas de </w:delText>
        </w:r>
        <w:r w:rsidR="003C30F9" w:rsidDel="00095BD3">
          <w:delText>duas</w:delText>
        </w:r>
        <w:r w:rsidR="00D5138D" w:rsidDel="00095BD3">
          <w:delText xml:space="preserve"> fo</w:delText>
        </w:r>
        <w:r w:rsidR="003C30F9" w:rsidDel="00095BD3">
          <w:delText>rmas: a primeira sequencialmente e</w:delText>
        </w:r>
        <w:r w:rsidR="00D5138D" w:rsidDel="00095BD3">
          <w:delText xml:space="preserve"> a segunda com o paralelismo</w:delText>
        </w:r>
        <w:r w:rsidR="003C30F9" w:rsidDel="00095BD3">
          <w:delText>.</w:delText>
        </w:r>
      </w:del>
    </w:p>
    <w:p w14:paraId="4871E7D9" w14:textId="187F6703" w:rsidR="00095BD3" w:rsidRDefault="002572B9" w:rsidP="00095BD3">
      <w:ins w:id="732" w:author="Mario" w:date="2017-07-16T21:05:00Z">
        <w:r>
          <w:t>Na</w:t>
        </w:r>
      </w:ins>
      <w:moveToRangeStart w:id="733" w:author="mario" w:date="2017-07-15T09:36:00Z" w:name="move487874689"/>
      <w:moveTo w:id="734" w:author="mario" w:date="2017-07-15T09:36:00Z">
        <w:del w:id="735" w:author="Mario" w:date="2017-07-16T21:05:00Z">
          <w:r w:rsidR="00095BD3" w:rsidDel="002572B9">
            <w:delText>A</w:delText>
          </w:r>
        </w:del>
        <w:r w:rsidR="00095BD3">
          <w:t xml:space="preserve"> </w:t>
        </w:r>
        <w:r w:rsidR="00095BD3">
          <w:fldChar w:fldCharType="begin"/>
        </w:r>
        <w:r w:rsidR="00095BD3">
          <w:instrText xml:space="preserve"> REF _Ref479719299 \h </w:instrText>
        </w:r>
      </w:moveTo>
      <w:moveTo w:id="736" w:author="mario" w:date="2017-07-15T09:36:00Z">
        <w:r w:rsidR="00095BD3">
          <w:fldChar w:fldCharType="separate"/>
        </w:r>
        <w:r w:rsidR="00095BD3">
          <w:t xml:space="preserve">Figura </w:t>
        </w:r>
        <w:r w:rsidR="00095BD3">
          <w:rPr>
            <w:noProof/>
          </w:rPr>
          <w:t>44</w:t>
        </w:r>
        <w:r w:rsidR="00095BD3">
          <w:fldChar w:fldCharType="end"/>
        </w:r>
      </w:moveTo>
      <w:ins w:id="737" w:author="Mario" w:date="2017-07-16T21:06:00Z">
        <w:r>
          <w:t xml:space="preserve"> é</w:t>
        </w:r>
      </w:ins>
      <w:moveTo w:id="738" w:author="mario" w:date="2017-07-15T09:36:00Z">
        <w:r w:rsidR="00095BD3">
          <w:t xml:space="preserve"> </w:t>
        </w:r>
        <w:proofErr w:type="gramStart"/>
        <w:r w:rsidR="00095BD3">
          <w:t>mostra</w:t>
        </w:r>
      </w:moveTo>
      <w:ins w:id="739" w:author="Mario" w:date="2017-07-16T21:06:00Z">
        <w:r>
          <w:t>do</w:t>
        </w:r>
      </w:ins>
      <w:proofErr w:type="gramEnd"/>
      <w:moveTo w:id="740" w:author="mario" w:date="2017-07-15T09:36:00Z">
        <w:r w:rsidR="00095BD3">
          <w:t xml:space="preserve">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To>
    </w:p>
    <w:moveToRangeEnd w:id="733"/>
    <w:p w14:paraId="667598C0" w14:textId="77777777" w:rsidR="00095BD3" w:rsidRDefault="00095BD3" w:rsidP="00E10491">
      <w:pPr>
        <w:rPr>
          <w:ins w:id="741" w:author="mario" w:date="2017-07-15T09:36:00Z"/>
        </w:rPr>
      </w:pPr>
    </w:p>
    <w:p w14:paraId="3C0DB51F" w14:textId="77777777" w:rsidR="003C30F9" w:rsidRDefault="003C30F9" w:rsidP="00E10491"/>
    <w:p w14:paraId="74EA48F0" w14:textId="68B4540C" w:rsidR="003C30F9" w:rsidRDefault="003C30F9" w:rsidP="003C30F9">
      <w:pPr>
        <w:pStyle w:val="Legenda"/>
      </w:pPr>
      <w:bookmarkStart w:id="742" w:name="_Ref479719299"/>
      <w:bookmarkStart w:id="743" w:name="_Toc486423045"/>
      <w:r>
        <w:t xml:space="preserve">Figura </w:t>
      </w:r>
      <w:r w:rsidR="00EA6CFC">
        <w:fldChar w:fldCharType="begin"/>
      </w:r>
      <w:r w:rsidR="00EA6CFC">
        <w:instrText xml:space="preserve"> SEQ Figura \* ARABIC </w:instrText>
      </w:r>
      <w:r w:rsidR="00EA6CFC">
        <w:fldChar w:fldCharType="separate"/>
      </w:r>
      <w:r w:rsidR="00D24458">
        <w:rPr>
          <w:noProof/>
        </w:rPr>
        <w:t>44</w:t>
      </w:r>
      <w:r w:rsidR="00EA6CFC">
        <w:rPr>
          <w:noProof/>
        </w:rPr>
        <w:fldChar w:fldCharType="end"/>
      </w:r>
      <w:bookmarkEnd w:id="742"/>
      <w:r>
        <w:t>. Saída código exemplo paralelismo</w:t>
      </w:r>
      <w:bookmarkEnd w:id="743"/>
    </w:p>
    <w:p w14:paraId="62AB4A39" w14:textId="62C07C9A" w:rsidR="003C30F9" w:rsidRDefault="003C30F9" w:rsidP="003C30F9">
      <w:pPr>
        <w:pStyle w:val="Image"/>
      </w:pPr>
      <w:r>
        <w:lastRenderedPageBreak/>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2DDB6A5F" w14:textId="77777777" w:rsidR="003C30F9" w:rsidRDefault="003C30F9" w:rsidP="00D24458">
      <w:pPr>
        <w:ind w:firstLine="0"/>
      </w:pPr>
    </w:p>
    <w:p w14:paraId="4D49E43C" w14:textId="342B7611" w:rsidR="003C30F9" w:rsidDel="00095BD3" w:rsidRDefault="003C30F9" w:rsidP="003C30F9">
      <w:moveFromRangeStart w:id="744" w:author="mario" w:date="2017-07-15T09:36:00Z" w:name="move487874689"/>
      <w:moveFrom w:id="745" w:author="mario" w:date="2017-07-15T09:36:00Z">
        <w:r w:rsidDel="00095BD3">
          <w:t xml:space="preserve">A </w:t>
        </w:r>
        <w:r w:rsidDel="00095BD3">
          <w:fldChar w:fldCharType="begin"/>
        </w:r>
        <w:r w:rsidDel="00095BD3">
          <w:instrText xml:space="preserve"> REF _Ref479719299 \h </w:instrText>
        </w:r>
      </w:moveFrom>
      <w:del w:id="746" w:author="mario" w:date="2017-07-15T09:36:00Z"/>
      <w:moveFrom w:id="747" w:author="mario" w:date="2017-07-15T09:36:00Z">
        <w:r w:rsidDel="00095BD3">
          <w:fldChar w:fldCharType="separate"/>
        </w:r>
        <w:r w:rsidR="00D24458" w:rsidDel="00095BD3">
          <w:t xml:space="preserve">Figura </w:t>
        </w:r>
        <w:r w:rsidR="00D24458" w:rsidDel="00095BD3">
          <w:rPr>
            <w:noProof/>
          </w:rPr>
          <w:t>44</w:t>
        </w:r>
        <w:r w:rsidDel="00095BD3">
          <w:fldChar w:fldCharType="end"/>
        </w:r>
        <w:r w:rsidDel="00095BD3">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From>
    </w:p>
    <w:moveFromRangeEnd w:id="744"/>
    <w:p w14:paraId="2AB68DF9" w14:textId="77777777" w:rsidR="00CE3640" w:rsidRDefault="003C30F9" w:rsidP="00095BD3">
      <w:pPr>
        <w:rPr>
          <w:ins w:id="748" w:author="mario" w:date="2017-07-15T09:50:00Z"/>
        </w:rPr>
      </w:pPr>
      <w:del w:id="749" w:author="mario" w:date="2017-07-15T09:50:00Z">
        <w:r w:rsidDel="00CE3640">
          <w:delText xml:space="preserve">É importante deixar claro que o paralelismo implementado utiliza um mecanismo de </w:delText>
        </w:r>
        <w:r w:rsidDel="00CE3640">
          <w:softHyphen/>
        </w:r>
        <w:r w:rsidDel="00CE3640">
          <w:rPr>
            <w:i/>
          </w:rPr>
          <w:delText>fork-join</w:delText>
        </w:r>
        <w:r w:rsidDel="00CE3640">
          <w:rPr>
            <w:i/>
          </w:rPr>
          <w:softHyphen/>
          <w:delText xml:space="preserve"> </w:delText>
        </w:r>
        <w:r w:rsidDel="00CE3640">
          <w:rPr>
            <w:i/>
          </w:rPr>
          <w:softHyphen/>
        </w:r>
        <w:r w:rsidDel="00CE3640">
          <w:delText xml:space="preserve">para o </w:delText>
        </w:r>
        <w:r w:rsidDel="00CE3640">
          <w:rPr>
            <w:i/>
          </w:rPr>
          <w:delText xml:space="preserve">pool </w:delText>
        </w:r>
        <w:r w:rsidDel="00CE3640">
          <w:delText xml:space="preserve">de </w:delText>
        </w:r>
        <w:r w:rsidDel="00CE3640">
          <w:rPr>
            <w:i/>
          </w:rPr>
          <w:delText>thread</w:delText>
        </w:r>
        <w:r w:rsidDel="00CE3640">
          <w:delText xml:space="preserve"> e, neste caso, se uma das instruções for uma tarefa que tenha um tempo de execução longa, ela irá bloquear </w:delText>
        </w:r>
        <w:r w:rsidR="002045AB" w:rsidDel="00CE3640">
          <w:delText>todos os threads</w:delText>
        </w:r>
        <w:r w:rsidDel="00CE3640">
          <w:delText xml:space="preserve"> do </w:delText>
        </w:r>
        <w:r w:rsidDel="00CE3640">
          <w:rPr>
            <w:i/>
          </w:rPr>
          <w:delText>pool</w:delText>
        </w:r>
        <w:r w:rsidDel="00CE3640">
          <w:delText xml:space="preserve">, consequentemente, </w:delText>
        </w:r>
        <w:r w:rsidR="00D24458" w:rsidDel="00CE3640">
          <w:delText>irão</w:delText>
        </w:r>
        <w:r w:rsidDel="00CE3640">
          <w:delText xml:space="preserve"> todas as outras tarefas que utilizam </w:delText>
        </w:r>
        <w:r w:rsidDel="00CE3640">
          <w:rPr>
            <w:i/>
          </w:rPr>
          <w:delText xml:space="preserve">parallel </w:delText>
        </w:r>
        <w:r w:rsidRPr="00570F30" w:rsidDel="00CE3640">
          <w:rPr>
            <w:i/>
          </w:rPr>
          <w:delText>streams</w:delText>
        </w:r>
        <w:r w:rsidDel="00CE3640">
          <w:delText xml:space="preserve">. </w:delText>
        </w:r>
        <w:r w:rsidR="00D21753" w:rsidDel="00CE3640">
          <w:delText>Por exemplo,</w:delText>
        </w:r>
        <w:r w:rsidDel="00CE3640">
          <w:delText xml:space="preserve"> e</w:delText>
        </w:r>
        <w:r w:rsidR="00D21753" w:rsidDel="00CE3640">
          <w:delTex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delText>
        </w:r>
      </w:del>
    </w:p>
    <w:p w14:paraId="55B9D793" w14:textId="04FBC598" w:rsidR="00095BD3" w:rsidRDefault="002572B9" w:rsidP="00095BD3">
      <w:ins w:id="750" w:author="Mario" w:date="2017-07-16T21:06:00Z">
        <w:r>
          <w:t>Na</w:t>
        </w:r>
      </w:ins>
      <w:moveToRangeStart w:id="751" w:author="mario" w:date="2017-07-15T09:36:00Z" w:name="move487874708"/>
      <w:moveTo w:id="752" w:author="mario" w:date="2017-07-15T09:36:00Z">
        <w:del w:id="753" w:author="Mario" w:date="2017-07-16T21:06:00Z">
          <w:r w:rsidR="00095BD3" w:rsidDel="002572B9">
            <w:delText>A</w:delText>
          </w:r>
        </w:del>
        <w:r w:rsidR="00095BD3">
          <w:t xml:space="preserve"> </w:t>
        </w:r>
        <w:r w:rsidR="00095BD3">
          <w:fldChar w:fldCharType="begin"/>
        </w:r>
        <w:r w:rsidR="00095BD3">
          <w:instrText xml:space="preserve"> REF _Ref479776876 \h </w:instrText>
        </w:r>
      </w:moveTo>
      <w:moveTo w:id="754" w:author="mario" w:date="2017-07-15T09:36:00Z">
        <w:r w:rsidR="00095BD3">
          <w:fldChar w:fldCharType="separate"/>
        </w:r>
        <w:r w:rsidR="00095BD3">
          <w:t xml:space="preserve">Figura </w:t>
        </w:r>
        <w:r w:rsidR="00095BD3">
          <w:rPr>
            <w:noProof/>
          </w:rPr>
          <w:t>45</w:t>
        </w:r>
        <w:r w:rsidR="00095BD3">
          <w:fldChar w:fldCharType="end"/>
        </w:r>
      </w:moveTo>
      <w:ins w:id="755" w:author="Mario" w:date="2017-07-16T21:06:00Z">
        <w:r>
          <w:t xml:space="preserve"> é</w:t>
        </w:r>
      </w:ins>
      <w:moveTo w:id="756" w:author="mario" w:date="2017-07-15T09:36:00Z">
        <w:r w:rsidR="00095BD3">
          <w:t xml:space="preserve"> apresenta</w:t>
        </w:r>
      </w:moveTo>
      <w:ins w:id="757" w:author="Mario" w:date="2017-07-16T21:06:00Z">
        <w:r>
          <w:t>do</w:t>
        </w:r>
      </w:ins>
      <w:moveTo w:id="758" w:author="mario" w:date="2017-07-15T09:36:00Z">
        <w:r w:rsidR="00095BD3">
          <w:t xml:space="preserve"> o mesmo código da </w:t>
        </w:r>
        <w:r w:rsidR="00095BD3">
          <w:fldChar w:fldCharType="begin"/>
        </w:r>
        <w:r w:rsidR="00095BD3">
          <w:instrText xml:space="preserve"> REF _Ref478746517 \h </w:instrText>
        </w:r>
      </w:moveTo>
      <w:moveTo w:id="759" w:author="mario" w:date="2017-07-15T09:36:00Z">
        <w:r w:rsidR="00095BD3">
          <w:fldChar w:fldCharType="separate"/>
        </w:r>
        <w:r w:rsidR="00095BD3" w:rsidRPr="00D24458">
          <w:t xml:space="preserve">Figura </w:t>
        </w:r>
        <w:r w:rsidR="00095BD3" w:rsidRPr="00D24458">
          <w:rPr>
            <w:noProof/>
          </w:rPr>
          <w:t>31</w:t>
        </w:r>
        <w:r w:rsidR="00095BD3">
          <w:fldChar w:fldCharType="end"/>
        </w:r>
        <w:r w:rsidR="00095BD3">
          <w:t xml:space="preserve">, mas com o uso do </w:t>
        </w:r>
        <w:proofErr w:type="spellStart"/>
        <w:r w:rsidR="00095BD3">
          <w:rPr>
            <w:i/>
          </w:rPr>
          <w:t>Parallel</w:t>
        </w:r>
        <w:proofErr w:type="spellEnd"/>
        <w:r w:rsidR="00095BD3">
          <w:rPr>
            <w:i/>
          </w:rPr>
          <w:t xml:space="preserve"> </w:t>
        </w:r>
        <w:proofErr w:type="spellStart"/>
        <w:r w:rsidR="00095BD3">
          <w:rPr>
            <w:i/>
          </w:rPr>
          <w:t>Stream</w:t>
        </w:r>
        <w:proofErr w:type="spellEnd"/>
        <w:r w:rsidR="00095BD3">
          <w:t xml:space="preserve">. Para que o </w:t>
        </w:r>
        <w:proofErr w:type="spellStart"/>
        <w:r w:rsidR="00095BD3">
          <w:rPr>
            <w:i/>
          </w:rPr>
          <w:t>Stream</w:t>
        </w:r>
        <w:proofErr w:type="spellEnd"/>
        <w:r w:rsidR="00095BD3">
          <w:t xml:space="preserve"> possa ser usado em mais de uma operação final (será visto no próximo item), é necessário criar um </w:t>
        </w:r>
        <w:proofErr w:type="spellStart"/>
        <w:r w:rsidR="00095BD3">
          <w:rPr>
            <w:i/>
          </w:rPr>
          <w:t>SummaryStatistics</w:t>
        </w:r>
        <w:proofErr w:type="spellEnd"/>
        <w:r w:rsidR="00095BD3">
          <w:t xml:space="preserve">, que é um objeto que já contém os valores máximo, mínimo, média e soma de um </w:t>
        </w:r>
        <w:proofErr w:type="spellStart"/>
        <w:r w:rsidR="00095BD3">
          <w:rPr>
            <w:i/>
          </w:rPr>
          <w:t>Stream</w:t>
        </w:r>
        <w:proofErr w:type="spellEnd"/>
        <w:r w:rsidR="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To>
    </w:p>
    <w:moveToRangeEnd w:id="751"/>
    <w:p w14:paraId="7CF81E93" w14:textId="77777777" w:rsidR="00095BD3" w:rsidRDefault="00095BD3" w:rsidP="003C30F9"/>
    <w:p w14:paraId="448FBA6F" w14:textId="77777777" w:rsidR="00D24458" w:rsidRDefault="00D24458" w:rsidP="003C30F9"/>
    <w:p w14:paraId="18DFDB11" w14:textId="58B491D4" w:rsidR="00AD1BD9" w:rsidRDefault="00AD1BD9" w:rsidP="00AD1BD9">
      <w:pPr>
        <w:pStyle w:val="Legenda"/>
      </w:pPr>
      <w:bookmarkStart w:id="760" w:name="_Ref479776876"/>
      <w:bookmarkStart w:id="761" w:name="_Toc486423046"/>
      <w:r>
        <w:lastRenderedPageBreak/>
        <w:t xml:space="preserve">Figura </w:t>
      </w:r>
      <w:r w:rsidR="00EA6CFC">
        <w:fldChar w:fldCharType="begin"/>
      </w:r>
      <w:r w:rsidR="00EA6CFC">
        <w:instrText xml:space="preserve"> SEQ Figura \* ARABIC </w:instrText>
      </w:r>
      <w:r w:rsidR="00EA6CFC">
        <w:fldChar w:fldCharType="separate"/>
      </w:r>
      <w:r w:rsidR="00D24458">
        <w:rPr>
          <w:noProof/>
        </w:rPr>
        <w:t>45</w:t>
      </w:r>
      <w:r w:rsidR="00EA6CFC">
        <w:rPr>
          <w:noProof/>
        </w:rPr>
        <w:fldChar w:fldCharType="end"/>
      </w:r>
      <w:bookmarkEnd w:id="760"/>
      <w:r>
        <w:t xml:space="preserve">. Código </w:t>
      </w:r>
      <w:proofErr w:type="spellStart"/>
      <w:r>
        <w:t>updateMaxMin</w:t>
      </w:r>
      <w:bookmarkEnd w:id="761"/>
      <w:proofErr w:type="spellEnd"/>
    </w:p>
    <w:p w14:paraId="1EC8D4DC" w14:textId="2D4374E2" w:rsidR="00AD1BD9" w:rsidRDefault="00BB5B5E" w:rsidP="00AD1BD9">
      <w:pPr>
        <w:pStyle w:val="Image"/>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10B09FD2" w14:textId="468D9B51" w:rsidR="00AD1BD9" w:rsidDel="00095BD3" w:rsidRDefault="00AD1BD9" w:rsidP="00AD1BD9">
      <w:moveFromRangeStart w:id="762" w:author="mario" w:date="2017-07-15T09:36:00Z" w:name="move487874708"/>
      <w:moveFrom w:id="763" w:author="mario" w:date="2017-07-15T09:36:00Z">
        <w:r w:rsidDel="00095BD3">
          <w:t xml:space="preserve">A </w:t>
        </w:r>
        <w:r w:rsidDel="00095BD3">
          <w:fldChar w:fldCharType="begin"/>
        </w:r>
        <w:r w:rsidDel="00095BD3">
          <w:instrText xml:space="preserve"> REF _Ref479776876 \h </w:instrText>
        </w:r>
      </w:moveFrom>
      <w:del w:id="764" w:author="mario" w:date="2017-07-15T09:36:00Z"/>
      <w:moveFrom w:id="765" w:author="mario" w:date="2017-07-15T09:36:00Z">
        <w:r w:rsidDel="00095BD3">
          <w:fldChar w:fldCharType="separate"/>
        </w:r>
        <w:r w:rsidR="00D24458" w:rsidDel="00095BD3">
          <w:t xml:space="preserve">Figura </w:t>
        </w:r>
        <w:r w:rsidR="00D24458" w:rsidDel="00095BD3">
          <w:rPr>
            <w:noProof/>
          </w:rPr>
          <w:t>45</w:t>
        </w:r>
        <w:r w:rsidDel="00095BD3">
          <w:fldChar w:fldCharType="end"/>
        </w:r>
        <w:r w:rsidDel="00095BD3">
          <w:t xml:space="preserve"> apresenta o mesmo código da </w:t>
        </w:r>
        <w:r w:rsidDel="00095BD3">
          <w:fldChar w:fldCharType="begin"/>
        </w:r>
        <w:r w:rsidDel="00095BD3">
          <w:instrText xml:space="preserve"> REF _Ref478746517 \h </w:instrText>
        </w:r>
      </w:moveFrom>
      <w:del w:id="766" w:author="mario" w:date="2017-07-15T09:36:00Z"/>
      <w:moveFrom w:id="767" w:author="mario" w:date="2017-07-15T09:36:00Z">
        <w:r w:rsidDel="00095BD3">
          <w:fldChar w:fldCharType="separate"/>
        </w:r>
        <w:r w:rsidR="00D24458" w:rsidRPr="00D24458" w:rsidDel="00095BD3">
          <w:t xml:space="preserve">Figura </w:t>
        </w:r>
        <w:r w:rsidR="00D24458" w:rsidRPr="00D24458" w:rsidDel="00095BD3">
          <w:rPr>
            <w:noProof/>
          </w:rPr>
          <w:t>31</w:t>
        </w:r>
        <w:r w:rsidDel="00095BD3">
          <w:fldChar w:fldCharType="end"/>
        </w:r>
        <w:r w:rsidDel="00095BD3">
          <w:t xml:space="preserve">, mas com o uso do </w:t>
        </w:r>
        <w:r w:rsidDel="00095BD3">
          <w:rPr>
            <w:i/>
          </w:rPr>
          <w:t>Parallel Stream</w:t>
        </w:r>
        <w:r w:rsidDel="00095BD3">
          <w:t xml:space="preserve">. Para que o </w:t>
        </w:r>
        <w:r w:rsidDel="00095BD3">
          <w:rPr>
            <w:i/>
          </w:rPr>
          <w:t>Stream</w:t>
        </w:r>
        <w:r w:rsidDel="00095BD3">
          <w:t xml:space="preserve"> possa ser usado em mais de uma operação final (será visto no próximo item), é necessário criar um </w:t>
        </w:r>
        <w:r w:rsidDel="00095BD3">
          <w:rPr>
            <w:i/>
          </w:rPr>
          <w:t>SummaryStatistics</w:t>
        </w:r>
        <w:r w:rsidDel="00095BD3">
          <w:t xml:space="preserve">, que é um </w:t>
        </w:r>
        <w:r w:rsidDel="00095BD3">
          <w:lastRenderedPageBreak/>
          <w:t xml:space="preserve">objeto que já contém os valores máximo, mínimo, média e soma de um </w:t>
        </w:r>
        <w:r w:rsidDel="00095BD3">
          <w:rPr>
            <w:i/>
          </w:rPr>
          <w:t>Stream</w:t>
        </w:r>
        <w:r w:rsidDel="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From>
    </w:p>
    <w:moveFromRangeEnd w:id="762"/>
    <w:p w14:paraId="4E80D24C" w14:textId="2BD73DBA" w:rsidR="00A06447" w:rsidRPr="001D7587" w:rsidRDefault="00A06447" w:rsidP="00AD1BD9">
      <w:r>
        <w:t xml:space="preserve">Na primeira linha é convertido a lista dos dados em um </w:t>
      </w:r>
      <w:proofErr w:type="spellStart"/>
      <w:r>
        <w:rPr>
          <w:i/>
        </w:rPr>
        <w:t>parallelStream</w:t>
      </w:r>
      <w:proofErr w:type="spellEnd"/>
      <w:r>
        <w:t xml:space="preserve"> chamado </w:t>
      </w:r>
      <w:proofErr w:type="spellStart"/>
      <w:r>
        <w:rPr>
          <w:i/>
        </w:rPr>
        <w:t>stream</w:t>
      </w:r>
      <w:proofErr w:type="spellEnd"/>
      <w:r>
        <w:t>. Depois disso, vem um laço para cada atributo, que o usuário</w:t>
      </w:r>
      <w:r w:rsidR="001D7587">
        <w:t xml:space="preserve"> selecionou para a rede cobrir, converte para um </w:t>
      </w:r>
      <w:proofErr w:type="spellStart"/>
      <w:r w:rsidR="001D7587">
        <w:rPr>
          <w:i/>
        </w:rPr>
        <w:t>DoubleStream</w:t>
      </w:r>
      <w:proofErr w:type="spellEnd"/>
      <w:r w:rsidR="001D7587">
        <w:t xml:space="preserve"> e depois para </w:t>
      </w:r>
      <w:proofErr w:type="spellStart"/>
      <w:r w:rsidR="001D7587">
        <w:rPr>
          <w:i/>
        </w:rPr>
        <w:t>SummaryStatistics</w:t>
      </w:r>
      <w:proofErr w:type="spellEnd"/>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proofErr w:type="spellStart"/>
      <w:r>
        <w:rPr>
          <w:i/>
          <w:lang w:val="pt-BR"/>
        </w:rPr>
        <w:t>Stream</w:t>
      </w:r>
      <w:proofErr w:type="spellEnd"/>
    </w:p>
    <w:p w14:paraId="4F6774A3" w14:textId="5291427B" w:rsidR="00AD1BD9" w:rsidRDefault="00AD1BD9" w:rsidP="007D1820">
      <w:pPr>
        <w:ind w:firstLine="0"/>
      </w:pPr>
    </w:p>
    <w:p w14:paraId="169DB7DD" w14:textId="59C825B1" w:rsidR="00AD1BD9" w:rsidRDefault="007D1820" w:rsidP="00AD1BD9">
      <w:r w:rsidRPr="00457226">
        <w:t xml:space="preserve">O </w:t>
      </w:r>
      <w:proofErr w:type="spellStart"/>
      <w:r w:rsidRPr="00457226">
        <w:rPr>
          <w:i/>
        </w:rPr>
        <w:t>Stream</w:t>
      </w:r>
      <w:proofErr w:type="spellEnd"/>
      <w:r w:rsidRPr="00457226">
        <w:t xml:space="preserve"> </w:t>
      </w:r>
      <w:r w:rsidRPr="007D1820">
        <w:t>possui dois tipos de operações: Intermediárias e Terminais. As operações intermediárias são as que são implementadas no padrão</w:t>
      </w:r>
      <w:r w:rsidRPr="00457226">
        <w:rPr>
          <w:i/>
        </w:rPr>
        <w:t xml:space="preserve"> </w:t>
      </w:r>
      <w:proofErr w:type="spellStart"/>
      <w:r w:rsidRPr="00457226">
        <w:rPr>
          <w:i/>
        </w:rPr>
        <w:t>Builder</w:t>
      </w:r>
      <w:proofErr w:type="spellEnd"/>
      <w:r w:rsidRPr="00457226">
        <w:t xml:space="preserve"> e </w:t>
      </w:r>
      <w:r>
        <w:t xml:space="preserve">retorna uma classe que </w:t>
      </w:r>
      <w:r w:rsidR="002045AB">
        <w:t>implemente</w:t>
      </w:r>
      <w:r>
        <w:t xml:space="preserve"> uma </w:t>
      </w:r>
      <w:proofErr w:type="spellStart"/>
      <w:r>
        <w:rPr>
          <w:i/>
        </w:rPr>
        <w:t>Stream</w:t>
      </w:r>
      <w:proofErr w:type="spellEnd"/>
      <w:r>
        <w:t>, ou seja, pode-se encadear quantas operações do tipo intermediárias quiser, desde que faça sentido para a aplicação.</w:t>
      </w:r>
      <w:r w:rsidR="001660AF">
        <w:t xml:space="preserve"> </w:t>
      </w:r>
      <w:r w:rsidR="002045AB">
        <w:t>Exemplos dessas operações são</w:t>
      </w:r>
      <w:r w:rsidR="001660AF">
        <w:t xml:space="preserve">: </w:t>
      </w:r>
      <w:proofErr w:type="spellStart"/>
      <w:r w:rsidR="001660AF">
        <w:t>filter</w:t>
      </w:r>
      <w:proofErr w:type="spellEnd"/>
      <w:r w:rsidR="001660AF">
        <w:t xml:space="preserve">(), </w:t>
      </w:r>
      <w:proofErr w:type="spellStart"/>
      <w:r w:rsidR="001660AF">
        <w:t>mapToInt</w:t>
      </w:r>
      <w:proofErr w:type="spellEnd"/>
      <w:r w:rsidR="001660AF">
        <w:t xml:space="preserve">(), </w:t>
      </w:r>
      <w:proofErr w:type="spellStart"/>
      <w:r w:rsidR="001660AF">
        <w:t>mapToDouble</w:t>
      </w:r>
      <w:proofErr w:type="spellEnd"/>
      <w:r w:rsidR="001660AF">
        <w:t>().</w:t>
      </w:r>
    </w:p>
    <w:p w14:paraId="675D08F9" w14:textId="37694E92" w:rsidR="001660AF" w:rsidRPr="007D1820" w:rsidRDefault="007D1820" w:rsidP="001660AF">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spellStart"/>
      <w:r w:rsidR="001660AF">
        <w:t>forEach</w:t>
      </w:r>
      <w:proofErr w:type="spellEnd"/>
      <w:r w:rsidR="001660AF">
        <w:t xml:space="preserve">(), sum(), min(), </w:t>
      </w:r>
      <w:proofErr w:type="spellStart"/>
      <w:r w:rsidR="001660AF">
        <w:t>max</w:t>
      </w:r>
      <w:proofErr w:type="spellEnd"/>
      <w:r w:rsidR="001660AF">
        <w:t xml:space="preserve">(), </w:t>
      </w:r>
      <w:proofErr w:type="spellStart"/>
      <w:r w:rsidR="001660AF">
        <w:t>findFirst</w:t>
      </w:r>
      <w:proofErr w:type="spellEnd"/>
      <w:r w:rsidR="001660AF">
        <w: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Ttulo1"/>
      </w:pPr>
      <w:bookmarkStart w:id="768" w:name="_Toc486423175"/>
      <w:r>
        <w:lastRenderedPageBreak/>
        <w:t>Resultados Obtidos</w:t>
      </w:r>
      <w:bookmarkEnd w:id="768"/>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043A02F" w:rsidR="00F059F7" w:rsidRDefault="002572B9" w:rsidP="00C63693">
      <w:ins w:id="769" w:author="Mario" w:date="2017-07-16T21:06:00Z">
        <w:r>
          <w:t xml:space="preserve">Nas seções deste capítulo são </w:t>
        </w:r>
        <w:proofErr w:type="spellStart"/>
        <w:proofErr w:type="gramStart"/>
        <w:r>
          <w:t>apresentados</w:t>
        </w:r>
      </w:ins>
      <w:proofErr w:type="gramEnd"/>
      <w:del w:id="770" w:author="Mario" w:date="2017-07-16T21:06:00Z">
        <w:r w:rsidR="00F059F7" w:rsidDel="002572B9">
          <w:delText xml:space="preserve">A seguir será </w:delText>
        </w:r>
        <w:r w:rsidR="00457226" w:rsidDel="002572B9">
          <w:delText>apresentada</w:delText>
        </w:r>
        <w:r w:rsidR="00F059F7" w:rsidDel="002572B9">
          <w:delText xml:space="preserve"> </w:delText>
        </w:r>
      </w:del>
      <w:r w:rsidR="00F059F7">
        <w:t>a</w:t>
      </w:r>
      <w:ins w:id="771" w:author="Mario" w:date="2017-07-16T21:07:00Z">
        <w:r>
          <w:t>s</w:t>
        </w:r>
      </w:ins>
      <w:proofErr w:type="spellEnd"/>
      <w:r w:rsidR="00F059F7">
        <w:t xml:space="preserve"> sequência</w:t>
      </w:r>
      <w:ins w:id="772" w:author="Mario" w:date="2017-07-16T21:07:00Z">
        <w:r>
          <w:t>s</w:t>
        </w:r>
      </w:ins>
      <w:r w:rsidR="00F059F7">
        <w:t xml:space="preserve"> de passos que podem ser tomados pelo usuário do sistema.</w:t>
      </w:r>
    </w:p>
    <w:p w14:paraId="45E0C3D5" w14:textId="6D23980C" w:rsidR="00F059F7" w:rsidRDefault="00F059F7" w:rsidP="00C63693"/>
    <w:p w14:paraId="098CF8CD" w14:textId="4116CA45" w:rsidR="00F059F7" w:rsidRDefault="00F059F7" w:rsidP="00AD1FC5">
      <w:pPr>
        <w:pStyle w:val="Ttulo2"/>
      </w:pPr>
      <w:bookmarkStart w:id="773" w:name="_Toc486423176"/>
      <w:r>
        <w:t>Criar RNA</w:t>
      </w:r>
      <w:bookmarkEnd w:id="773"/>
    </w:p>
    <w:p w14:paraId="4014A5B1" w14:textId="2C3486B0" w:rsidR="00F059F7" w:rsidRDefault="00F059F7" w:rsidP="00F059F7">
      <w:pPr>
        <w:rPr>
          <w:lang w:eastAsia="pt-BR"/>
        </w:rPr>
      </w:pPr>
    </w:p>
    <w:p w14:paraId="3D21935E" w14:textId="0B2C3A7D" w:rsidR="00095BD3" w:rsidRPr="009A4F96" w:rsidRDefault="00F059F7" w:rsidP="00095BD3">
      <w:r>
        <w:rPr>
          <w:lang w:eastAsia="pt-BR"/>
        </w:rPr>
        <w:t xml:space="preserve">Ao abrir o sistema, </w:t>
      </w:r>
      <w:r w:rsidR="00457226">
        <w:rPr>
          <w:lang w:eastAsia="pt-BR"/>
        </w:rPr>
        <w:t xml:space="preserve">a primeira tela </w:t>
      </w:r>
      <w:del w:id="774" w:author="Mario" w:date="2017-07-16T21:07:00Z">
        <w:r w:rsidR="00457226" w:rsidDel="002572B9">
          <w:rPr>
            <w:lang w:eastAsia="pt-BR"/>
          </w:rPr>
          <w:delText xml:space="preserve">será </w:delText>
        </w:r>
      </w:del>
      <w:ins w:id="775" w:author="Mario" w:date="2017-07-16T21:07:00Z">
        <w:r w:rsidR="002572B9">
          <w:rPr>
            <w:lang w:eastAsia="pt-BR"/>
          </w:rPr>
          <w:t xml:space="preserve">é </w:t>
        </w:r>
      </w:ins>
      <w:r w:rsidR="00457226">
        <w:rPr>
          <w:lang w:eastAsia="pt-BR"/>
        </w:rPr>
        <w:t>a de escolha da RNA.</w:t>
      </w:r>
      <w:ins w:id="776" w:author="mario" w:date="2017-07-15T09:36:00Z">
        <w:r w:rsidR="00095BD3">
          <w:rPr>
            <w:lang w:eastAsia="pt-BR"/>
          </w:rPr>
          <w:t xml:space="preserve"> </w:t>
        </w:r>
      </w:ins>
      <w:moveToRangeStart w:id="777" w:author="mario" w:date="2017-07-15T09:36:00Z" w:name="move487874722"/>
      <w:moveTo w:id="778" w:author="mario" w:date="2017-07-15T09:36:00Z">
        <w:r w:rsidR="00095BD3">
          <w:t xml:space="preserve">É possível perceber que na </w:t>
        </w:r>
        <w:r w:rsidR="00095BD3">
          <w:fldChar w:fldCharType="begin"/>
        </w:r>
        <w:r w:rsidR="00095BD3">
          <w:instrText xml:space="preserve"> REF _Ref479837139 \h </w:instrText>
        </w:r>
      </w:moveTo>
      <w:moveTo w:id="779" w:author="mario" w:date="2017-07-15T09:36:00Z">
        <w:r w:rsidR="00095BD3">
          <w:fldChar w:fldCharType="separate"/>
        </w:r>
        <w:r w:rsidR="00095BD3">
          <w:t xml:space="preserve">Figura </w:t>
        </w:r>
        <w:r w:rsidR="00095BD3">
          <w:rPr>
            <w:noProof/>
          </w:rPr>
          <w:t>46</w:t>
        </w:r>
        <w:r w:rsidR="00095BD3">
          <w:fldChar w:fldCharType="end"/>
        </w:r>
        <w:r w:rsidR="00095BD3">
          <w:t xml:space="preserve"> todos os campos estão vazios, exceto o </w:t>
        </w:r>
        <w:r w:rsidR="00095BD3">
          <w:rPr>
            <w:i/>
          </w:rPr>
          <w:t xml:space="preserve">Date </w:t>
        </w:r>
        <w:proofErr w:type="spellStart"/>
        <w:r w:rsidR="00095BD3">
          <w:rPr>
            <w:i/>
          </w:rPr>
          <w:t>Interval</w:t>
        </w:r>
        <w:proofErr w:type="spellEnd"/>
        <w:r w:rsidR="00095BD3">
          <w:t xml:space="preserve">, que é uma sugestão. No rodapé da imagem, é apresentado qual é a RNA escolhida no momento, como o programa acabou de ser iniciado ainda não tem nenhuma RNA escolhida. Se o ponteiro do mouse ficar em cima da aba </w:t>
        </w:r>
        <w:proofErr w:type="spellStart"/>
        <w:r w:rsidR="00095BD3">
          <w:rPr>
            <w:i/>
          </w:rPr>
          <w:t>NeuralNetwork</w:t>
        </w:r>
        <w:proofErr w:type="spellEnd"/>
        <w:r w:rsidR="00095BD3">
          <w:t xml:space="preserve"> por alguns segundos, aparecerá uma dica do que se trata a aba.</w:t>
        </w:r>
      </w:moveTo>
    </w:p>
    <w:moveToRangeEnd w:id="777"/>
    <w:p w14:paraId="761FDA10" w14:textId="2E1029D5" w:rsidR="00F059F7" w:rsidRDefault="00F059F7" w:rsidP="00F059F7">
      <w:pPr>
        <w:rPr>
          <w:lang w:eastAsia="pt-BR"/>
        </w:rPr>
      </w:pP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780" w:name="_Ref479837139"/>
      <w:bookmarkStart w:id="781" w:name="_Toc486423047"/>
      <w:r>
        <w:t xml:space="preserve">Figura </w:t>
      </w:r>
      <w:r w:rsidR="00EA6CFC">
        <w:fldChar w:fldCharType="begin"/>
      </w:r>
      <w:r w:rsidR="00EA6CFC">
        <w:instrText xml:space="preserve"> SEQ Figura \* ARABIC </w:instrText>
      </w:r>
      <w:r w:rsidR="00EA6CFC">
        <w:fldChar w:fldCharType="separate"/>
      </w:r>
      <w:r w:rsidR="00452B5C">
        <w:rPr>
          <w:noProof/>
        </w:rPr>
        <w:t>46</w:t>
      </w:r>
      <w:r w:rsidR="00EA6CFC">
        <w:rPr>
          <w:noProof/>
        </w:rPr>
        <w:fldChar w:fldCharType="end"/>
      </w:r>
      <w:bookmarkEnd w:id="780"/>
      <w:r>
        <w:t xml:space="preserve">. Interface 1 - </w:t>
      </w:r>
      <w:r w:rsidRPr="004E0EDD">
        <w:rPr>
          <w:i/>
          <w:lang w:val="en-US"/>
        </w:rPr>
        <w:t>ini</w:t>
      </w:r>
      <w:r w:rsidR="004E0EDD" w:rsidRPr="004E0EDD">
        <w:rPr>
          <w:i/>
          <w:lang w:val="en-US"/>
        </w:rPr>
        <w:t>t</w:t>
      </w:r>
      <w:r w:rsidRPr="004E0EDD">
        <w:rPr>
          <w:i/>
          <w:lang w:val="en-US"/>
        </w:rPr>
        <w:t>ial</w:t>
      </w:r>
      <w:bookmarkEnd w:id="781"/>
    </w:p>
    <w:p w14:paraId="4E4E9750" w14:textId="13875DCC" w:rsidR="00457226" w:rsidRDefault="00270D20" w:rsidP="00457226">
      <w:pPr>
        <w:pStyle w:val="Image"/>
      </w:pPr>
      <w:r>
        <w:lastRenderedPageBreak/>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792D7ABC" w14:textId="1E8E0B69" w:rsidR="00457226" w:rsidRDefault="00457226" w:rsidP="00457226">
      <w:pPr>
        <w:rPr>
          <w:ins w:id="782" w:author="mario" w:date="2017-07-15T09:36:00Z"/>
        </w:rPr>
      </w:pPr>
      <w:moveFromRangeStart w:id="783" w:author="mario" w:date="2017-07-15T09:36:00Z" w:name="move487874722"/>
      <w:moveFrom w:id="784" w:author="mario" w:date="2017-07-15T09:36:00Z">
        <w:r w:rsidDel="00095BD3">
          <w:t xml:space="preserve">É possível perceber que na </w:t>
        </w:r>
        <w:r w:rsidDel="00095BD3">
          <w:fldChar w:fldCharType="begin"/>
        </w:r>
        <w:r w:rsidDel="00095BD3">
          <w:instrText xml:space="preserve"> REF _Ref479837139 \h </w:instrText>
        </w:r>
      </w:moveFrom>
      <w:del w:id="785" w:author="mario" w:date="2017-07-15T09:36:00Z"/>
      <w:moveFrom w:id="786" w:author="mario" w:date="2017-07-15T09:36:00Z">
        <w:r w:rsidDel="00095BD3">
          <w:fldChar w:fldCharType="separate"/>
        </w:r>
        <w:r w:rsidR="00452B5C" w:rsidDel="00095BD3">
          <w:t xml:space="preserve">Figura </w:t>
        </w:r>
        <w:r w:rsidR="00452B5C" w:rsidDel="00095BD3">
          <w:rPr>
            <w:noProof/>
          </w:rPr>
          <w:t>46</w:t>
        </w:r>
        <w:r w:rsidDel="00095BD3">
          <w:fldChar w:fldCharType="end"/>
        </w:r>
        <w:r w:rsidDel="00095BD3">
          <w:t xml:space="preserve"> todos os campos estão vazios, exceto o </w:t>
        </w:r>
        <w:r w:rsidDel="00095BD3">
          <w:rPr>
            <w:i/>
          </w:rPr>
          <w:t>Date Interval</w:t>
        </w:r>
        <w:r w:rsidDel="00095BD3">
          <w:t>, que é uma sugestão. No rodapé da imagem, é apresentado qual é a RNA escolhida no momento, como o programa acabou de ser iniciado ainda não tem nenhuma RNA escolhida.</w:t>
        </w:r>
        <w:r w:rsidR="009A4F96" w:rsidDel="00095BD3">
          <w:t xml:space="preserve"> Se o ponteiro do mouse ficar em cima da aba </w:t>
        </w:r>
        <w:r w:rsidR="009A4F96" w:rsidDel="00095BD3">
          <w:rPr>
            <w:i/>
          </w:rPr>
          <w:t>NeuralNetwork</w:t>
        </w:r>
        <w:r w:rsidR="009A4F96" w:rsidDel="00095BD3">
          <w:t xml:space="preserve"> por alguns segundos, aparecerá uma dica do que se trata a aba.</w:t>
        </w:r>
      </w:moveFrom>
    </w:p>
    <w:p w14:paraId="531C19B7" w14:textId="77777777" w:rsidR="00095BD3" w:rsidRDefault="00095BD3" w:rsidP="00095BD3">
      <w:pPr>
        <w:rPr>
          <w:ins w:id="787" w:author="mario" w:date="2017-07-15T09:36:00Z"/>
        </w:rPr>
      </w:pPr>
      <w:ins w:id="788" w:author="mario" w:date="2017-07-15T09:36:00Z">
        <w:r>
          <w:t xml:space="preserve">Na </w:t>
        </w:r>
        <w:r>
          <w:fldChar w:fldCharType="begin"/>
        </w:r>
        <w:r>
          <w:instrText xml:space="preserve"> REF _Ref479837277 \h </w:instrText>
        </w:r>
      </w:ins>
      <w:ins w:id="789" w:author="mario" w:date="2017-07-15T09:36:00Z">
        <w:r>
          <w:fldChar w:fldCharType="separate"/>
        </w:r>
        <w:r>
          <w:t xml:space="preserve">Figura </w:t>
        </w:r>
        <w:r>
          <w:rPr>
            <w:noProof/>
          </w:rPr>
          <w:t>47</w:t>
        </w:r>
        <w:r>
          <w:fldChar w:fldCharType="end"/>
        </w:r>
        <w:r>
          <w:t xml:space="preserve"> é possível notar no centro da tela o erro que aparece se for clicado no botão </w:t>
        </w:r>
        <w:proofErr w:type="spellStart"/>
        <w:r>
          <w:rPr>
            <w:i/>
          </w:rPr>
          <w:t>Create</w:t>
        </w:r>
        <w:proofErr w:type="spellEnd"/>
        <w:r>
          <w:t xml:space="preserve">. Como não tem o nome, nem o </w:t>
        </w:r>
        <w:r>
          <w:rPr>
            <w:i/>
          </w:rPr>
          <w:t>Stock</w:t>
        </w:r>
        <w:r>
          <w:t>, nem os atributos, um erro é mostrado para que o usuário complete os campos com dados válidos.</w:t>
        </w:r>
      </w:ins>
    </w:p>
    <w:p w14:paraId="3D63D29A" w14:textId="77777777" w:rsidR="00095BD3" w:rsidRPr="009A4F96" w:rsidDel="00095BD3" w:rsidRDefault="00095BD3" w:rsidP="00457226"/>
    <w:moveFromRangeEnd w:id="783"/>
    <w:p w14:paraId="0C7A8D2E" w14:textId="77777777" w:rsidR="00457226" w:rsidRDefault="00457226" w:rsidP="00457226"/>
    <w:p w14:paraId="302ACCF1" w14:textId="502545B6" w:rsidR="00457226" w:rsidRDefault="00457226" w:rsidP="00457226">
      <w:pPr>
        <w:pStyle w:val="Legenda"/>
      </w:pPr>
      <w:bookmarkStart w:id="790" w:name="_Ref479837277"/>
      <w:bookmarkStart w:id="791" w:name="_Toc486423048"/>
      <w:r>
        <w:t xml:space="preserve">Figura </w:t>
      </w:r>
      <w:r w:rsidR="00EA6CFC">
        <w:fldChar w:fldCharType="begin"/>
      </w:r>
      <w:r w:rsidR="00EA6CFC">
        <w:instrText xml:space="preserve"> SEQ Figura \* ARABIC </w:instrText>
      </w:r>
      <w:r w:rsidR="00EA6CFC">
        <w:fldChar w:fldCharType="separate"/>
      </w:r>
      <w:r w:rsidR="00452B5C">
        <w:rPr>
          <w:noProof/>
        </w:rPr>
        <w:t>47</w:t>
      </w:r>
      <w:r w:rsidR="00EA6CFC">
        <w:rPr>
          <w:noProof/>
        </w:rPr>
        <w:fldChar w:fldCharType="end"/>
      </w:r>
      <w:bookmarkEnd w:id="790"/>
      <w:r>
        <w:t xml:space="preserve">. Interface 1 - </w:t>
      </w:r>
      <w:r w:rsidRPr="004E0EDD">
        <w:rPr>
          <w:i/>
          <w:lang w:val="en-US"/>
        </w:rPr>
        <w:t>erro</w:t>
      </w:r>
      <w:r w:rsidR="004E0EDD" w:rsidRPr="004E0EDD">
        <w:rPr>
          <w:i/>
          <w:lang w:val="en-US"/>
        </w:rPr>
        <w:t>r</w:t>
      </w:r>
      <w:bookmarkEnd w:id="791"/>
    </w:p>
    <w:p w14:paraId="5486CBA4" w14:textId="79052A08" w:rsidR="00457226" w:rsidRDefault="00457226" w:rsidP="00457226">
      <w:pPr>
        <w:pStyle w:val="Image"/>
      </w:pPr>
      <w:r>
        <w:lastRenderedPageBreak/>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79EFB97D" w14:textId="58DD9FB0" w:rsidR="00457226" w:rsidDel="00095BD3" w:rsidRDefault="00457226" w:rsidP="00457226">
      <w:pPr>
        <w:rPr>
          <w:del w:id="792" w:author="mario" w:date="2017-07-15T09:36:00Z"/>
        </w:rPr>
      </w:pPr>
      <w:del w:id="793" w:author="mario" w:date="2017-07-15T09:36:00Z">
        <w:r w:rsidDel="00095BD3">
          <w:delText xml:space="preserve">Na </w:delText>
        </w:r>
        <w:r w:rsidDel="00095BD3">
          <w:fldChar w:fldCharType="begin"/>
        </w:r>
        <w:r w:rsidDel="00095BD3">
          <w:delInstrText xml:space="preserve"> REF _Ref479837277 \h </w:delInstrText>
        </w:r>
        <w:r w:rsidDel="00095BD3">
          <w:fldChar w:fldCharType="separate"/>
        </w:r>
        <w:r w:rsidR="00452B5C" w:rsidDel="00095BD3">
          <w:delText xml:space="preserve">Figura </w:delText>
        </w:r>
        <w:r w:rsidR="00452B5C" w:rsidDel="00095BD3">
          <w:rPr>
            <w:noProof/>
          </w:rPr>
          <w:delText>47</w:delText>
        </w:r>
        <w:r w:rsidDel="00095BD3">
          <w:fldChar w:fldCharType="end"/>
        </w:r>
        <w:r w:rsidDel="00095BD3">
          <w:delText xml:space="preserve"> é possível notar no centro da tela o erro que aparece se for clicado no botão </w:delText>
        </w:r>
        <w:r w:rsidDel="00095BD3">
          <w:rPr>
            <w:i/>
          </w:rPr>
          <w:delText>Create</w:delText>
        </w:r>
        <w:r w:rsidDel="00095BD3">
          <w:delText xml:space="preserve">. Como não tem o nome, nem o </w:delText>
        </w:r>
        <w:r w:rsidDel="00095BD3">
          <w:rPr>
            <w:i/>
          </w:rPr>
          <w:delText>Stock</w:delText>
        </w:r>
        <w:r w:rsidDel="00095BD3">
          <w:delText>, nem os atributos, um erro é mostrado para que o usuário complete os campos com dados válidos.</w:delText>
        </w:r>
      </w:del>
    </w:p>
    <w:p w14:paraId="57A3255E" w14:textId="0C00FE28" w:rsidR="00095BD3" w:rsidRDefault="00095BD3" w:rsidP="00095BD3">
      <w:moveToRangeStart w:id="794" w:author="mario" w:date="2017-07-15T09:36:00Z" w:name="move487874738"/>
      <w:moveTo w:id="795" w:author="mario" w:date="2017-07-15T09:36:00Z">
        <w:r w:rsidRPr="00457226">
          <w:t>Se o usuário colocar dados v</w:t>
        </w:r>
        <w:r>
          <w:t xml:space="preserve">álidos e clicar no botão </w:t>
        </w:r>
        <w:proofErr w:type="spellStart"/>
        <w:r>
          <w:rPr>
            <w:i/>
          </w:rPr>
          <w:t>Create</w:t>
        </w:r>
        <w:proofErr w:type="spellEnd"/>
        <w:r>
          <w:t>, é apresentada uma mensagem dizendo que a rede foi criada com sucesso, como</w:t>
        </w:r>
      </w:moveTo>
      <w:ins w:id="796" w:author="Mario" w:date="2017-07-16T21:08:00Z">
        <w:r w:rsidR="002572B9">
          <w:t xml:space="preserve"> é</w:t>
        </w:r>
      </w:ins>
      <w:moveTo w:id="797" w:author="mario" w:date="2017-07-15T09:36:00Z">
        <w:r>
          <w:t xml:space="preserve"> mostra</w:t>
        </w:r>
      </w:moveTo>
      <w:ins w:id="798" w:author="Mario" w:date="2017-07-16T21:08:00Z">
        <w:r w:rsidR="002572B9">
          <w:t>do</w:t>
        </w:r>
      </w:ins>
      <w:moveTo w:id="799" w:author="mario" w:date="2017-07-15T09:36:00Z">
        <w:r>
          <w:t xml:space="preserve"> </w:t>
        </w:r>
      </w:moveTo>
      <w:ins w:id="800" w:author="Mario" w:date="2017-07-16T21:08:00Z">
        <w:r w:rsidR="002572B9">
          <w:t>n</w:t>
        </w:r>
      </w:ins>
      <w:moveTo w:id="801" w:author="mario" w:date="2017-07-15T09:36:00Z">
        <w:r>
          <w:t xml:space="preserve">a </w:t>
        </w:r>
        <w:r>
          <w:fldChar w:fldCharType="begin"/>
        </w:r>
        <w:r>
          <w:instrText xml:space="preserve"> REF _Ref479837596 \h </w:instrText>
        </w:r>
      </w:moveTo>
      <w:moveTo w:id="802" w:author="mario" w:date="2017-07-15T09:36:00Z">
        <w:r>
          <w:fldChar w:fldCharType="separate"/>
        </w:r>
        <w:r>
          <w:t xml:space="preserve">Figura </w:t>
        </w:r>
        <w:r>
          <w:rPr>
            <w:noProof/>
          </w:rPr>
          <w:t>48</w:t>
        </w:r>
        <w:r>
          <w:fldChar w:fldCharType="end"/>
        </w:r>
        <w:r>
          <w:t xml:space="preserve">. Mesmo sem adicionar nenhuma camada oculta é possível criar a rede e, </w:t>
        </w:r>
        <w:r>
          <w:lastRenderedPageBreak/>
          <w:t>no caso, só terá duas camadas verdadeiras: a inicial (ou de entrada) e a final (ou de saída).</w:t>
        </w:r>
      </w:moveTo>
    </w:p>
    <w:moveToRangeEnd w:id="794"/>
    <w:p w14:paraId="6E413BE1" w14:textId="77777777" w:rsidR="00095BD3" w:rsidRDefault="00095BD3" w:rsidP="00457226">
      <w:pPr>
        <w:rPr>
          <w:ins w:id="803" w:author="mario" w:date="2017-07-15T09:36:00Z"/>
        </w:rPr>
      </w:pPr>
    </w:p>
    <w:p w14:paraId="1E45E2D9" w14:textId="77777777" w:rsidR="00457226" w:rsidRDefault="00457226" w:rsidP="00457226"/>
    <w:p w14:paraId="7A1C62CA" w14:textId="5A57BCFE" w:rsidR="00457226" w:rsidRDefault="00457226" w:rsidP="00457226">
      <w:pPr>
        <w:pStyle w:val="Legenda"/>
        <w:rPr>
          <w:lang w:val="en-US"/>
        </w:rPr>
      </w:pPr>
      <w:bookmarkStart w:id="804" w:name="_Ref479837596"/>
      <w:bookmarkStart w:id="805" w:name="_Toc486423049"/>
      <w:r>
        <w:t xml:space="preserve">Figura </w:t>
      </w:r>
      <w:r w:rsidR="00EA6CFC">
        <w:fldChar w:fldCharType="begin"/>
      </w:r>
      <w:r w:rsidR="00EA6CFC">
        <w:instrText xml:space="preserve"> SEQ Figura \* ARABIC </w:instrText>
      </w:r>
      <w:r w:rsidR="00EA6CFC">
        <w:fldChar w:fldCharType="separate"/>
      </w:r>
      <w:r w:rsidR="00452B5C">
        <w:rPr>
          <w:noProof/>
        </w:rPr>
        <w:t>48</w:t>
      </w:r>
      <w:r w:rsidR="00EA6CFC">
        <w:rPr>
          <w:noProof/>
        </w:rPr>
        <w:fldChar w:fldCharType="end"/>
      </w:r>
      <w:bookmarkEnd w:id="804"/>
      <w:r>
        <w:t xml:space="preserve">. Interface 1 – </w:t>
      </w:r>
      <w:r w:rsidRPr="004E0EDD">
        <w:rPr>
          <w:i/>
          <w:lang w:val="en-US"/>
        </w:rPr>
        <w:t>success</w:t>
      </w:r>
      <w:bookmarkEnd w:id="805"/>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6700" cy="5781675"/>
                    </a:xfrm>
                    <a:prstGeom prst="rect">
                      <a:avLst/>
                    </a:prstGeom>
                  </pic:spPr>
                </pic:pic>
              </a:graphicData>
            </a:graphic>
          </wp:inline>
        </w:drawing>
      </w:r>
    </w:p>
    <w:p w14:paraId="397DA542" w14:textId="71395F6B" w:rsidR="00457226" w:rsidRPr="00F25991" w:rsidRDefault="00457226" w:rsidP="004E6912">
      <w:pPr>
        <w:pStyle w:val="Legenda"/>
      </w:pPr>
      <w:r w:rsidRPr="00F25991">
        <w:t>Fonte: Autor (2017)</w:t>
      </w:r>
    </w:p>
    <w:p w14:paraId="2439A155" w14:textId="33BC4F92" w:rsidR="00457226" w:rsidRDefault="00457226" w:rsidP="00457226">
      <w:pPr>
        <w:rPr>
          <w:ins w:id="806" w:author="mario" w:date="2017-07-15T09:36:00Z"/>
        </w:rPr>
      </w:pPr>
      <w:moveFromRangeStart w:id="807" w:author="mario" w:date="2017-07-15T09:36:00Z" w:name="move487874738"/>
      <w:moveFrom w:id="808" w:author="mario" w:date="2017-07-15T09:36:00Z">
        <w:r w:rsidRPr="00457226" w:rsidDel="00095BD3">
          <w:lastRenderedPageBreak/>
          <w:t>Se o usuário colocar dados v</w:t>
        </w:r>
        <w:r w:rsidDel="00095BD3">
          <w:t xml:space="preserve">álidos e clicar no botão </w:t>
        </w:r>
        <w:r w:rsidDel="00095BD3">
          <w:rPr>
            <w:i/>
          </w:rPr>
          <w:t>Create</w:t>
        </w:r>
        <w:r w:rsidDel="00095BD3">
          <w:t xml:space="preserve">, é </w:t>
        </w:r>
        <w:r w:rsidR="00F25991" w:rsidDel="00095BD3">
          <w:t>apresentada uma mensagem dizendo que a rede foi criada com sucesso, como</w:t>
        </w:r>
        <w:r w:rsidDel="00095BD3">
          <w:t xml:space="preserve"> mostra a </w:t>
        </w:r>
        <w:r w:rsidDel="00095BD3">
          <w:fldChar w:fldCharType="begin"/>
        </w:r>
        <w:r w:rsidDel="00095BD3">
          <w:instrText xml:space="preserve"> REF _Ref479837596 \h </w:instrText>
        </w:r>
      </w:moveFrom>
      <w:del w:id="809" w:author="mario" w:date="2017-07-15T09:36:00Z"/>
      <w:moveFrom w:id="810" w:author="mario" w:date="2017-07-15T09:36:00Z">
        <w:r w:rsidDel="00095BD3">
          <w:fldChar w:fldCharType="separate"/>
        </w:r>
        <w:r w:rsidR="00452B5C" w:rsidDel="00095BD3">
          <w:t xml:space="preserve">Figura </w:t>
        </w:r>
        <w:r w:rsidR="00452B5C" w:rsidDel="00095BD3">
          <w:rPr>
            <w:noProof/>
          </w:rPr>
          <w:t>48</w:t>
        </w:r>
        <w:r w:rsidDel="00095BD3">
          <w:fldChar w:fldCharType="end"/>
        </w:r>
        <w:r w:rsidDel="00095BD3">
          <w:t>.</w:t>
        </w:r>
        <w:r w:rsidR="00F25991" w:rsidDel="00095BD3">
          <w:t xml:space="preserve"> Mesmo sem adicionar nenhuma camada oculta é possível criar a rede e, no caso, só terá duas camadas verdadeiras: a inicial (ou de entrada) e a final (ou de saída).</w:t>
        </w:r>
      </w:moveFrom>
    </w:p>
    <w:p w14:paraId="3FDC525E" w14:textId="347FCA92" w:rsidR="00095BD3" w:rsidRDefault="00095BD3" w:rsidP="00095BD3">
      <w:pPr>
        <w:rPr>
          <w:ins w:id="811" w:author="mario" w:date="2017-07-15T09:36:00Z"/>
        </w:rPr>
      </w:pPr>
      <w:ins w:id="812" w:author="mario" w:date="2017-07-15T09:36:00Z">
        <w:r w:rsidRPr="00EE61F1">
          <w:t>Se o usuário clicar no bot</w:t>
        </w:r>
        <w:r>
          <w:t xml:space="preserve">ão “+”, será adicionado uma linha na tabela das camadas ocultas, com uma sugestão de camada: três neurônios, contendo bias, função de ativação </w:t>
        </w:r>
        <w:proofErr w:type="spellStart"/>
        <w:proofErr w:type="gramStart"/>
        <w:r>
          <w:rPr>
            <w:i/>
          </w:rPr>
          <w:t>ElliottSymmetric</w:t>
        </w:r>
        <w:proofErr w:type="spellEnd"/>
        <w:proofErr w:type="gramEnd"/>
        <w:r>
          <w:t xml:space="preserve"> e com 0,3 de </w:t>
        </w:r>
        <w:proofErr w:type="spellStart"/>
        <w:r>
          <w:rPr>
            <w:i/>
          </w:rPr>
          <w:t>dropOutRate</w:t>
        </w:r>
        <w:proofErr w:type="spellEnd"/>
        <w:r>
          <w:t>, como</w:t>
        </w:r>
      </w:ins>
      <w:ins w:id="813" w:author="Mario" w:date="2017-07-16T21:09:00Z">
        <w:r w:rsidR="002572B9">
          <w:t xml:space="preserve"> é</w:t>
        </w:r>
      </w:ins>
      <w:ins w:id="814" w:author="mario" w:date="2017-07-15T09:36:00Z">
        <w:r>
          <w:t xml:space="preserve"> mostra</w:t>
        </w:r>
      </w:ins>
      <w:ins w:id="815" w:author="Mario" w:date="2017-07-16T21:09:00Z">
        <w:r w:rsidR="002572B9">
          <w:t>do</w:t>
        </w:r>
      </w:ins>
      <w:ins w:id="816" w:author="mario" w:date="2017-07-15T09:36:00Z">
        <w:r>
          <w:t xml:space="preserve"> </w:t>
        </w:r>
      </w:ins>
      <w:ins w:id="817" w:author="Mario" w:date="2017-07-16T21:09:00Z">
        <w:r w:rsidR="002572B9">
          <w:t>n</w:t>
        </w:r>
      </w:ins>
      <w:ins w:id="818" w:author="mario" w:date="2017-07-15T09:36:00Z">
        <w:r>
          <w:t xml:space="preserve">a </w:t>
        </w:r>
        <w:r>
          <w:fldChar w:fldCharType="begin"/>
        </w:r>
        <w:r>
          <w:instrText xml:space="preserve"> REF _Ref479839404 \h </w:instrText>
        </w:r>
      </w:ins>
      <w:ins w:id="819" w:author="mario" w:date="2017-07-15T09:36:00Z">
        <w:r>
          <w:fldChar w:fldCharType="separate"/>
        </w:r>
        <w:r w:rsidRPr="00452B5C">
          <w:t xml:space="preserve">Figura </w:t>
        </w:r>
        <w:r w:rsidRPr="00452B5C">
          <w:rPr>
            <w:noProof/>
          </w:rPr>
          <w:t>49</w:t>
        </w:r>
        <w:r>
          <w:fldChar w:fldCharType="end"/>
        </w:r>
        <w:r>
          <w:t>.</w:t>
        </w:r>
      </w:ins>
    </w:p>
    <w:p w14:paraId="541DD333" w14:textId="77777777" w:rsidR="00095BD3" w:rsidDel="00095BD3" w:rsidRDefault="00095BD3" w:rsidP="00457226"/>
    <w:moveFromRangeEnd w:id="807"/>
    <w:p w14:paraId="383436F5" w14:textId="77777777" w:rsidR="00EE61F1" w:rsidRDefault="00EE61F1" w:rsidP="00457226"/>
    <w:p w14:paraId="462D19F0" w14:textId="239A0DAA" w:rsidR="00EE61F1" w:rsidRDefault="00EE61F1" w:rsidP="00EE61F1">
      <w:pPr>
        <w:pStyle w:val="Legenda"/>
        <w:rPr>
          <w:i/>
          <w:lang w:val="en-US"/>
        </w:rPr>
      </w:pPr>
      <w:bookmarkStart w:id="820" w:name="_Ref479839404"/>
      <w:bookmarkStart w:id="821" w:name="_Toc486423050"/>
      <w:proofErr w:type="spellStart"/>
      <w:proofErr w:type="gramStart"/>
      <w:r w:rsidRPr="00C515C6">
        <w:rPr>
          <w:lang w:val="en-US"/>
        </w:rPr>
        <w:t>Figura</w:t>
      </w:r>
      <w:proofErr w:type="spellEnd"/>
      <w:r w:rsidRPr="00C515C6">
        <w:rPr>
          <w:lang w:val="en-US"/>
        </w:rPr>
        <w:t xml:space="preserve"> </w:t>
      </w:r>
      <w:r w:rsidRPr="004E6912">
        <w:fldChar w:fldCharType="begin"/>
      </w:r>
      <w:r w:rsidRPr="00C515C6">
        <w:rPr>
          <w:lang w:val="en-US"/>
        </w:rPr>
        <w:instrText xml:space="preserve"> SEQ Figura \* ARABIC </w:instrText>
      </w:r>
      <w:r w:rsidRPr="004E6912">
        <w:fldChar w:fldCharType="separate"/>
      </w:r>
      <w:r w:rsidR="00452B5C">
        <w:rPr>
          <w:noProof/>
          <w:lang w:val="en-US"/>
        </w:rPr>
        <w:t>49</w:t>
      </w:r>
      <w:r w:rsidRPr="004E6912">
        <w:fldChar w:fldCharType="end"/>
      </w:r>
      <w:bookmarkEnd w:id="820"/>
      <w:r w:rsidRPr="00EE61F1">
        <w:rPr>
          <w:lang w:val="en-US"/>
        </w:rPr>
        <w:t>.</w:t>
      </w:r>
      <w:proofErr w:type="gramEnd"/>
      <w:r w:rsidRPr="00EE61F1">
        <w:rPr>
          <w:lang w:val="en-US"/>
        </w:rPr>
        <w:t xml:space="preserve"> Interface 1 - </w:t>
      </w:r>
      <w:r w:rsidRPr="00EE61F1">
        <w:rPr>
          <w:i/>
          <w:lang w:val="en-US"/>
        </w:rPr>
        <w:t>add hidden layer</w:t>
      </w:r>
      <w:bookmarkEnd w:id="821"/>
    </w:p>
    <w:p w14:paraId="1845C10E" w14:textId="387D2953" w:rsidR="00EE61F1" w:rsidRDefault="00EE61F1" w:rsidP="00EE61F1">
      <w:pPr>
        <w:pStyle w:val="Image"/>
        <w:rPr>
          <w:lang w:val="en-US"/>
        </w:rPr>
      </w:pPr>
      <w:r>
        <w:lastRenderedPageBreak/>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67A75C2A" w14:textId="5873CB60" w:rsidR="00EE61F1" w:rsidDel="00095BD3" w:rsidRDefault="00EE61F1" w:rsidP="00EE61F1">
      <w:pPr>
        <w:rPr>
          <w:del w:id="822" w:author="mario" w:date="2017-07-15T09:36:00Z"/>
        </w:rPr>
      </w:pPr>
      <w:del w:id="823" w:author="mario" w:date="2017-07-15T09:36:00Z">
        <w:r w:rsidRPr="00EE61F1" w:rsidDel="00095BD3">
          <w:delText>Se o usuário clicar no bot</w:delText>
        </w:r>
        <w:r w:rsidDel="00095BD3">
          <w:delText xml:space="preserve">ão “+”, será adicionado uma linha na tabela das camadas ocultas, com uma sugestão de camada: três neurônios, contendo bias, função de ativação </w:delText>
        </w:r>
        <w:r w:rsidDel="00095BD3">
          <w:rPr>
            <w:i/>
          </w:rPr>
          <w:delText>ElliottSymmetric</w:delText>
        </w:r>
        <w:r w:rsidDel="00095BD3">
          <w:delText xml:space="preserve"> e com 0,3 de </w:delText>
        </w:r>
        <w:r w:rsidDel="00095BD3">
          <w:rPr>
            <w:i/>
          </w:rPr>
          <w:delText>dropOutRate</w:delText>
        </w:r>
        <w:r w:rsidDel="00095BD3">
          <w:delText xml:space="preserve">, como mostra a </w:delText>
        </w:r>
        <w:r w:rsidDel="00095BD3">
          <w:fldChar w:fldCharType="begin"/>
        </w:r>
        <w:r w:rsidDel="00095BD3">
          <w:delInstrText xml:space="preserve"> REF _Ref479839404 \h </w:delInstrText>
        </w:r>
        <w:r w:rsidDel="00095BD3">
          <w:fldChar w:fldCharType="separate"/>
        </w:r>
        <w:r w:rsidR="00452B5C" w:rsidRPr="00452B5C" w:rsidDel="00095BD3">
          <w:delText xml:space="preserve">Figura </w:delText>
        </w:r>
        <w:r w:rsidR="00452B5C" w:rsidRPr="00452B5C" w:rsidDel="00095BD3">
          <w:rPr>
            <w:noProof/>
          </w:rPr>
          <w:delText>49</w:delText>
        </w:r>
        <w:r w:rsidDel="00095BD3">
          <w:fldChar w:fldCharType="end"/>
        </w:r>
        <w:r w:rsidDel="00095BD3">
          <w:delText>.</w:delText>
        </w:r>
      </w:del>
    </w:p>
    <w:p w14:paraId="61920548" w14:textId="77777777" w:rsidR="00095BD3" w:rsidRPr="00EE61F1" w:rsidRDefault="00095BD3" w:rsidP="00095BD3">
      <w:moveToRangeStart w:id="824" w:author="mario" w:date="2017-07-15T09:37:00Z" w:name="move487874752"/>
      <w:moveTo w:id="825" w:author="mario" w:date="2017-07-15T09:37:00Z">
        <w:r>
          <w:t xml:space="preserve">Na </w:t>
        </w:r>
        <w:r>
          <w:fldChar w:fldCharType="begin"/>
        </w:r>
        <w:r>
          <w:instrText xml:space="preserve"> REF _Ref479839571 \h </w:instrText>
        </w:r>
      </w:moveTo>
      <w:moveTo w:id="826" w:author="mario" w:date="2017-07-15T09:37:00Z">
        <w:r>
          <w:fldChar w:fldCharType="separate"/>
        </w:r>
        <w:r w:rsidRPr="00C515C6">
          <w:t xml:space="preserve">Figura </w:t>
        </w:r>
        <w:r>
          <w:rPr>
            <w:noProof/>
          </w:rPr>
          <w:t>50</w:t>
        </w:r>
        <w:r>
          <w:fldChar w:fldCharType="end"/>
        </w:r>
        <w:r>
          <w:t xml:space="preserve"> é possível ver o que acontece ao clicar na função de ativação, são mostradas todas as funções de ativação que o sistema suporta como foi </w:t>
        </w:r>
        <w:r>
          <w:lastRenderedPageBreak/>
          <w:t>explicado anteriormente no capítulo 2.2. Se clicar no botão “X”, é apagado a linha selecionada, e se não tiver nenhuma selecionada, apaga a última linha.</w:t>
        </w:r>
      </w:moveTo>
    </w:p>
    <w:moveToRangeEnd w:id="824"/>
    <w:p w14:paraId="31493C10" w14:textId="77777777" w:rsidR="00095BD3" w:rsidRDefault="00095BD3" w:rsidP="00EE61F1">
      <w:pPr>
        <w:rPr>
          <w:ins w:id="827" w:author="mario" w:date="2017-07-15T09:37:00Z"/>
        </w:rPr>
      </w:pPr>
    </w:p>
    <w:p w14:paraId="15CB753C" w14:textId="77777777" w:rsidR="00EE61F1" w:rsidRDefault="00EE61F1" w:rsidP="00EE61F1"/>
    <w:p w14:paraId="395D350C" w14:textId="72460CB4" w:rsidR="00EE61F1" w:rsidRDefault="00EE61F1" w:rsidP="00EE61F1">
      <w:pPr>
        <w:pStyle w:val="Legenda"/>
        <w:rPr>
          <w:i/>
          <w:lang w:val="en-US"/>
        </w:rPr>
      </w:pPr>
      <w:bookmarkStart w:id="828" w:name="_Ref479839571"/>
      <w:bookmarkStart w:id="829" w:name="_Toc486423051"/>
      <w:r w:rsidRPr="00C515C6">
        <w:t xml:space="preserve">Figura </w:t>
      </w:r>
      <w:r w:rsidR="00EA6CFC">
        <w:fldChar w:fldCharType="begin"/>
      </w:r>
      <w:r w:rsidR="00EA6CFC">
        <w:instrText xml:space="preserve"> SEQ Figura \* ARABIC </w:instrText>
      </w:r>
      <w:r w:rsidR="00EA6CFC">
        <w:fldChar w:fldCharType="separate"/>
      </w:r>
      <w:r w:rsidR="00452B5C">
        <w:rPr>
          <w:noProof/>
        </w:rPr>
        <w:t>50</w:t>
      </w:r>
      <w:r w:rsidR="00EA6CFC">
        <w:rPr>
          <w:noProof/>
        </w:rPr>
        <w:fldChar w:fldCharType="end"/>
      </w:r>
      <w:bookmarkEnd w:id="828"/>
      <w:r w:rsidRPr="00EE61F1">
        <w:rPr>
          <w:lang w:val="en-US"/>
        </w:rPr>
        <w:t xml:space="preserve">. Interface 1 - </w:t>
      </w:r>
      <w:r w:rsidRPr="00EE61F1">
        <w:rPr>
          <w:i/>
          <w:lang w:val="en-US"/>
        </w:rPr>
        <w:t>activation functions</w:t>
      </w:r>
      <w:bookmarkEnd w:id="829"/>
    </w:p>
    <w:p w14:paraId="6C605748" w14:textId="78F596A7" w:rsidR="00EE61F1" w:rsidRDefault="00EE61F1" w:rsidP="00EE61F1">
      <w:pPr>
        <w:pStyle w:val="Image"/>
        <w:rPr>
          <w:lang w:val="en-US"/>
        </w:rPr>
      </w:pPr>
      <w: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5B68355F" w14:textId="02BCB229" w:rsidR="00EE61F1" w:rsidRDefault="00D42852" w:rsidP="00EE61F1">
      <w:pPr>
        <w:rPr>
          <w:ins w:id="830" w:author="mario" w:date="2017-07-15T09:37:00Z"/>
        </w:rPr>
      </w:pPr>
      <w:moveFromRangeStart w:id="831" w:author="mario" w:date="2017-07-15T09:37:00Z" w:name="move487874752"/>
      <w:moveFrom w:id="832" w:author="mario" w:date="2017-07-15T09:37:00Z">
        <w:r w:rsidDel="00095BD3">
          <w:lastRenderedPageBreak/>
          <w:t xml:space="preserve">Na </w:t>
        </w:r>
        <w:r w:rsidDel="00095BD3">
          <w:fldChar w:fldCharType="begin"/>
        </w:r>
        <w:r w:rsidDel="00095BD3">
          <w:instrText xml:space="preserve"> REF _Ref479839571 \h </w:instrText>
        </w:r>
      </w:moveFrom>
      <w:del w:id="833" w:author="mario" w:date="2017-07-15T09:37:00Z"/>
      <w:moveFrom w:id="834" w:author="mario" w:date="2017-07-15T09:37:00Z">
        <w:r w:rsidDel="00095BD3">
          <w:fldChar w:fldCharType="separate"/>
        </w:r>
        <w:r w:rsidR="00452B5C" w:rsidRPr="00C515C6" w:rsidDel="00095BD3">
          <w:t xml:space="preserve">Figura </w:t>
        </w:r>
        <w:r w:rsidR="00452B5C" w:rsidDel="00095BD3">
          <w:rPr>
            <w:noProof/>
          </w:rPr>
          <w:t>50</w:t>
        </w:r>
        <w:r w:rsidDel="00095BD3">
          <w:fldChar w:fldCharType="end"/>
        </w:r>
        <w:r w:rsidDel="00095BD3">
          <w:t xml:space="preserve"> é possível ver o que acontece a</w:t>
        </w:r>
        <w:r w:rsidR="00EE61F1" w:rsidDel="00095BD3">
          <w:t xml:space="preserve">o clicar na função de ativação, são mostradas todas as funções de ativação que o sistema </w:t>
        </w:r>
        <w:r w:rsidR="002045AB" w:rsidDel="00095BD3">
          <w:t>suporta</w:t>
        </w:r>
        <w:r w:rsidR="00EE61F1" w:rsidDel="00095BD3">
          <w:t xml:space="preserve"> como foi explicado anteriormente no capítulo 2.2.</w:t>
        </w:r>
        <w:r w:rsidDel="00095BD3">
          <w:t xml:space="preserve"> Se clicar no botão “X”, é </w:t>
        </w:r>
        <w:r w:rsidR="002045AB" w:rsidDel="00095BD3">
          <w:t>apagado</w:t>
        </w:r>
        <w:r w:rsidDel="00095BD3">
          <w:t xml:space="preserve"> a linha selecionada, e se não tiver nenhuma selecionada, apaga a última linha.</w:t>
        </w:r>
      </w:moveFrom>
    </w:p>
    <w:p w14:paraId="33CB9667" w14:textId="2718D4CF" w:rsidR="00095BD3" w:rsidRDefault="00095BD3" w:rsidP="00095BD3">
      <w:pPr>
        <w:rPr>
          <w:ins w:id="835" w:author="mario" w:date="2017-07-15T09:37:00Z"/>
        </w:rPr>
      </w:pPr>
      <w:ins w:id="836" w:author="mario" w:date="2017-07-15T09:37:00Z">
        <w:r>
          <w:t xml:space="preserve">Se o botão </w:t>
        </w:r>
        <w:proofErr w:type="spellStart"/>
        <w:r>
          <w:rPr>
            <w:i/>
          </w:rPr>
          <w:t>Create</w:t>
        </w:r>
        <w:proofErr w:type="spellEnd"/>
        <w:r>
          <w:t xml:space="preserve"> for clicado novamente, é apresentada uma mensagem alertando ao usuário que já existe uma rede criada com o mesmo nome, e se ele deseja sobrescrever a rede existente</w:t>
        </w:r>
      </w:ins>
      <w:ins w:id="837" w:author="mario" w:date="2017-07-15T09:38:00Z">
        <w:r>
          <w:t>, como</w:t>
        </w:r>
      </w:ins>
      <w:ins w:id="838" w:author="Mario" w:date="2017-07-16T21:09:00Z">
        <w:r w:rsidR="002572B9">
          <w:t xml:space="preserve"> é</w:t>
        </w:r>
      </w:ins>
      <w:ins w:id="839" w:author="mario" w:date="2017-07-15T09:38:00Z">
        <w:r>
          <w:t xml:space="preserve"> mostra</w:t>
        </w:r>
      </w:ins>
      <w:ins w:id="840" w:author="Mario" w:date="2017-07-16T21:09:00Z">
        <w:r w:rsidR="002572B9">
          <w:t>do</w:t>
        </w:r>
      </w:ins>
      <w:ins w:id="841" w:author="mario" w:date="2017-07-15T09:38:00Z">
        <w:r>
          <w:t xml:space="preserve"> </w:t>
        </w:r>
      </w:ins>
      <w:ins w:id="842" w:author="Mario" w:date="2017-07-16T21:09:00Z">
        <w:r w:rsidR="002572B9">
          <w:t>n</w:t>
        </w:r>
      </w:ins>
      <w:ins w:id="843" w:author="mario" w:date="2017-07-15T09:38:00Z">
        <w:r>
          <w:t xml:space="preserve">a </w:t>
        </w:r>
        <w:r>
          <w:fldChar w:fldCharType="begin"/>
        </w:r>
        <w:r>
          <w:instrText xml:space="preserve"> REF _Ref487874829 \h </w:instrText>
        </w:r>
      </w:ins>
      <w:r>
        <w:fldChar w:fldCharType="separate"/>
      </w:r>
      <w:ins w:id="844" w:author="mario" w:date="2017-07-15T09:38:00Z">
        <w:r w:rsidRPr="00C515C6">
          <w:t xml:space="preserve">Figura </w:t>
        </w:r>
        <w:r>
          <w:rPr>
            <w:noProof/>
          </w:rPr>
          <w:t>51</w:t>
        </w:r>
        <w:r>
          <w:fldChar w:fldCharType="end"/>
        </w:r>
      </w:ins>
      <w:ins w:id="845" w:author="mario" w:date="2017-07-15T09:37:00Z">
        <w:r>
          <w:t>. É importante notar que, apesar de um dos requisitos não funcionais especificarem que todo o texto deverá ser em inglês, neste caso os botões são apresentados no idioma do sistema operacional em que o usuário está executando o programa.</w:t>
        </w:r>
      </w:ins>
    </w:p>
    <w:p w14:paraId="4650CB04" w14:textId="77777777" w:rsidR="00095BD3" w:rsidRPr="00EE61F1" w:rsidDel="00095BD3" w:rsidRDefault="00095BD3" w:rsidP="00EE61F1"/>
    <w:moveFromRangeEnd w:id="831"/>
    <w:p w14:paraId="5111053D" w14:textId="77777777" w:rsidR="00F25991" w:rsidRPr="00EE61F1" w:rsidRDefault="00F25991" w:rsidP="00457226"/>
    <w:p w14:paraId="1502D8E5" w14:textId="7321688F" w:rsidR="00F25991" w:rsidRDefault="00F25991" w:rsidP="00F25991">
      <w:pPr>
        <w:pStyle w:val="Legenda"/>
      </w:pPr>
      <w:bookmarkStart w:id="846" w:name="_Ref487874829"/>
      <w:bookmarkStart w:id="847" w:name="_Toc486423052"/>
      <w:r w:rsidRPr="00C515C6">
        <w:t xml:space="preserve">Figura </w:t>
      </w:r>
      <w:r w:rsidR="00EA6CFC">
        <w:fldChar w:fldCharType="begin"/>
      </w:r>
      <w:r w:rsidR="00EA6CFC">
        <w:instrText xml:space="preserve"> SEQ Figura \* ARABIC </w:instrText>
      </w:r>
      <w:r w:rsidR="00EA6CFC">
        <w:fldChar w:fldCharType="separate"/>
      </w:r>
      <w:r w:rsidR="00452B5C">
        <w:rPr>
          <w:noProof/>
        </w:rPr>
        <w:t>51</w:t>
      </w:r>
      <w:r w:rsidR="00EA6CFC">
        <w:rPr>
          <w:noProof/>
        </w:rPr>
        <w:fldChar w:fldCharType="end"/>
      </w:r>
      <w:bookmarkEnd w:id="846"/>
      <w:r w:rsidRPr="00EE61F1">
        <w:rPr>
          <w:lang w:val="en-US"/>
        </w:rPr>
        <w:t xml:space="preserve">. </w:t>
      </w:r>
      <w:r>
        <w:t xml:space="preserve">Interface 1 – </w:t>
      </w:r>
      <w:proofErr w:type="spellStart"/>
      <w:r w:rsidRPr="004E0EDD">
        <w:rPr>
          <w:i/>
        </w:rPr>
        <w:t>overwrite</w:t>
      </w:r>
      <w:bookmarkEnd w:id="847"/>
      <w:proofErr w:type="spellEnd"/>
    </w:p>
    <w:p w14:paraId="47338EF2" w14:textId="46D2829E" w:rsidR="00F25991" w:rsidRDefault="00F25991" w:rsidP="00F25991">
      <w:pPr>
        <w:pStyle w:val="Image"/>
      </w:pPr>
      <w: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3B0046BD" w14:textId="02076E4D" w:rsidR="00095BD3" w:rsidRDefault="00F25991" w:rsidP="00F25991">
      <w:del w:id="848" w:author="mario" w:date="2017-07-15T09:37:00Z">
        <w:r w:rsidDel="00095BD3">
          <w:delText xml:space="preserve">Se o botão </w:delText>
        </w:r>
        <w:r w:rsidDel="00095BD3">
          <w:rPr>
            <w:i/>
          </w:rPr>
          <w:delText>Create</w:delText>
        </w:r>
        <w:r w:rsidDel="00095BD3">
          <w:delText xml:space="preserve"> for clicado novamente, é apresentada uma mensagem alertando ao usuário que já existe uma rede criada com o mesmo nome, e se ele deseja sobrescrever a rede existente. É importante notar que, apesar de um dos requisitos não funcionais </w:delText>
        </w:r>
        <w:r w:rsidR="002045AB" w:rsidDel="00095BD3">
          <w:delText>especificarem</w:delText>
        </w:r>
        <w:r w:rsidDel="00095BD3">
          <w:delText xml:space="preserve"> que todo o texto deverá ser em inglês, neste caso os botões são apresentados no idioma do sistema operacional em que o usuário está executando o programa.</w:delText>
        </w:r>
      </w:del>
      <w:moveToRangeStart w:id="849" w:author="mario" w:date="2017-07-15T09:37:00Z" w:name="move487874776"/>
      <w:moveTo w:id="850" w:author="mario" w:date="2017-07-15T09:37:00Z">
        <w:r w:rsidR="00095BD3">
          <w:t xml:space="preserve">Caso o usuário clique no botão de negação, </w:t>
        </w:r>
        <w:r w:rsidR="00095BD3">
          <w:lastRenderedPageBreak/>
          <w:t>“Não” no caso, a mensagem deixará de ser exibida e aparecerá outra mensagem, como</w:t>
        </w:r>
      </w:moveTo>
      <w:ins w:id="851" w:author="Mario" w:date="2017-07-16T21:09:00Z">
        <w:r w:rsidR="002572B9">
          <w:t xml:space="preserve"> é</w:t>
        </w:r>
      </w:ins>
      <w:moveTo w:id="852" w:author="mario" w:date="2017-07-15T09:37:00Z">
        <w:r w:rsidR="00095BD3">
          <w:t xml:space="preserve"> mostra</w:t>
        </w:r>
      </w:moveTo>
      <w:ins w:id="853" w:author="Mario" w:date="2017-07-16T21:09:00Z">
        <w:r w:rsidR="002572B9">
          <w:t>do</w:t>
        </w:r>
      </w:ins>
      <w:moveTo w:id="854" w:author="mario" w:date="2017-07-15T09:37:00Z">
        <w:r w:rsidR="00095BD3">
          <w:t xml:space="preserve"> </w:t>
        </w:r>
      </w:moveTo>
      <w:ins w:id="855" w:author="Mario" w:date="2017-07-16T21:09:00Z">
        <w:r w:rsidR="002572B9">
          <w:t>n</w:t>
        </w:r>
      </w:ins>
      <w:moveTo w:id="856" w:author="mario" w:date="2017-07-15T09:37:00Z">
        <w:r w:rsidR="00095BD3">
          <w:t xml:space="preserve">a </w:t>
        </w:r>
        <w:r w:rsidR="00095BD3">
          <w:fldChar w:fldCharType="begin"/>
        </w:r>
        <w:r w:rsidR="00095BD3">
          <w:instrText xml:space="preserve"> REF _Ref479838380 \h </w:instrText>
        </w:r>
      </w:moveTo>
      <w:moveTo w:id="857" w:author="mario" w:date="2017-07-15T09:37:00Z">
        <w:r w:rsidR="00095BD3">
          <w:fldChar w:fldCharType="separate"/>
        </w:r>
        <w:r w:rsidR="00095BD3">
          <w:t xml:space="preserve">Figura </w:t>
        </w:r>
        <w:r w:rsidR="00095BD3">
          <w:rPr>
            <w:noProof/>
          </w:rPr>
          <w:t>52</w:t>
        </w:r>
        <w:r w:rsidR="00095BD3">
          <w:fldChar w:fldCharType="end"/>
        </w:r>
        <w:r w:rsidR="00095BD3">
          <w:t>.</w:t>
        </w:r>
      </w:moveTo>
      <w:moveToRangeEnd w:id="849"/>
    </w:p>
    <w:p w14:paraId="54A729C8" w14:textId="77777777" w:rsidR="004E0EDD" w:rsidRDefault="004E0EDD" w:rsidP="00F25991"/>
    <w:p w14:paraId="2BFAC06A" w14:textId="0A6BC261" w:rsidR="004E0EDD" w:rsidRDefault="004E0EDD" w:rsidP="004E0EDD">
      <w:pPr>
        <w:pStyle w:val="Legenda"/>
      </w:pPr>
      <w:bookmarkStart w:id="858" w:name="_Ref479838380"/>
      <w:bookmarkStart w:id="859" w:name="_Toc486423053"/>
      <w:r>
        <w:t xml:space="preserve">Figura </w:t>
      </w:r>
      <w:r w:rsidR="00EA6CFC">
        <w:fldChar w:fldCharType="begin"/>
      </w:r>
      <w:r w:rsidR="00EA6CFC">
        <w:instrText xml:space="preserve"> SEQ Figura \* ARABIC </w:instrText>
      </w:r>
      <w:r w:rsidR="00EA6CFC">
        <w:fldChar w:fldCharType="separate"/>
      </w:r>
      <w:r w:rsidR="00452B5C">
        <w:rPr>
          <w:noProof/>
        </w:rPr>
        <w:t>52</w:t>
      </w:r>
      <w:r w:rsidR="00EA6CFC">
        <w:rPr>
          <w:noProof/>
        </w:rPr>
        <w:fldChar w:fldCharType="end"/>
      </w:r>
      <w:bookmarkEnd w:id="858"/>
      <w:r>
        <w:t xml:space="preserve">. Interface 1 – </w:t>
      </w:r>
      <w:proofErr w:type="spellStart"/>
      <w:r>
        <w:rPr>
          <w:i/>
        </w:rPr>
        <w:t>don’t</w:t>
      </w:r>
      <w:proofErr w:type="spellEnd"/>
      <w:r w:rsidRPr="004E0EDD">
        <w:rPr>
          <w:i/>
        </w:rPr>
        <w:t xml:space="preserve"> </w:t>
      </w:r>
      <w:proofErr w:type="spellStart"/>
      <w:r w:rsidRPr="004E0EDD">
        <w:rPr>
          <w:i/>
        </w:rPr>
        <w:t>overwrite</w:t>
      </w:r>
      <w:bookmarkEnd w:id="859"/>
      <w:proofErr w:type="spellEnd"/>
    </w:p>
    <w:p w14:paraId="2134FD93" w14:textId="7CE3BBA1" w:rsidR="004E0EDD" w:rsidRDefault="004E0EDD" w:rsidP="00C515C6">
      <w:pPr>
        <w:pStyle w:val="Image"/>
      </w:pPr>
      <w: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Legenda"/>
      </w:pPr>
      <w:r>
        <w:t>Fonte: Autor (2017)</w:t>
      </w:r>
    </w:p>
    <w:p w14:paraId="47A20B32" w14:textId="77777777" w:rsidR="00C515C6" w:rsidRPr="00C515C6" w:rsidRDefault="00C515C6" w:rsidP="00C515C6"/>
    <w:p w14:paraId="22662206" w14:textId="77777777" w:rsidR="00095BD3" w:rsidRDefault="00F25991" w:rsidP="00F25991">
      <w:pPr>
        <w:rPr>
          <w:ins w:id="860" w:author="mario" w:date="2017-07-15T09:37:00Z"/>
        </w:rPr>
      </w:pPr>
      <w:moveFromRangeStart w:id="861" w:author="mario" w:date="2017-07-15T09:37:00Z" w:name="move487874776"/>
      <w:moveFrom w:id="862" w:author="mario" w:date="2017-07-15T09:37:00Z">
        <w:r w:rsidDel="00095BD3">
          <w:t>Caso o usuário clique no botão de negação, “Não” no caso, a mensagem deixará de ser exibida</w:t>
        </w:r>
        <w:r w:rsidR="004E0EDD" w:rsidDel="00095BD3">
          <w:t xml:space="preserve"> e aparecerá </w:t>
        </w:r>
        <w:r w:rsidR="002045AB" w:rsidDel="00095BD3">
          <w:t>outra</w:t>
        </w:r>
        <w:r w:rsidR="004E0EDD" w:rsidDel="00095BD3">
          <w:t xml:space="preserve"> mensagem, como mostra a </w:t>
        </w:r>
        <w:r w:rsidR="004E0EDD" w:rsidDel="00095BD3">
          <w:fldChar w:fldCharType="begin"/>
        </w:r>
        <w:r w:rsidR="004E0EDD" w:rsidDel="00095BD3">
          <w:instrText xml:space="preserve"> REF _Ref479838380 \h </w:instrText>
        </w:r>
      </w:moveFrom>
      <w:del w:id="863" w:author="mario" w:date="2017-07-15T09:37:00Z"/>
      <w:moveFrom w:id="864" w:author="mario" w:date="2017-07-15T09:37:00Z">
        <w:r w:rsidR="004E0EDD" w:rsidDel="00095BD3">
          <w:fldChar w:fldCharType="separate"/>
        </w:r>
        <w:r w:rsidR="00452B5C" w:rsidDel="00095BD3">
          <w:t xml:space="preserve">Figura </w:t>
        </w:r>
        <w:r w:rsidR="00452B5C" w:rsidDel="00095BD3">
          <w:rPr>
            <w:noProof/>
          </w:rPr>
          <w:t>52</w:t>
        </w:r>
        <w:r w:rsidR="004E0EDD" w:rsidDel="00095BD3">
          <w:fldChar w:fldCharType="end"/>
        </w:r>
        <w:r w:rsidDel="00095BD3">
          <w:t xml:space="preserve">. </w:t>
        </w:r>
      </w:moveFrom>
      <w:moveFromRangeEnd w:id="861"/>
    </w:p>
    <w:p w14:paraId="46CB35B6" w14:textId="4333F30E" w:rsidR="00F25991" w:rsidRDefault="00F25991" w:rsidP="00F25991">
      <w:r>
        <w:t>Caso o usuário clique no de afirmação, “Sim” no caso, é feita uma sobrescrita na RNA já criada, mesmo que nenhum detalhe for mudado. Isso acontece</w:t>
      </w:r>
      <w:r w:rsidR="00C515C6">
        <w:t>, pois</w:t>
      </w:r>
      <w:r>
        <w:t xml:space="preserve"> cada </w:t>
      </w:r>
      <w:r>
        <w:lastRenderedPageBreak/>
        <w:t xml:space="preserve">vez que uma rede é criada (neste caso </w:t>
      </w:r>
      <w:r w:rsidR="00C515C6">
        <w:t>recriada</w:t>
      </w:r>
      <w:r>
        <w:t xml:space="preserve">),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Ttulo2"/>
      </w:pPr>
      <w:bookmarkStart w:id="865" w:name="_Toc486423177"/>
      <w:r>
        <w:t>Escolher RNA</w:t>
      </w:r>
      <w:bookmarkEnd w:id="865"/>
    </w:p>
    <w:p w14:paraId="4B65886A" w14:textId="77777777" w:rsidR="004E0EDD" w:rsidRDefault="004E0EDD" w:rsidP="004E0EDD">
      <w:pPr>
        <w:rPr>
          <w:lang w:eastAsia="pt-BR"/>
        </w:rPr>
      </w:pPr>
    </w:p>
    <w:p w14:paraId="6DBF8D45" w14:textId="6D8BD543" w:rsidR="004E0EDD" w:rsidRDefault="004E0EDD" w:rsidP="004E0EDD">
      <w:pPr>
        <w:rPr>
          <w:ins w:id="866" w:author="mario" w:date="2017-07-15T09:38:00Z"/>
          <w:lang w:eastAsia="pt-BR"/>
        </w:rPr>
      </w:pPr>
      <w:r>
        <w:rPr>
          <w:lang w:eastAsia="pt-BR"/>
        </w:rPr>
        <w:t>Nesta etapa existem somente duas coisas que podem acontecer, ou a rede não existe ou existe.</w:t>
      </w:r>
    </w:p>
    <w:p w14:paraId="379ED1E2" w14:textId="5016C61F" w:rsidR="00095BD3" w:rsidRPr="004E0EDD" w:rsidRDefault="002572B9" w:rsidP="00095BD3">
      <w:pPr>
        <w:rPr>
          <w:lang w:eastAsia="pt-BR"/>
        </w:rPr>
      </w:pPr>
      <w:ins w:id="867" w:author="Mario" w:date="2017-07-16T21:10:00Z">
        <w:r>
          <w:rPr>
            <w:lang w:eastAsia="pt-BR"/>
          </w:rPr>
          <w:t>Na</w:t>
        </w:r>
      </w:ins>
      <w:moveToRangeStart w:id="868" w:author="mario" w:date="2017-07-15T09:38:00Z" w:name="move487874849"/>
      <w:moveTo w:id="869" w:author="mario" w:date="2017-07-15T09:38:00Z">
        <w:del w:id="870" w:author="Mario" w:date="2017-07-16T21:10:00Z">
          <w:r w:rsidR="00095BD3" w:rsidDel="002572B9">
            <w:rPr>
              <w:lang w:eastAsia="pt-BR"/>
            </w:rPr>
            <w:delText>A</w:delText>
          </w:r>
        </w:del>
        <w:r w:rsidR="00095BD3">
          <w:rPr>
            <w:lang w:eastAsia="pt-BR"/>
          </w:rPr>
          <w:t xml:space="preserve"> </w:t>
        </w:r>
        <w:r w:rsidR="00095BD3">
          <w:rPr>
            <w:lang w:eastAsia="pt-BR"/>
          </w:rPr>
          <w:fldChar w:fldCharType="begin"/>
        </w:r>
        <w:r w:rsidR="00095BD3">
          <w:rPr>
            <w:lang w:eastAsia="pt-BR"/>
          </w:rPr>
          <w:instrText xml:space="preserve"> REF _Ref479838674 \h </w:instrText>
        </w:r>
      </w:moveTo>
      <w:r w:rsidR="00095BD3">
        <w:rPr>
          <w:lang w:eastAsia="pt-BR"/>
        </w:rPr>
      </w:r>
      <w:moveTo w:id="871" w:author="mario" w:date="2017-07-15T09:38:00Z">
        <w:r w:rsidR="00095BD3">
          <w:rPr>
            <w:lang w:eastAsia="pt-BR"/>
          </w:rPr>
          <w:fldChar w:fldCharType="separate"/>
        </w:r>
        <w:r w:rsidR="00095BD3" w:rsidRPr="00452B5C">
          <w:t xml:space="preserve">Figura </w:t>
        </w:r>
        <w:r w:rsidR="00095BD3" w:rsidRPr="00452B5C">
          <w:rPr>
            <w:noProof/>
          </w:rPr>
          <w:t>53</w:t>
        </w:r>
        <w:r w:rsidR="00095BD3">
          <w:rPr>
            <w:lang w:eastAsia="pt-BR"/>
          </w:rPr>
          <w:fldChar w:fldCharType="end"/>
        </w:r>
      </w:moveTo>
      <w:ins w:id="872" w:author="Mario" w:date="2017-07-16T21:10:00Z">
        <w:r>
          <w:rPr>
            <w:lang w:eastAsia="pt-BR"/>
          </w:rPr>
          <w:t xml:space="preserve"> é</w:t>
        </w:r>
      </w:ins>
      <w:moveTo w:id="873" w:author="mario" w:date="2017-07-15T09:38:00Z">
        <w:r w:rsidR="00095BD3">
          <w:rPr>
            <w:lang w:eastAsia="pt-BR"/>
          </w:rPr>
          <w:t xml:space="preserve"> apresenta</w:t>
        </w:r>
      </w:moveTo>
      <w:ins w:id="874" w:author="Mario" w:date="2017-07-16T21:10:00Z">
        <w:r>
          <w:rPr>
            <w:lang w:eastAsia="pt-BR"/>
          </w:rPr>
          <w:t>do</w:t>
        </w:r>
      </w:ins>
      <w:moveTo w:id="875" w:author="mario" w:date="2017-07-15T09:38:00Z">
        <w:r w:rsidR="00095BD3">
          <w:rPr>
            <w:lang w:eastAsia="pt-BR"/>
          </w:rPr>
          <w:t xml:space="preserve"> o primeiro caso: se não existe. Quando o programa tenta procurar por uma rede com um nome de uma rede inexistente, apresenta uma mensagem alertando que não pode ser carregada, e que o arquivo não existe. Repare que foram desmarcados todos os atributos e apagado qual é o </w:t>
        </w:r>
        <w:r w:rsidR="00095BD3">
          <w:rPr>
            <w:i/>
            <w:lang w:eastAsia="pt-BR"/>
          </w:rPr>
          <w:t>Stock</w:t>
        </w:r>
        <w:r w:rsidR="00095BD3">
          <w:rPr>
            <w:lang w:eastAsia="pt-BR"/>
          </w:rPr>
          <w:t xml:space="preserve"> da rede, para que se note o preenchimento dos campos corretos.</w:t>
        </w:r>
      </w:moveTo>
    </w:p>
    <w:p w14:paraId="28815FC8" w14:textId="3A34E9A6" w:rsidR="004E0EDD" w:rsidRPr="00C515C6" w:rsidRDefault="004E0EDD" w:rsidP="004E0EDD">
      <w:pPr>
        <w:pStyle w:val="Legenda"/>
        <w:rPr>
          <w:i/>
          <w:lang w:val="en-US" w:eastAsia="pt-BR"/>
        </w:rPr>
      </w:pPr>
      <w:bookmarkStart w:id="876" w:name="_Ref479838674"/>
      <w:bookmarkStart w:id="877" w:name="_Toc486423054"/>
      <w:moveToRangeEnd w:id="868"/>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53</w:t>
      </w:r>
      <w:r w:rsidR="00160A7A">
        <w:rPr>
          <w:noProof/>
        </w:rPr>
        <w:fldChar w:fldCharType="end"/>
      </w:r>
      <w:bookmarkEnd w:id="876"/>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877"/>
    </w:p>
    <w:p w14:paraId="064439A0" w14:textId="7525B2AD" w:rsidR="004E0EDD" w:rsidRDefault="004E0EDD" w:rsidP="004E0EDD">
      <w:pPr>
        <w:pStyle w:val="Image"/>
      </w:pPr>
      <w:r>
        <w:lastRenderedPageBreak/>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2A50DF4D" w14:textId="0DC51489" w:rsidR="004E0EDD" w:rsidRDefault="004E0EDD" w:rsidP="004E0EDD">
      <w:pPr>
        <w:rPr>
          <w:ins w:id="878" w:author="mario" w:date="2017-07-15T09:38:00Z"/>
          <w:lang w:eastAsia="pt-BR"/>
        </w:rPr>
      </w:pPr>
      <w:moveFromRangeStart w:id="879" w:author="mario" w:date="2017-07-15T09:38:00Z" w:name="move487874849"/>
      <w:moveFrom w:id="880" w:author="mario" w:date="2017-07-15T09:38:00Z">
        <w:r w:rsidDel="00095BD3">
          <w:rPr>
            <w:lang w:eastAsia="pt-BR"/>
          </w:rPr>
          <w:t xml:space="preserve">A </w:t>
        </w:r>
        <w:r w:rsidDel="00095BD3">
          <w:rPr>
            <w:lang w:eastAsia="pt-BR"/>
          </w:rPr>
          <w:fldChar w:fldCharType="begin"/>
        </w:r>
        <w:r w:rsidDel="00095BD3">
          <w:rPr>
            <w:lang w:eastAsia="pt-BR"/>
          </w:rPr>
          <w:instrText xml:space="preserve"> REF _Ref479838674 \h </w:instrText>
        </w:r>
      </w:moveFrom>
      <w:del w:id="881" w:author="mario" w:date="2017-07-15T09:38:00Z">
        <w:r w:rsidDel="00095BD3">
          <w:rPr>
            <w:lang w:eastAsia="pt-BR"/>
          </w:rPr>
        </w:r>
      </w:del>
      <w:moveFrom w:id="882" w:author="mario" w:date="2017-07-15T09:38:00Z">
        <w:r w:rsidDel="00095BD3">
          <w:rPr>
            <w:lang w:eastAsia="pt-BR"/>
          </w:rPr>
          <w:fldChar w:fldCharType="separate"/>
        </w:r>
        <w:r w:rsidR="00452B5C" w:rsidRPr="00452B5C" w:rsidDel="00095BD3">
          <w:t xml:space="preserve">Figura </w:t>
        </w:r>
        <w:r w:rsidR="00452B5C" w:rsidRPr="00452B5C" w:rsidDel="00095BD3">
          <w:rPr>
            <w:noProof/>
          </w:rPr>
          <w:t>53</w:t>
        </w:r>
        <w:r w:rsidDel="00095BD3">
          <w:rPr>
            <w:lang w:eastAsia="pt-BR"/>
          </w:rPr>
          <w:fldChar w:fldCharType="end"/>
        </w:r>
        <w:r w:rsidDel="00095BD3">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sidDel="00095BD3">
          <w:rPr>
            <w:lang w:eastAsia="pt-BR"/>
          </w:rPr>
          <w:t>foram</w:t>
        </w:r>
        <w:r w:rsidDel="00095BD3">
          <w:rPr>
            <w:lang w:eastAsia="pt-BR"/>
          </w:rPr>
          <w:t xml:space="preserve"> desmarcado</w:t>
        </w:r>
        <w:r w:rsidR="00EE61F1" w:rsidDel="00095BD3">
          <w:rPr>
            <w:lang w:eastAsia="pt-BR"/>
          </w:rPr>
          <w:t>s</w:t>
        </w:r>
        <w:r w:rsidDel="00095BD3">
          <w:rPr>
            <w:lang w:eastAsia="pt-BR"/>
          </w:rPr>
          <w:t xml:space="preserve"> todos os atributos e apagado qual é o </w:t>
        </w:r>
        <w:r w:rsidDel="00095BD3">
          <w:rPr>
            <w:i/>
            <w:lang w:eastAsia="pt-BR"/>
          </w:rPr>
          <w:t>Stock</w:t>
        </w:r>
        <w:r w:rsidDel="00095BD3">
          <w:rPr>
            <w:lang w:eastAsia="pt-BR"/>
          </w:rPr>
          <w:t xml:space="preserve"> da rede, para que </w:t>
        </w:r>
        <w:r w:rsidR="00EE61F1" w:rsidDel="00095BD3">
          <w:rPr>
            <w:lang w:eastAsia="pt-BR"/>
          </w:rPr>
          <w:t>se note o preenchimento dos campos corretos.</w:t>
        </w:r>
      </w:moveFrom>
    </w:p>
    <w:p w14:paraId="6B1D4429" w14:textId="256C0B1F" w:rsidR="00095BD3" w:rsidRDefault="002572B9" w:rsidP="00095BD3">
      <w:pPr>
        <w:rPr>
          <w:ins w:id="883" w:author="mario" w:date="2017-07-15T09:38:00Z"/>
          <w:lang w:eastAsia="pt-BR"/>
        </w:rPr>
      </w:pPr>
      <w:ins w:id="884" w:author="Mario" w:date="2017-07-16T21:11:00Z">
        <w:r>
          <w:rPr>
            <w:lang w:eastAsia="pt-BR"/>
          </w:rPr>
          <w:lastRenderedPageBreak/>
          <w:t>Na</w:t>
        </w:r>
      </w:ins>
      <w:ins w:id="885" w:author="mario" w:date="2017-07-15T09:38:00Z">
        <w:del w:id="886" w:author="Mario" w:date="2017-07-16T21:11:00Z">
          <w:r w:rsidR="00095BD3" w:rsidDel="002572B9">
            <w:rPr>
              <w:lang w:eastAsia="pt-BR"/>
            </w:rPr>
            <w:delText>A</w:delText>
          </w:r>
        </w:del>
        <w:r w:rsidR="00095BD3">
          <w:rPr>
            <w:lang w:eastAsia="pt-BR"/>
          </w:rPr>
          <w:t xml:space="preserve"> </w:t>
        </w:r>
        <w:r w:rsidR="00095BD3">
          <w:rPr>
            <w:lang w:eastAsia="pt-BR"/>
          </w:rPr>
          <w:fldChar w:fldCharType="begin"/>
        </w:r>
        <w:r w:rsidR="00095BD3">
          <w:rPr>
            <w:lang w:eastAsia="pt-BR"/>
          </w:rPr>
          <w:instrText xml:space="preserve"> REF _Ref479838992 \h </w:instrText>
        </w:r>
      </w:ins>
      <w:r w:rsidR="00095BD3">
        <w:rPr>
          <w:lang w:eastAsia="pt-BR"/>
        </w:rPr>
      </w:r>
      <w:ins w:id="887" w:author="mario" w:date="2017-07-15T09:38:00Z">
        <w:r w:rsidR="00095BD3">
          <w:rPr>
            <w:lang w:eastAsia="pt-BR"/>
          </w:rPr>
          <w:fldChar w:fldCharType="separate"/>
        </w:r>
        <w:r w:rsidR="00095BD3">
          <w:t xml:space="preserve">Figura </w:t>
        </w:r>
        <w:r w:rsidR="00095BD3">
          <w:rPr>
            <w:noProof/>
          </w:rPr>
          <w:t>54</w:t>
        </w:r>
        <w:r w:rsidR="00095BD3">
          <w:rPr>
            <w:lang w:eastAsia="pt-BR"/>
          </w:rPr>
          <w:fldChar w:fldCharType="end"/>
        </w:r>
      </w:ins>
      <w:ins w:id="888" w:author="Mario" w:date="2017-07-16T21:11:00Z">
        <w:r>
          <w:rPr>
            <w:lang w:eastAsia="pt-BR"/>
          </w:rPr>
          <w:t xml:space="preserve"> é</w:t>
        </w:r>
      </w:ins>
      <w:ins w:id="889" w:author="mario" w:date="2017-07-15T09:38:00Z">
        <w:r w:rsidR="00095BD3">
          <w:rPr>
            <w:lang w:eastAsia="pt-BR"/>
          </w:rPr>
          <w:t xml:space="preserve"> mostra</w:t>
        </w:r>
      </w:ins>
      <w:ins w:id="890" w:author="Mario" w:date="2017-07-16T21:11:00Z">
        <w:r>
          <w:rPr>
            <w:lang w:eastAsia="pt-BR"/>
          </w:rPr>
          <w:t>do</w:t>
        </w:r>
      </w:ins>
      <w:ins w:id="891" w:author="mario" w:date="2017-07-15T09:38:00Z">
        <w:r w:rsidR="00095BD3">
          <w:rPr>
            <w:lang w:eastAsia="pt-BR"/>
          </w:rPr>
          <w:t xml:space="preserve"> o que acontece quando o usuário tenta escolher uma rede existente. Além de aparecer a mensagem informando que a rede foi carregada, os dados dessa rede são preenchidos na tela, para que o processo de identificação das características da rede seja facilitado.</w:t>
        </w:r>
      </w:ins>
    </w:p>
    <w:p w14:paraId="6CF7AA4B" w14:textId="77777777" w:rsidR="00095BD3" w:rsidRPr="004E0EDD" w:rsidDel="00095BD3" w:rsidRDefault="00095BD3" w:rsidP="004E0EDD">
      <w:pPr>
        <w:rPr>
          <w:lang w:eastAsia="pt-BR"/>
        </w:rPr>
      </w:pPr>
    </w:p>
    <w:moveFromRangeEnd w:id="879"/>
    <w:p w14:paraId="17A2E980" w14:textId="77777777" w:rsidR="004E0EDD" w:rsidRDefault="004E0EDD" w:rsidP="004E0EDD">
      <w:pPr>
        <w:rPr>
          <w:lang w:eastAsia="pt-BR"/>
        </w:rPr>
      </w:pPr>
    </w:p>
    <w:p w14:paraId="5FE4943D" w14:textId="40072184" w:rsidR="004E0EDD" w:rsidRDefault="004E0EDD" w:rsidP="004E0EDD">
      <w:pPr>
        <w:pStyle w:val="Legenda"/>
        <w:rPr>
          <w:i/>
        </w:rPr>
      </w:pPr>
      <w:bookmarkStart w:id="892" w:name="_Ref479838992"/>
      <w:bookmarkStart w:id="893" w:name="_Toc486423055"/>
      <w:r>
        <w:t xml:space="preserve">Figura </w:t>
      </w:r>
      <w:r w:rsidR="00EA6CFC">
        <w:fldChar w:fldCharType="begin"/>
      </w:r>
      <w:r w:rsidR="00EA6CFC">
        <w:instrText xml:space="preserve"> SEQ Figura \* ARABIC </w:instrText>
      </w:r>
      <w:r w:rsidR="00EA6CFC">
        <w:fldChar w:fldCharType="separate"/>
      </w:r>
      <w:r w:rsidR="00452B5C">
        <w:rPr>
          <w:noProof/>
        </w:rPr>
        <w:t>54</w:t>
      </w:r>
      <w:r w:rsidR="00EA6CFC">
        <w:rPr>
          <w:noProof/>
        </w:rPr>
        <w:fldChar w:fldCharType="end"/>
      </w:r>
      <w:bookmarkEnd w:id="892"/>
      <w:r>
        <w:t xml:space="preserve">. Interface 1 - </w:t>
      </w:r>
      <w:r w:rsidRPr="00A93DAC">
        <w:rPr>
          <w:i/>
        </w:rPr>
        <w:t xml:space="preserve">NN </w:t>
      </w:r>
      <w:proofErr w:type="spellStart"/>
      <w:r w:rsidRPr="00A93DAC">
        <w:rPr>
          <w:i/>
        </w:rPr>
        <w:t>loaded</w:t>
      </w:r>
      <w:bookmarkEnd w:id="893"/>
      <w:proofErr w:type="spellEnd"/>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lastRenderedPageBreak/>
        <w:t>Fonte: Autor (2017)</w:t>
      </w:r>
    </w:p>
    <w:p w14:paraId="6F4E8096" w14:textId="77777777" w:rsidR="00EE61F1" w:rsidRDefault="00EE61F1" w:rsidP="00EE61F1">
      <w:pPr>
        <w:rPr>
          <w:lang w:eastAsia="pt-BR"/>
        </w:rPr>
      </w:pPr>
    </w:p>
    <w:p w14:paraId="015F6C66" w14:textId="7CA54283" w:rsidR="00F059F7" w:rsidDel="00095BD3" w:rsidRDefault="00EE61F1" w:rsidP="00C515C6">
      <w:pPr>
        <w:rPr>
          <w:del w:id="894" w:author="mario" w:date="2017-07-15T09:38:00Z"/>
          <w:lang w:eastAsia="pt-BR"/>
        </w:rPr>
      </w:pPr>
      <w:del w:id="895" w:author="mario" w:date="2017-07-15T09:38:00Z">
        <w:r w:rsidDel="00095BD3">
          <w:rPr>
            <w:lang w:eastAsia="pt-BR"/>
          </w:rPr>
          <w:delText xml:space="preserve">A </w:delText>
        </w:r>
        <w:r w:rsidDel="00095BD3">
          <w:rPr>
            <w:lang w:eastAsia="pt-BR"/>
          </w:rPr>
          <w:fldChar w:fldCharType="begin"/>
        </w:r>
        <w:r w:rsidDel="00095BD3">
          <w:rPr>
            <w:lang w:eastAsia="pt-BR"/>
          </w:rPr>
          <w:delInstrText xml:space="preserve"> REF _Ref479838992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54</w:delText>
        </w:r>
        <w:r w:rsidDel="00095BD3">
          <w:rPr>
            <w:lang w:eastAsia="pt-BR"/>
          </w:rPr>
          <w:fldChar w:fldCharType="end"/>
        </w:r>
        <w:r w:rsidDel="00095BD3">
          <w:rPr>
            <w:lang w:eastAsia="pt-BR"/>
          </w:rPr>
          <w:delTex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delText>
        </w:r>
      </w:del>
    </w:p>
    <w:p w14:paraId="0741F3FC" w14:textId="1F19F167" w:rsidR="00F059F7" w:rsidRDefault="00F059F7" w:rsidP="00AD1FC5">
      <w:pPr>
        <w:pStyle w:val="Ttulo2"/>
      </w:pPr>
      <w:bookmarkStart w:id="896" w:name="_Toc486423178"/>
      <w:r>
        <w:t>Treinar RNA</w:t>
      </w:r>
      <w:bookmarkEnd w:id="896"/>
    </w:p>
    <w:p w14:paraId="4230DA83" w14:textId="77777777" w:rsidR="00D42852" w:rsidRDefault="00D42852" w:rsidP="00D42852">
      <w:pPr>
        <w:rPr>
          <w:lang w:eastAsia="pt-BR"/>
        </w:rPr>
      </w:pPr>
    </w:p>
    <w:p w14:paraId="673BACAD" w14:textId="180E5DEF" w:rsidR="00D42852" w:rsidRDefault="00D42852" w:rsidP="00D42852">
      <w:pPr>
        <w:rPr>
          <w:ins w:id="897" w:author="mario" w:date="2017-07-15T09:39:00Z"/>
          <w:lang w:eastAsia="pt-BR"/>
        </w:rPr>
      </w:pPr>
      <w:r>
        <w:rPr>
          <w:lang w:eastAsia="pt-BR"/>
        </w:rPr>
        <w:t>Passado o passo de criar e escolher uma RNA, o usuário pode querer treinar sua rede. Para isso basta clicar na aba “</w:t>
      </w:r>
      <w:proofErr w:type="spellStart"/>
      <w:r>
        <w:rPr>
          <w:i/>
          <w:lang w:eastAsia="pt-BR"/>
        </w:rPr>
        <w:t>Train</w:t>
      </w:r>
      <w:proofErr w:type="spellEnd"/>
      <w:r>
        <w:rPr>
          <w:lang w:eastAsia="pt-BR"/>
        </w:rPr>
        <w:t>”.</w:t>
      </w:r>
    </w:p>
    <w:p w14:paraId="425E0F50" w14:textId="5322805D" w:rsidR="00095BD3" w:rsidRPr="00AE1E63" w:rsidRDefault="009B6720" w:rsidP="00095BD3">
      <w:ins w:id="898" w:author="Mario" w:date="2017-07-16T21:11:00Z">
        <w:r>
          <w:rPr>
            <w:lang w:eastAsia="pt-BR"/>
          </w:rPr>
          <w:t>Na</w:t>
        </w:r>
      </w:ins>
      <w:moveToRangeStart w:id="899" w:author="mario" w:date="2017-07-15T09:39:00Z" w:name="move487874891"/>
      <w:moveTo w:id="900" w:author="mario" w:date="2017-07-15T09:39:00Z">
        <w:del w:id="901" w:author="Mario" w:date="2017-07-16T21:11:00Z">
          <w:r w:rsidR="00095BD3" w:rsidDel="009B6720">
            <w:rPr>
              <w:lang w:eastAsia="pt-BR"/>
            </w:rPr>
            <w:delText>A</w:delText>
          </w:r>
        </w:del>
        <w:r w:rsidR="00095BD3">
          <w:rPr>
            <w:lang w:eastAsia="pt-BR"/>
          </w:rPr>
          <w:t xml:space="preserve"> </w:t>
        </w:r>
        <w:r w:rsidR="00095BD3">
          <w:rPr>
            <w:lang w:eastAsia="pt-BR"/>
          </w:rPr>
          <w:fldChar w:fldCharType="begin"/>
        </w:r>
        <w:r w:rsidR="00095BD3">
          <w:rPr>
            <w:lang w:eastAsia="pt-BR"/>
          </w:rPr>
          <w:instrText xml:space="preserve"> REF _Ref479840033 \h </w:instrText>
        </w:r>
      </w:moveTo>
      <w:r w:rsidR="00095BD3">
        <w:rPr>
          <w:lang w:eastAsia="pt-BR"/>
        </w:rPr>
      </w:r>
      <w:moveTo w:id="902" w:author="mario" w:date="2017-07-15T09:39:00Z">
        <w:r w:rsidR="00095BD3">
          <w:rPr>
            <w:lang w:eastAsia="pt-BR"/>
          </w:rPr>
          <w:fldChar w:fldCharType="separate"/>
        </w:r>
        <w:r w:rsidR="00095BD3">
          <w:t xml:space="preserve">Figura </w:t>
        </w:r>
        <w:r w:rsidR="00095BD3">
          <w:rPr>
            <w:noProof/>
          </w:rPr>
          <w:t>55</w:t>
        </w:r>
        <w:r w:rsidR="00095BD3">
          <w:rPr>
            <w:lang w:eastAsia="pt-BR"/>
          </w:rPr>
          <w:fldChar w:fldCharType="end"/>
        </w:r>
        <w:r w:rsidR="00095BD3">
          <w:rPr>
            <w:lang w:eastAsia="pt-BR"/>
          </w:rPr>
          <w:t xml:space="preserve"> </w:t>
        </w:r>
      </w:moveTo>
      <w:ins w:id="903" w:author="Mario" w:date="2017-07-16T21:11:00Z">
        <w:r>
          <w:rPr>
            <w:lang w:eastAsia="pt-BR"/>
          </w:rPr>
          <w:t xml:space="preserve">é </w:t>
        </w:r>
      </w:ins>
      <w:moveTo w:id="904" w:author="mario" w:date="2017-07-15T09:39:00Z">
        <w:r w:rsidR="00095BD3">
          <w:rPr>
            <w:lang w:eastAsia="pt-BR"/>
          </w:rPr>
          <w:t>mostra</w:t>
        </w:r>
      </w:moveTo>
      <w:ins w:id="905" w:author="Mario" w:date="2017-07-16T21:11:00Z">
        <w:r>
          <w:rPr>
            <w:lang w:eastAsia="pt-BR"/>
          </w:rPr>
          <w:t>do</w:t>
        </w:r>
      </w:ins>
      <w:moveTo w:id="906" w:author="mario" w:date="2017-07-15T09:39:00Z">
        <w:r w:rsidR="00095BD3">
          <w:rPr>
            <w:lang w:eastAsia="pt-BR"/>
          </w:rPr>
          <w:t xml:space="preserve"> o que aparece ao clicar pela primeira vez na aba </w:t>
        </w:r>
        <w:proofErr w:type="spellStart"/>
        <w:r w:rsidR="00095BD3">
          <w:rPr>
            <w:i/>
            <w:lang w:eastAsia="pt-BR"/>
          </w:rPr>
          <w:t>Train</w:t>
        </w:r>
        <w:proofErr w:type="spellEnd"/>
        <w:r w:rsidR="00095BD3">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proofErr w:type="spellStart"/>
        <w:r w:rsidR="00095BD3">
          <w:rPr>
            <w:i/>
          </w:rPr>
          <w:t>Train</w:t>
        </w:r>
        <w:proofErr w:type="spellEnd"/>
        <w:r w:rsidR="00095BD3">
          <w:t xml:space="preserve"> por alguns segundos, aparecerá uma dica do que se trata a aba.</w:t>
        </w:r>
      </w:moveTo>
    </w:p>
    <w:moveToRangeEnd w:id="899"/>
    <w:p w14:paraId="13C9DE33" w14:textId="77777777" w:rsidR="00095BD3" w:rsidRDefault="00095BD3" w:rsidP="00D42852">
      <w:pPr>
        <w:rPr>
          <w:lang w:eastAsia="pt-BR"/>
        </w:rPr>
      </w:pPr>
    </w:p>
    <w:p w14:paraId="77A535D0" w14:textId="77777777" w:rsidR="00D42852" w:rsidRDefault="00D42852" w:rsidP="00D42852">
      <w:pPr>
        <w:rPr>
          <w:lang w:eastAsia="pt-BR"/>
        </w:rPr>
      </w:pPr>
    </w:p>
    <w:p w14:paraId="7A36468E" w14:textId="1AE22421" w:rsidR="00D42852" w:rsidRDefault="00D42852" w:rsidP="00D42852">
      <w:pPr>
        <w:pStyle w:val="Legenda"/>
      </w:pPr>
      <w:bookmarkStart w:id="907" w:name="_Ref479840033"/>
      <w:bookmarkStart w:id="908" w:name="_Toc486423056"/>
      <w:r>
        <w:t xml:space="preserve">Figura </w:t>
      </w:r>
      <w:r w:rsidR="00EA6CFC">
        <w:fldChar w:fldCharType="begin"/>
      </w:r>
      <w:r w:rsidR="00EA6CFC">
        <w:instrText xml:space="preserve"> SEQ Figura \* ARABIC </w:instrText>
      </w:r>
      <w:r w:rsidR="00EA6CFC">
        <w:fldChar w:fldCharType="separate"/>
      </w:r>
      <w:r w:rsidR="00452B5C">
        <w:rPr>
          <w:noProof/>
        </w:rPr>
        <w:t>55</w:t>
      </w:r>
      <w:r w:rsidR="00EA6CFC">
        <w:rPr>
          <w:noProof/>
        </w:rPr>
        <w:fldChar w:fldCharType="end"/>
      </w:r>
      <w:bookmarkEnd w:id="907"/>
      <w:r>
        <w:t xml:space="preserve">. Interface 2 – </w:t>
      </w:r>
      <w:proofErr w:type="spellStart"/>
      <w:r>
        <w:t>initial</w:t>
      </w:r>
      <w:bookmarkEnd w:id="908"/>
      <w:proofErr w:type="spellEnd"/>
    </w:p>
    <w:p w14:paraId="13E0D001" w14:textId="74F51361" w:rsidR="00D42852" w:rsidRDefault="00270D20" w:rsidP="00AE1E63">
      <w:pPr>
        <w:pStyle w:val="Image"/>
      </w:pPr>
      <w:r>
        <w:lastRenderedPageBreak/>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Legenda"/>
        <w:rPr>
          <w:lang w:eastAsia="pt-BR"/>
        </w:rPr>
      </w:pPr>
      <w:r>
        <w:rPr>
          <w:lang w:eastAsia="pt-BR"/>
        </w:rPr>
        <w:t>Fonte: Autor (2017)</w:t>
      </w:r>
    </w:p>
    <w:p w14:paraId="0F1D35BA" w14:textId="77777777" w:rsidR="00D42852" w:rsidRDefault="00D42852" w:rsidP="00D42852">
      <w:pPr>
        <w:rPr>
          <w:lang w:eastAsia="pt-BR"/>
        </w:rPr>
      </w:pPr>
    </w:p>
    <w:p w14:paraId="6A46AC1B" w14:textId="13875793" w:rsidR="00AE1E63" w:rsidRDefault="00AE1E63" w:rsidP="00C515C6">
      <w:pPr>
        <w:rPr>
          <w:ins w:id="909" w:author="mario" w:date="2017-07-15T09:39:00Z"/>
        </w:rPr>
      </w:pPr>
      <w:moveFromRangeStart w:id="910" w:author="mario" w:date="2017-07-15T09:39:00Z" w:name="move487874891"/>
      <w:moveFrom w:id="911" w:author="mario" w:date="2017-07-15T09:39:00Z">
        <w:r w:rsidDel="00095BD3">
          <w:rPr>
            <w:lang w:eastAsia="pt-BR"/>
          </w:rPr>
          <w:t xml:space="preserve">A </w:t>
        </w:r>
        <w:r w:rsidR="00D42852" w:rsidDel="00095BD3">
          <w:rPr>
            <w:lang w:eastAsia="pt-BR"/>
          </w:rPr>
          <w:fldChar w:fldCharType="begin"/>
        </w:r>
        <w:r w:rsidR="00D42852" w:rsidDel="00095BD3">
          <w:rPr>
            <w:lang w:eastAsia="pt-BR"/>
          </w:rPr>
          <w:instrText xml:space="preserve"> REF _Ref479840033 \h </w:instrText>
        </w:r>
      </w:moveFrom>
      <w:del w:id="912" w:author="mario" w:date="2017-07-15T09:39:00Z">
        <w:r w:rsidR="00D42852" w:rsidDel="00095BD3">
          <w:rPr>
            <w:lang w:eastAsia="pt-BR"/>
          </w:rPr>
        </w:r>
      </w:del>
      <w:moveFrom w:id="913" w:author="mario" w:date="2017-07-15T09:39:00Z">
        <w:r w:rsidR="00D42852" w:rsidDel="00095BD3">
          <w:rPr>
            <w:lang w:eastAsia="pt-BR"/>
          </w:rPr>
          <w:fldChar w:fldCharType="separate"/>
        </w:r>
        <w:r w:rsidR="00452B5C" w:rsidDel="00095BD3">
          <w:t xml:space="preserve">Figura </w:t>
        </w:r>
        <w:r w:rsidR="00452B5C" w:rsidDel="00095BD3">
          <w:rPr>
            <w:noProof/>
          </w:rPr>
          <w:t>55</w:t>
        </w:r>
        <w:r w:rsidR="00D42852" w:rsidDel="00095BD3">
          <w:rPr>
            <w:lang w:eastAsia="pt-BR"/>
          </w:rPr>
          <w:fldChar w:fldCharType="end"/>
        </w:r>
        <w:r w:rsidDel="00095BD3">
          <w:rPr>
            <w:lang w:eastAsia="pt-BR"/>
          </w:rPr>
          <w:t xml:space="preserve"> mostra o que aparece ao clicar pela primeira vez na aba </w:t>
        </w:r>
        <w:r w:rsidDel="00095BD3">
          <w:rPr>
            <w:i/>
            <w:lang w:eastAsia="pt-BR"/>
          </w:rPr>
          <w:t>Train</w:t>
        </w:r>
        <w:r w:rsidDel="00095BD3">
          <w:t xml:space="preserve"> durante a execução do programa. Nesta etapa, são vários os erros que podem acontecer, e eles serão apresentados.</w:t>
        </w:r>
        <w:r w:rsidR="00361EEE" w:rsidDel="00095BD3">
          <w:t xml:space="preserve"> São apresentados alguns valores de sugestão, para que um usuário sem conhecimento em redes neurais possa interagir com o sistema e perceber como uma RNA se comporta.</w:t>
        </w:r>
        <w:r w:rsidR="009A4F96" w:rsidDel="00095BD3">
          <w:t xml:space="preserve"> Se o ponteiro do mouse </w:t>
        </w:r>
        <w:r w:rsidR="009A4F96" w:rsidDel="00095BD3">
          <w:lastRenderedPageBreak/>
          <w:t xml:space="preserve">ficar em cima da aba </w:t>
        </w:r>
        <w:r w:rsidR="009A4F96" w:rsidDel="00095BD3">
          <w:rPr>
            <w:i/>
          </w:rPr>
          <w:t>Train</w:t>
        </w:r>
        <w:r w:rsidR="009A4F96" w:rsidDel="00095BD3">
          <w:t xml:space="preserve"> por alguns segundos, aparecerá uma dica do que se trata a aba.</w:t>
        </w:r>
      </w:moveFrom>
    </w:p>
    <w:p w14:paraId="37251F31" w14:textId="77777777" w:rsidR="00095BD3" w:rsidRDefault="00095BD3" w:rsidP="00095BD3">
      <w:pPr>
        <w:rPr>
          <w:ins w:id="914" w:author="mario" w:date="2017-07-15T09:39:00Z"/>
          <w:lang w:eastAsia="pt-BR"/>
        </w:rPr>
      </w:pPr>
    </w:p>
    <w:p w14:paraId="262A60B6" w14:textId="468E03CC" w:rsidR="00095BD3" w:rsidRDefault="00095BD3" w:rsidP="00095BD3">
      <w:pPr>
        <w:rPr>
          <w:ins w:id="915" w:author="mario" w:date="2017-07-15T09:39:00Z"/>
          <w:lang w:eastAsia="pt-BR"/>
        </w:rPr>
      </w:pPr>
      <w:ins w:id="916" w:author="mario" w:date="2017-07-15T09:39:00Z">
        <w:r>
          <w:rPr>
            <w:lang w:eastAsia="pt-BR"/>
          </w:rPr>
          <w:t xml:space="preserve">Se clicar no botão </w:t>
        </w:r>
        <w:proofErr w:type="spellStart"/>
        <w:r>
          <w:rPr>
            <w:i/>
            <w:lang w:eastAsia="pt-BR"/>
          </w:rPr>
          <w:t>Train</w:t>
        </w:r>
        <w:proofErr w:type="spellEnd"/>
        <w:r>
          <w:rPr>
            <w:lang w:eastAsia="pt-BR"/>
          </w:rPr>
          <w:t xml:space="preserve"> sem ter escolhido as datas, é apresentada uma mensagem solicitando ao usuário escolher as datas, como</w:t>
        </w:r>
      </w:ins>
      <w:ins w:id="917" w:author="Mario" w:date="2017-07-16T21:11:00Z">
        <w:r w:rsidR="009B6720">
          <w:rPr>
            <w:lang w:eastAsia="pt-BR"/>
          </w:rPr>
          <w:t xml:space="preserve"> é</w:t>
        </w:r>
      </w:ins>
      <w:ins w:id="918" w:author="mario" w:date="2017-07-15T09:39:00Z">
        <w:r>
          <w:rPr>
            <w:lang w:eastAsia="pt-BR"/>
          </w:rPr>
          <w:t xml:space="preserve"> mostra</w:t>
        </w:r>
      </w:ins>
      <w:ins w:id="919" w:author="Mario" w:date="2017-07-16T21:11:00Z">
        <w:r w:rsidR="009B6720">
          <w:rPr>
            <w:lang w:eastAsia="pt-BR"/>
          </w:rPr>
          <w:t>do</w:t>
        </w:r>
      </w:ins>
      <w:ins w:id="920" w:author="mario" w:date="2017-07-15T09:39:00Z">
        <w:r>
          <w:rPr>
            <w:lang w:eastAsia="pt-BR"/>
          </w:rPr>
          <w:t xml:space="preserve"> </w:t>
        </w:r>
      </w:ins>
      <w:ins w:id="921" w:author="Mario" w:date="2017-07-16T21:11:00Z">
        <w:r w:rsidR="009B6720">
          <w:rPr>
            <w:lang w:eastAsia="pt-BR"/>
          </w:rPr>
          <w:t>n</w:t>
        </w:r>
      </w:ins>
      <w:ins w:id="922" w:author="mario" w:date="2017-07-15T09:39:00Z">
        <w:r>
          <w:rPr>
            <w:lang w:eastAsia="pt-BR"/>
          </w:rPr>
          <w:t xml:space="preserve">a </w:t>
        </w:r>
        <w:r>
          <w:rPr>
            <w:lang w:eastAsia="pt-BR"/>
          </w:rPr>
          <w:fldChar w:fldCharType="begin"/>
        </w:r>
        <w:r>
          <w:rPr>
            <w:lang w:eastAsia="pt-BR"/>
          </w:rPr>
          <w:instrText xml:space="preserve"> REF _Ref479840343 \h </w:instrText>
        </w:r>
      </w:ins>
      <w:r>
        <w:rPr>
          <w:lang w:eastAsia="pt-BR"/>
        </w:rPr>
      </w:r>
      <w:ins w:id="923" w:author="mario" w:date="2017-07-15T09:39:00Z">
        <w:r>
          <w:rPr>
            <w:lang w:eastAsia="pt-BR"/>
          </w:rPr>
          <w:fldChar w:fldCharType="separate"/>
        </w:r>
        <w:r>
          <w:t xml:space="preserve">Figura </w:t>
        </w:r>
        <w:r>
          <w:rPr>
            <w:noProof/>
          </w:rPr>
          <w:t>56</w:t>
        </w:r>
        <w:r>
          <w:rPr>
            <w:lang w:eastAsia="pt-BR"/>
          </w:rPr>
          <w:fldChar w:fldCharType="end"/>
        </w:r>
        <w:r>
          <w:rPr>
            <w:lang w:eastAsia="pt-BR"/>
          </w:rPr>
          <w:t>.</w:t>
        </w:r>
      </w:ins>
    </w:p>
    <w:p w14:paraId="0AC0BFC6" w14:textId="77777777" w:rsidR="00095BD3" w:rsidRPr="00AE1E63" w:rsidDel="00095BD3" w:rsidRDefault="00095BD3" w:rsidP="00C515C6"/>
    <w:p w14:paraId="7E6D4D06" w14:textId="41AF26B3" w:rsidR="00D42852" w:rsidRDefault="00AE1E63" w:rsidP="00AE1E63">
      <w:pPr>
        <w:pStyle w:val="Legenda"/>
        <w:rPr>
          <w:i/>
        </w:rPr>
      </w:pPr>
      <w:bookmarkStart w:id="924" w:name="_Ref479840343"/>
      <w:bookmarkStart w:id="925" w:name="_Toc486423057"/>
      <w:moveFromRangeEnd w:id="910"/>
      <w:r>
        <w:t xml:space="preserve">Figura </w:t>
      </w:r>
      <w:r w:rsidR="00EA6CFC">
        <w:fldChar w:fldCharType="begin"/>
      </w:r>
      <w:r w:rsidR="00EA6CFC">
        <w:instrText xml:space="preserve"> SEQ Figura \* ARABIC </w:instrText>
      </w:r>
      <w:r w:rsidR="00EA6CFC">
        <w:fldChar w:fldCharType="separate"/>
      </w:r>
      <w:r w:rsidR="00452B5C">
        <w:rPr>
          <w:noProof/>
        </w:rPr>
        <w:t>56</w:t>
      </w:r>
      <w:r w:rsidR="00EA6CFC">
        <w:rPr>
          <w:noProof/>
        </w:rPr>
        <w:fldChar w:fldCharType="end"/>
      </w:r>
      <w:bookmarkEnd w:id="924"/>
      <w:r>
        <w:t xml:space="preserve">. Interface 2 - </w:t>
      </w:r>
      <w:proofErr w:type="spellStart"/>
      <w:r w:rsidRPr="00456629">
        <w:rPr>
          <w:i/>
        </w:rPr>
        <w:t>null</w:t>
      </w:r>
      <w:proofErr w:type="spellEnd"/>
      <w:r w:rsidRPr="00456629">
        <w:rPr>
          <w:i/>
        </w:rPr>
        <w:t xml:space="preserve"> dates</w:t>
      </w:r>
      <w:bookmarkEnd w:id="925"/>
    </w:p>
    <w:p w14:paraId="776B0E00" w14:textId="00E06663" w:rsidR="00AE1E63" w:rsidRDefault="00AE1E63" w:rsidP="00AE1E63">
      <w:pPr>
        <w:pStyle w:val="Image"/>
      </w:pPr>
      <w: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29921370" w14:textId="71235875" w:rsidR="00AE1E63" w:rsidDel="00095BD3" w:rsidRDefault="00AE1E63" w:rsidP="00AE1E63">
      <w:pPr>
        <w:rPr>
          <w:del w:id="926" w:author="mario" w:date="2017-07-15T09:39:00Z"/>
          <w:lang w:eastAsia="pt-BR"/>
        </w:rPr>
      </w:pPr>
    </w:p>
    <w:p w14:paraId="64008986" w14:textId="1FEE9069" w:rsidR="00AE1E63" w:rsidDel="00095BD3" w:rsidRDefault="00AE1E63" w:rsidP="00AE1E63">
      <w:pPr>
        <w:rPr>
          <w:del w:id="927" w:author="mario" w:date="2017-07-15T09:39:00Z"/>
          <w:lang w:eastAsia="pt-BR"/>
        </w:rPr>
      </w:pPr>
      <w:del w:id="928" w:author="mario" w:date="2017-07-15T09:39:00Z">
        <w:r w:rsidDel="00095BD3">
          <w:rPr>
            <w:lang w:eastAsia="pt-BR"/>
          </w:rPr>
          <w:lastRenderedPageBreak/>
          <w:delText xml:space="preserve">Se clicar no botão </w:delText>
        </w:r>
        <w:r w:rsidDel="00095BD3">
          <w:rPr>
            <w:i/>
            <w:lang w:eastAsia="pt-BR"/>
          </w:rPr>
          <w:delText>Train</w:delText>
        </w:r>
        <w:r w:rsidDel="00095BD3">
          <w:rPr>
            <w:lang w:eastAsia="pt-BR"/>
          </w:rPr>
          <w:delText xml:space="preserve"> sem ter escolhido as datas, é apresentada uma mensagem solicitando ao usuário escolher as datas, como mostra a </w:delText>
        </w:r>
        <w:r w:rsidDel="00095BD3">
          <w:rPr>
            <w:lang w:eastAsia="pt-BR"/>
          </w:rPr>
          <w:fldChar w:fldCharType="begin"/>
        </w:r>
        <w:r w:rsidDel="00095BD3">
          <w:rPr>
            <w:lang w:eastAsia="pt-BR"/>
          </w:rPr>
          <w:delInstrText xml:space="preserve"> REF _Ref479840343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56</w:delText>
        </w:r>
        <w:r w:rsidDel="00095BD3">
          <w:rPr>
            <w:lang w:eastAsia="pt-BR"/>
          </w:rPr>
          <w:fldChar w:fldCharType="end"/>
        </w:r>
        <w:r w:rsidDel="00095BD3">
          <w:rPr>
            <w:lang w:eastAsia="pt-BR"/>
          </w:rPr>
          <w:delText>.</w:delText>
        </w:r>
      </w:del>
    </w:p>
    <w:p w14:paraId="6C72DBBD" w14:textId="77777777" w:rsidR="00095BD3" w:rsidRDefault="00095BD3" w:rsidP="00095BD3">
      <w:pPr>
        <w:rPr>
          <w:lang w:eastAsia="pt-BR"/>
        </w:rPr>
      </w:pPr>
      <w:moveToRangeStart w:id="929" w:author="mario" w:date="2017-07-15T09:39:00Z" w:name="move487874906"/>
      <w:moveTo w:id="930" w:author="mario" w:date="2017-07-15T09:39:00Z">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moveTo>
      <w:r>
        <w:rPr>
          <w:lang w:eastAsia="pt-BR"/>
        </w:rPr>
      </w:r>
      <w:moveTo w:id="931" w:author="mario" w:date="2017-07-15T09:39:00Z">
        <w:r>
          <w:rPr>
            <w:lang w:eastAsia="pt-BR"/>
          </w:rPr>
          <w:fldChar w:fldCharType="separate"/>
        </w:r>
        <w:r>
          <w:t xml:space="preserve">Figura </w:t>
        </w:r>
        <w:r>
          <w:rPr>
            <w:noProof/>
          </w:rPr>
          <w:t>57</w:t>
        </w:r>
        <w:r>
          <w:rPr>
            <w:lang w:eastAsia="pt-BR"/>
          </w:rPr>
          <w:fldChar w:fldCharType="end"/>
        </w:r>
        <w:r>
          <w:rPr>
            <w:lang w:eastAsia="pt-BR"/>
          </w:rPr>
          <w:t>, solicitando ao usuário escolher uma RNA antes de prosseguir.</w:t>
        </w:r>
      </w:moveTo>
    </w:p>
    <w:moveToRangeEnd w:id="929"/>
    <w:p w14:paraId="3CFDB76E" w14:textId="77777777" w:rsidR="00095BD3" w:rsidRDefault="00095BD3" w:rsidP="00AE1E63">
      <w:pPr>
        <w:rPr>
          <w:ins w:id="932" w:author="mario" w:date="2017-07-15T09:39:00Z"/>
          <w:lang w:eastAsia="pt-BR"/>
        </w:rPr>
      </w:pP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933" w:name="_Ref479840498"/>
      <w:bookmarkStart w:id="934" w:name="_Toc486423058"/>
      <w:r>
        <w:t xml:space="preserve">Figura </w:t>
      </w:r>
      <w:r w:rsidR="00EA6CFC">
        <w:fldChar w:fldCharType="begin"/>
      </w:r>
      <w:r w:rsidR="00EA6CFC">
        <w:instrText xml:space="preserve"> SEQ Figura \* ARABIC </w:instrText>
      </w:r>
      <w:r w:rsidR="00EA6CFC">
        <w:fldChar w:fldCharType="separate"/>
      </w:r>
      <w:r w:rsidR="00452B5C">
        <w:rPr>
          <w:noProof/>
        </w:rPr>
        <w:t>57</w:t>
      </w:r>
      <w:r w:rsidR="00EA6CFC">
        <w:rPr>
          <w:noProof/>
        </w:rPr>
        <w:fldChar w:fldCharType="end"/>
      </w:r>
      <w:bookmarkEnd w:id="933"/>
      <w:r>
        <w:t xml:space="preserve">. Interface 2 - </w:t>
      </w:r>
      <w:proofErr w:type="spellStart"/>
      <w:r w:rsidRPr="000B462E">
        <w:rPr>
          <w:i/>
        </w:rPr>
        <w:t>null</w:t>
      </w:r>
      <w:proofErr w:type="spellEnd"/>
      <w:r w:rsidRPr="000B462E">
        <w:rPr>
          <w:i/>
        </w:rPr>
        <w:t xml:space="preserve"> NN</w:t>
      </w:r>
      <w:bookmarkEnd w:id="934"/>
    </w:p>
    <w:p w14:paraId="552CC606" w14:textId="4EB5C4C3" w:rsidR="00AE1E63" w:rsidRDefault="00AE1E63" w:rsidP="00AE1E63">
      <w:pPr>
        <w:pStyle w:val="Image"/>
      </w:pPr>
      <w: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277EE109" w14:textId="76CA9CA8" w:rsidR="00AE1E63" w:rsidRDefault="00AE1E63" w:rsidP="00AE1E63">
      <w:pPr>
        <w:rPr>
          <w:ins w:id="935" w:author="mario" w:date="2017-07-15T09:39:00Z"/>
          <w:lang w:eastAsia="pt-BR"/>
        </w:rPr>
      </w:pPr>
      <w:moveFromRangeStart w:id="936" w:author="mario" w:date="2017-07-15T09:39:00Z" w:name="move487874906"/>
      <w:moveFrom w:id="937" w:author="mario" w:date="2017-07-15T09:39:00Z">
        <w:r w:rsidDel="00095BD3">
          <w:rPr>
            <w:lang w:eastAsia="pt-BR"/>
          </w:rPr>
          <w:t xml:space="preserve">Caso o usuário tenha acessado a essa aba já no início do programa, sem ter escolhido uma RNA ainda, o erro apresentado é o mostrado pela </w:t>
        </w:r>
        <w:r w:rsidDel="00095BD3">
          <w:rPr>
            <w:lang w:eastAsia="pt-BR"/>
          </w:rPr>
          <w:fldChar w:fldCharType="begin"/>
        </w:r>
        <w:r w:rsidDel="00095BD3">
          <w:rPr>
            <w:lang w:eastAsia="pt-BR"/>
          </w:rPr>
          <w:instrText xml:space="preserve"> REF _Ref479840498 \h </w:instrText>
        </w:r>
      </w:moveFrom>
      <w:del w:id="938" w:author="mario" w:date="2017-07-15T09:39:00Z">
        <w:r w:rsidDel="00095BD3">
          <w:rPr>
            <w:lang w:eastAsia="pt-BR"/>
          </w:rPr>
        </w:r>
      </w:del>
      <w:moveFrom w:id="939" w:author="mario" w:date="2017-07-15T09:39:00Z">
        <w:r w:rsidDel="00095BD3">
          <w:rPr>
            <w:lang w:eastAsia="pt-BR"/>
          </w:rPr>
          <w:fldChar w:fldCharType="separate"/>
        </w:r>
        <w:r w:rsidR="00452B5C" w:rsidDel="00095BD3">
          <w:t xml:space="preserve">Figura </w:t>
        </w:r>
        <w:r w:rsidR="00452B5C" w:rsidDel="00095BD3">
          <w:rPr>
            <w:noProof/>
          </w:rPr>
          <w:t>57</w:t>
        </w:r>
        <w:r w:rsidDel="00095BD3">
          <w:rPr>
            <w:lang w:eastAsia="pt-BR"/>
          </w:rPr>
          <w:fldChar w:fldCharType="end"/>
        </w:r>
        <w:r w:rsidDel="00095BD3">
          <w:rPr>
            <w:lang w:eastAsia="pt-BR"/>
          </w:rPr>
          <w:t>, solicitando ao usuário escolher uma RNA antes de prosseguir.</w:t>
        </w:r>
      </w:moveFrom>
    </w:p>
    <w:p w14:paraId="131A5F8B" w14:textId="6C332C1D" w:rsidR="00095BD3" w:rsidRDefault="009B6720" w:rsidP="00095BD3">
      <w:pPr>
        <w:rPr>
          <w:ins w:id="940" w:author="mario" w:date="2017-07-15T09:39:00Z"/>
        </w:rPr>
      </w:pPr>
      <w:ins w:id="941" w:author="Mario" w:date="2017-07-16T21:12:00Z">
        <w:r>
          <w:t>Na</w:t>
        </w:r>
      </w:ins>
      <w:ins w:id="942" w:author="mario" w:date="2017-07-15T09:39:00Z">
        <w:del w:id="943" w:author="Mario" w:date="2017-07-16T21:12:00Z">
          <w:r w:rsidR="00095BD3" w:rsidDel="009B6720">
            <w:delText>A</w:delText>
          </w:r>
        </w:del>
        <w:r w:rsidR="00095BD3">
          <w:t xml:space="preserve"> </w:t>
        </w:r>
        <w:r w:rsidR="00095BD3">
          <w:fldChar w:fldCharType="begin"/>
        </w:r>
        <w:r w:rsidR="00095BD3">
          <w:instrText xml:space="preserve"> REF _Ref479840673 \h </w:instrText>
        </w:r>
      </w:ins>
      <w:ins w:id="944" w:author="mario" w:date="2017-07-15T09:39:00Z">
        <w:r w:rsidR="00095BD3">
          <w:fldChar w:fldCharType="separate"/>
        </w:r>
        <w:r w:rsidR="00095BD3">
          <w:t xml:space="preserve">Figura </w:t>
        </w:r>
        <w:r w:rsidR="00095BD3">
          <w:rPr>
            <w:noProof/>
          </w:rPr>
          <w:t>58</w:t>
        </w:r>
        <w:r w:rsidR="00095BD3">
          <w:fldChar w:fldCharType="end"/>
        </w:r>
      </w:ins>
      <w:ins w:id="945" w:author="Mario" w:date="2017-07-16T21:12:00Z">
        <w:r>
          <w:t xml:space="preserve"> é</w:t>
        </w:r>
      </w:ins>
      <w:ins w:id="946" w:author="mario" w:date="2017-07-15T09:39:00Z">
        <w:r w:rsidR="00095BD3">
          <w:t xml:space="preserve"> mostra</w:t>
        </w:r>
      </w:ins>
      <w:ins w:id="947" w:author="Mario" w:date="2017-07-16T21:12:00Z">
        <w:r>
          <w:t>do</w:t>
        </w:r>
      </w:ins>
      <w:ins w:id="948" w:author="mario" w:date="2017-07-15T09:39:00Z">
        <w:r w:rsidR="00095BD3">
          <w:t xml:space="preserve"> todas as opções de algoritmos de aprendizagem disponível no programa. Esses algoritmos já foram tratados em outra parte deste </w:t>
        </w:r>
        <w:r w:rsidR="00095BD3">
          <w:lastRenderedPageBreak/>
          <w:t xml:space="preserve">trabalho, quando foi apresentado sobre aprendizagem e seus algoritmos, presente na sessão </w:t>
        </w:r>
        <w:r w:rsidR="00095BD3">
          <w:fldChar w:fldCharType="begin"/>
        </w:r>
        <w:r w:rsidR="00095BD3">
          <w:instrText xml:space="preserve"> REF _Ref479840862 \n \h </w:instrText>
        </w:r>
      </w:ins>
      <w:ins w:id="949" w:author="mario" w:date="2017-07-15T09:39:00Z">
        <w:r w:rsidR="00095BD3">
          <w:fldChar w:fldCharType="separate"/>
        </w:r>
        <w:r w:rsidR="00095BD3">
          <w:t>2.4</w:t>
        </w:r>
        <w:r w:rsidR="00095BD3">
          <w:fldChar w:fldCharType="end"/>
        </w:r>
        <w:r w:rsidR="00095BD3">
          <w:t>.</w:t>
        </w:r>
      </w:ins>
    </w:p>
    <w:p w14:paraId="27C9C58A" w14:textId="77777777" w:rsidR="00095BD3" w:rsidDel="00095BD3" w:rsidRDefault="00095BD3" w:rsidP="00AE1E63">
      <w:pPr>
        <w:rPr>
          <w:lang w:eastAsia="pt-BR"/>
        </w:rPr>
      </w:pPr>
    </w:p>
    <w:moveFromRangeEnd w:id="936"/>
    <w:p w14:paraId="5F5B2551" w14:textId="77777777" w:rsidR="00AE1E63" w:rsidRDefault="00AE1E63" w:rsidP="00AE1E63">
      <w:pPr>
        <w:rPr>
          <w:lang w:eastAsia="pt-BR"/>
        </w:rPr>
      </w:pPr>
    </w:p>
    <w:p w14:paraId="46B38B7D" w14:textId="33C5640E" w:rsidR="00AE1E63" w:rsidRDefault="00AE1E63" w:rsidP="00AE1E63">
      <w:pPr>
        <w:pStyle w:val="Legenda"/>
        <w:rPr>
          <w:i/>
        </w:rPr>
      </w:pPr>
      <w:bookmarkStart w:id="950" w:name="_Ref479840673"/>
      <w:bookmarkStart w:id="951" w:name="_Toc486423059"/>
      <w:r>
        <w:t xml:space="preserve">Figura </w:t>
      </w:r>
      <w:r w:rsidR="00EA6CFC">
        <w:fldChar w:fldCharType="begin"/>
      </w:r>
      <w:r w:rsidR="00EA6CFC">
        <w:instrText xml:space="preserve"> SEQ Figura \* ARABIC </w:instrText>
      </w:r>
      <w:r w:rsidR="00EA6CFC">
        <w:fldChar w:fldCharType="separate"/>
      </w:r>
      <w:r w:rsidR="00452B5C">
        <w:rPr>
          <w:noProof/>
        </w:rPr>
        <w:t>58</w:t>
      </w:r>
      <w:r w:rsidR="00EA6CFC">
        <w:rPr>
          <w:noProof/>
        </w:rPr>
        <w:fldChar w:fldCharType="end"/>
      </w:r>
      <w:bookmarkEnd w:id="950"/>
      <w:r>
        <w:t xml:space="preserve">. Interface 2 - </w:t>
      </w:r>
      <w:r>
        <w:rPr>
          <w:i/>
        </w:rPr>
        <w:t xml:space="preserve">Learning </w:t>
      </w:r>
      <w:proofErr w:type="spellStart"/>
      <w:r>
        <w:rPr>
          <w:i/>
        </w:rPr>
        <w:t>Rules</w:t>
      </w:r>
      <w:bookmarkEnd w:id="951"/>
      <w:proofErr w:type="spellEnd"/>
    </w:p>
    <w:p w14:paraId="5D918382" w14:textId="0EBBFC6A" w:rsidR="00AE1E63" w:rsidRDefault="00AE1E63" w:rsidP="00AE1E63">
      <w:pPr>
        <w:pStyle w:val="Image"/>
      </w:pPr>
      <w: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259665FB" w14:textId="334D582E" w:rsidR="00AE1E63" w:rsidDel="00095BD3" w:rsidRDefault="00AE1E63" w:rsidP="00AE1E63">
      <w:pPr>
        <w:rPr>
          <w:del w:id="952" w:author="mario" w:date="2017-07-15T09:39:00Z"/>
        </w:rPr>
      </w:pPr>
      <w:del w:id="953" w:author="mario" w:date="2017-07-15T09:39:00Z">
        <w:r w:rsidDel="00095BD3">
          <w:lastRenderedPageBreak/>
          <w:delText xml:space="preserve">A </w:delText>
        </w:r>
        <w:r w:rsidDel="00095BD3">
          <w:fldChar w:fldCharType="begin"/>
        </w:r>
        <w:r w:rsidDel="00095BD3">
          <w:delInstrText xml:space="preserve"> REF _Ref479840673 \h </w:delInstrText>
        </w:r>
        <w:r w:rsidDel="00095BD3">
          <w:fldChar w:fldCharType="separate"/>
        </w:r>
        <w:r w:rsidR="00452B5C" w:rsidDel="00095BD3">
          <w:delText xml:space="preserve">Figura </w:delText>
        </w:r>
        <w:r w:rsidR="00452B5C" w:rsidDel="00095BD3">
          <w:rPr>
            <w:noProof/>
          </w:rPr>
          <w:delText>58</w:delText>
        </w:r>
        <w:r w:rsidDel="00095BD3">
          <w:fldChar w:fldCharType="end"/>
        </w:r>
        <w:r w:rsidDel="00095BD3">
          <w:delText xml:space="preserve"> mostra todas as opções de algoritmos de aprendizagem disponível no programa.</w:delText>
        </w:r>
        <w:r w:rsidR="00361EEE" w:rsidDel="00095BD3">
          <w:delText xml:space="preserve"> Esses algoritmos já foram tratados em outra parte deste trabalho, quando foi apresentado sobre aprendizagem e seus algoritmos, presente na sessão </w:delText>
        </w:r>
        <w:r w:rsidR="00361EEE" w:rsidDel="00095BD3">
          <w:fldChar w:fldCharType="begin"/>
        </w:r>
        <w:r w:rsidR="00361EEE" w:rsidDel="00095BD3">
          <w:delInstrText xml:space="preserve"> REF _Ref479840862 \n \h </w:delInstrText>
        </w:r>
        <w:r w:rsidR="00361EEE" w:rsidDel="00095BD3">
          <w:fldChar w:fldCharType="separate"/>
        </w:r>
        <w:r w:rsidR="00361EEE" w:rsidDel="00095BD3">
          <w:delText>2.4</w:delText>
        </w:r>
        <w:r w:rsidR="00361EEE" w:rsidDel="00095BD3">
          <w:fldChar w:fldCharType="end"/>
        </w:r>
        <w:r w:rsidR="00361EEE" w:rsidDel="00095BD3">
          <w:delText>.</w:delText>
        </w:r>
      </w:del>
    </w:p>
    <w:p w14:paraId="5070BEDB" w14:textId="710B8F64" w:rsidR="00095BD3" w:rsidRDefault="00095BD3" w:rsidP="00095BD3">
      <w:moveToRangeStart w:id="954" w:author="mario" w:date="2017-07-15T09:39:00Z" w:name="move487874924"/>
      <w:moveTo w:id="955" w:author="mario" w:date="2017-07-15T09:39:00Z">
        <w:r>
          <w:t>Quando o botão “...”, presente ao lado de cada data, é clicado, é apresentado ao usuário uma interface intuitiva de um calendário, conforme</w:t>
        </w:r>
      </w:moveTo>
      <w:ins w:id="956" w:author="Mario" w:date="2017-07-16T21:12:00Z">
        <w:r w:rsidR="009B6720">
          <w:t xml:space="preserve"> é</w:t>
        </w:r>
      </w:ins>
      <w:moveTo w:id="957" w:author="mario" w:date="2017-07-15T09:39:00Z">
        <w:r>
          <w:t xml:space="preserve"> mostra</w:t>
        </w:r>
      </w:moveTo>
      <w:ins w:id="958" w:author="Mario" w:date="2017-07-16T21:12:00Z">
        <w:r w:rsidR="009B6720">
          <w:t>do</w:t>
        </w:r>
      </w:ins>
      <w:moveTo w:id="959" w:author="mario" w:date="2017-07-15T09:39:00Z">
        <w:r>
          <w:t xml:space="preserve"> </w:t>
        </w:r>
      </w:moveTo>
      <w:ins w:id="960" w:author="Mario" w:date="2017-07-16T21:12:00Z">
        <w:r w:rsidR="009B6720">
          <w:t>n</w:t>
        </w:r>
      </w:ins>
      <w:moveTo w:id="961" w:author="mario" w:date="2017-07-15T09:39:00Z">
        <w:r>
          <w:t xml:space="preserve">a </w:t>
        </w:r>
        <w:r>
          <w:fldChar w:fldCharType="begin"/>
        </w:r>
        <w:r>
          <w:instrText xml:space="preserve"> REF _Ref479840972 \h </w:instrText>
        </w:r>
      </w:moveTo>
      <w:moveTo w:id="962" w:author="mario" w:date="2017-07-15T09:39:00Z">
        <w:r>
          <w:fldChar w:fldCharType="separate"/>
        </w:r>
        <w:r>
          <w:t xml:space="preserve">Figura </w:t>
        </w:r>
        <w:r>
          <w:rPr>
            <w:noProof/>
          </w:rPr>
          <w:t>59</w:t>
        </w:r>
        <w:r>
          <w:fldChar w:fldCharType="end"/>
        </w:r>
        <w:r>
          <w:t>. Nessa interface, é possível navegar com facilidade entre os meses, os anos, e as datas. Nota-se que os textos são apresentados conforme o idioma do sistema operacional em que o programa está sendo executado.</w:t>
        </w:r>
      </w:moveTo>
    </w:p>
    <w:moveToRangeEnd w:id="954"/>
    <w:p w14:paraId="32C526DD" w14:textId="77777777" w:rsidR="00095BD3" w:rsidRDefault="00095BD3" w:rsidP="00AE1E63">
      <w:pPr>
        <w:rPr>
          <w:ins w:id="963" w:author="mario" w:date="2017-07-15T09:39:00Z"/>
        </w:rPr>
      </w:pPr>
    </w:p>
    <w:p w14:paraId="6A7FE83D" w14:textId="77777777" w:rsidR="00361EEE" w:rsidRDefault="00361EEE" w:rsidP="00AE1E63"/>
    <w:p w14:paraId="47FD68C4" w14:textId="0A0FC589" w:rsidR="00361EEE" w:rsidRDefault="00361EEE" w:rsidP="00361EEE">
      <w:pPr>
        <w:pStyle w:val="Legenda"/>
        <w:rPr>
          <w:i/>
        </w:rPr>
      </w:pPr>
      <w:bookmarkStart w:id="964" w:name="_Ref479840972"/>
      <w:bookmarkStart w:id="965" w:name="_Toc486423060"/>
      <w:r>
        <w:t xml:space="preserve">Figura </w:t>
      </w:r>
      <w:r w:rsidR="00EA6CFC">
        <w:fldChar w:fldCharType="begin"/>
      </w:r>
      <w:r w:rsidR="00EA6CFC">
        <w:instrText xml:space="preserve"> SEQ Figura \* ARABIC </w:instrText>
      </w:r>
      <w:r w:rsidR="00EA6CFC">
        <w:fldChar w:fldCharType="separate"/>
      </w:r>
      <w:r w:rsidR="00452B5C">
        <w:rPr>
          <w:noProof/>
        </w:rPr>
        <w:t>59</w:t>
      </w:r>
      <w:r w:rsidR="00EA6CFC">
        <w:rPr>
          <w:noProof/>
        </w:rPr>
        <w:fldChar w:fldCharType="end"/>
      </w:r>
      <w:bookmarkEnd w:id="964"/>
      <w:r>
        <w:t xml:space="preserve">. Interface 2 – </w:t>
      </w:r>
      <w:r w:rsidRPr="00A871FD">
        <w:rPr>
          <w:i/>
        </w:rPr>
        <w:t>dates</w:t>
      </w:r>
      <w:bookmarkEnd w:id="965"/>
    </w:p>
    <w:p w14:paraId="6A0B338E" w14:textId="48E7A2A1" w:rsidR="00361EEE" w:rsidRDefault="00361EEE" w:rsidP="00361EEE">
      <w:pPr>
        <w:pStyle w:val="Image"/>
      </w:pPr>
      <w: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276077E8" w14:textId="698F624D" w:rsidR="00361EEE" w:rsidRDefault="00361EEE" w:rsidP="00361EEE">
      <w:pPr>
        <w:rPr>
          <w:ins w:id="966" w:author="mario" w:date="2017-07-15T09:40:00Z"/>
        </w:rPr>
      </w:pPr>
      <w:moveFromRangeStart w:id="967" w:author="mario" w:date="2017-07-15T09:39:00Z" w:name="move487874924"/>
      <w:moveFrom w:id="968" w:author="mario" w:date="2017-07-15T09:39:00Z">
        <w:r w:rsidDel="00095BD3">
          <w:t xml:space="preserve">Quando o botão “...”, presente ao lado de cada data, é clicado, é apresentado ao usuário uma interface intuitiva de um calendário, conforme mostra a </w:t>
        </w:r>
        <w:r w:rsidDel="00095BD3">
          <w:fldChar w:fldCharType="begin"/>
        </w:r>
        <w:r w:rsidDel="00095BD3">
          <w:instrText xml:space="preserve"> REF _Ref479840972 \h </w:instrText>
        </w:r>
      </w:moveFrom>
      <w:del w:id="969" w:author="mario" w:date="2017-07-15T09:39:00Z"/>
      <w:moveFrom w:id="970" w:author="mario" w:date="2017-07-15T09:39:00Z">
        <w:r w:rsidDel="00095BD3">
          <w:fldChar w:fldCharType="separate"/>
        </w:r>
        <w:r w:rsidR="00452B5C" w:rsidDel="00095BD3">
          <w:t xml:space="preserve">Figura </w:t>
        </w:r>
        <w:r w:rsidR="00452B5C" w:rsidDel="00095BD3">
          <w:rPr>
            <w:noProof/>
          </w:rPr>
          <w:t>59</w:t>
        </w:r>
        <w:r w:rsidDel="00095BD3">
          <w:fldChar w:fldCharType="end"/>
        </w:r>
        <w:r w:rsidDel="00095BD3">
          <w:t>. Nessa interface, é possível navegar com facilidade entre os meses, os anos, e as datas. Nota-se que os textos são apresentados conforme o idioma do sistema operacional em que o programa está sendo executado.</w:t>
        </w:r>
      </w:moveFrom>
    </w:p>
    <w:p w14:paraId="5C3A78C9" w14:textId="55B1998F" w:rsidR="00095BD3" w:rsidRDefault="00095BD3" w:rsidP="00095BD3">
      <w:pPr>
        <w:rPr>
          <w:ins w:id="971" w:author="mario" w:date="2017-07-15T09:40:00Z"/>
        </w:rPr>
      </w:pPr>
      <w:ins w:id="972" w:author="mario" w:date="2017-07-15T09:40:00Z">
        <w:r>
          <w:lastRenderedPageBreak/>
          <w:t>Caso o usuário se confunda e tente inserir a data de partida como depois da data final, é apresentada uma mensagem alertando-o disso, como</w:t>
        </w:r>
      </w:ins>
      <w:ins w:id="973" w:author="Mario" w:date="2017-07-16T21:12:00Z">
        <w:r w:rsidR="009B6720">
          <w:t xml:space="preserve"> é</w:t>
        </w:r>
      </w:ins>
      <w:ins w:id="974" w:author="mario" w:date="2017-07-15T09:40:00Z">
        <w:r>
          <w:t xml:space="preserve"> mostra</w:t>
        </w:r>
      </w:ins>
      <w:ins w:id="975" w:author="Mario" w:date="2017-07-16T21:12:00Z">
        <w:r w:rsidR="009B6720">
          <w:t>do</w:t>
        </w:r>
      </w:ins>
      <w:ins w:id="976" w:author="mario" w:date="2017-07-15T09:40:00Z">
        <w:r>
          <w:t xml:space="preserve"> </w:t>
        </w:r>
      </w:ins>
      <w:ins w:id="977" w:author="Mario" w:date="2017-07-16T21:12:00Z">
        <w:r w:rsidR="009B6720">
          <w:t>n</w:t>
        </w:r>
      </w:ins>
      <w:ins w:id="978" w:author="mario" w:date="2017-07-15T09:40:00Z">
        <w:r>
          <w:t xml:space="preserve">a </w:t>
        </w:r>
        <w:r>
          <w:fldChar w:fldCharType="begin"/>
        </w:r>
        <w:r>
          <w:instrText xml:space="preserve"> REF _Ref479842025 \h </w:instrText>
        </w:r>
      </w:ins>
      <w:ins w:id="979" w:author="mario" w:date="2017-07-15T09:40:00Z">
        <w:r>
          <w:fldChar w:fldCharType="separate"/>
        </w:r>
        <w:r w:rsidRPr="00C515C6">
          <w:t xml:space="preserve">Figura </w:t>
        </w:r>
        <w:r w:rsidRPr="00C515C6">
          <w:rPr>
            <w:noProof/>
          </w:rPr>
          <w:t>63</w:t>
        </w:r>
        <w:r>
          <w:fldChar w:fldCharType="end"/>
        </w:r>
        <w:r>
          <w:t>. Não foram invertidas automaticamente as datas, contornando o erro, portanto, pois se o usuário realmente queria essa data, mas de um ano anterior, e apenas se confundiu na hora de selecionar o ano, a rede não treine com dados que não desejados.</w:t>
        </w:r>
      </w:ins>
    </w:p>
    <w:p w14:paraId="27DFF57F" w14:textId="77777777" w:rsidR="00095BD3" w:rsidDel="00095BD3" w:rsidRDefault="00095BD3" w:rsidP="00361EEE"/>
    <w:moveFromRangeEnd w:id="967"/>
    <w:p w14:paraId="7537DD12" w14:textId="77777777" w:rsidR="008647C5" w:rsidRDefault="008647C5" w:rsidP="00361EEE"/>
    <w:p w14:paraId="7B28E63C" w14:textId="38F81AA5" w:rsidR="008647C5" w:rsidRPr="00C515C6" w:rsidRDefault="00A479BE" w:rsidP="00A479BE">
      <w:pPr>
        <w:pStyle w:val="Legenda"/>
        <w:rPr>
          <w:i/>
          <w:lang w:val="en-US"/>
        </w:rPr>
      </w:pPr>
      <w:bookmarkStart w:id="980" w:name="_Ref479842025"/>
      <w:bookmarkStart w:id="981" w:name="_Toc486423061"/>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60</w:t>
      </w:r>
      <w:r w:rsidR="00160A7A">
        <w:rPr>
          <w:noProof/>
        </w:rPr>
        <w:fldChar w:fldCharType="end"/>
      </w:r>
      <w:bookmarkEnd w:id="980"/>
      <w:r w:rsidRPr="00C515C6">
        <w:rPr>
          <w:lang w:val="en-US"/>
        </w:rPr>
        <w:t>.</w:t>
      </w:r>
      <w:proofErr w:type="gramEnd"/>
      <w:r w:rsidRPr="00C515C6">
        <w:rPr>
          <w:lang w:val="en-US"/>
        </w:rPr>
        <w:t xml:space="preserve"> Interface 2 - </w:t>
      </w:r>
      <w:r w:rsidRPr="00C515C6">
        <w:rPr>
          <w:i/>
          <w:lang w:val="en-US"/>
        </w:rPr>
        <w:t>from after to</w:t>
      </w:r>
      <w:bookmarkEnd w:id="981"/>
    </w:p>
    <w:p w14:paraId="2D6289C3" w14:textId="625AF92A" w:rsidR="00A479BE" w:rsidRDefault="00A479BE" w:rsidP="00A479BE">
      <w:pPr>
        <w:pStyle w:val="Image"/>
      </w:pPr>
      <w: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3D267B65" w14:textId="673CB5F9" w:rsidR="00A479BE" w:rsidDel="00095BD3" w:rsidRDefault="00A479BE" w:rsidP="00A479BE">
      <w:pPr>
        <w:rPr>
          <w:del w:id="982" w:author="mario" w:date="2017-07-15T09:40:00Z"/>
        </w:rPr>
      </w:pPr>
      <w:del w:id="983" w:author="mario" w:date="2017-07-15T09:40:00Z">
        <w:r w:rsidDel="00095BD3">
          <w:delText xml:space="preserve">Caso o usuário se confunda e tente inserir a data de partida como depois da data final, é apresentada uma mensagem alertando-o disso, como mostra a </w:delText>
        </w:r>
        <w:r w:rsidDel="00095BD3">
          <w:fldChar w:fldCharType="begin"/>
        </w:r>
        <w:r w:rsidDel="00095BD3">
          <w:delInstrText xml:space="preserve"> REF _Ref479842025 \h </w:delInstrText>
        </w:r>
        <w:r w:rsidDel="00095BD3">
          <w:fldChar w:fldCharType="separate"/>
        </w:r>
        <w:r w:rsidR="00C515C6" w:rsidRPr="00C515C6" w:rsidDel="00095BD3">
          <w:delText xml:space="preserve">Figura </w:delText>
        </w:r>
        <w:r w:rsidR="00C515C6" w:rsidRPr="00C515C6" w:rsidDel="00095BD3">
          <w:rPr>
            <w:noProof/>
          </w:rPr>
          <w:delText>63</w:delText>
        </w:r>
        <w:r w:rsidDel="00095BD3">
          <w:fldChar w:fldCharType="end"/>
        </w:r>
        <w:r w:rsidDel="00095BD3">
          <w:delText xml:space="preserve">. Não </w:delText>
        </w:r>
        <w:r w:rsidR="00C515C6" w:rsidDel="00095BD3">
          <w:delText>foram</w:delText>
        </w:r>
        <w:r w:rsidDel="00095BD3">
          <w:delText xml:space="preserve"> </w:delText>
        </w:r>
        <w:r w:rsidR="00C515C6" w:rsidDel="00095BD3">
          <w:delText>invertidas</w:delText>
        </w:r>
        <w:r w:rsidDel="00095BD3">
          <w:delText xml:space="preserve"> automaticamente as datas, contornando o erro</w:delText>
        </w:r>
        <w:r w:rsidR="002045AB" w:rsidDel="00095BD3">
          <w:delText>, portanto</w:delText>
        </w:r>
        <w:r w:rsidDel="00095BD3">
          <w:delText>, pois se o usuário realmente queria essa data, mas de um ano anterior, e apenas se confundiu na hora de selecionar o ano, a rede não treine com dados que não desejados.</w:delText>
        </w:r>
      </w:del>
    </w:p>
    <w:p w14:paraId="49A75F8A" w14:textId="07C7B58F" w:rsidR="00095BD3" w:rsidRDefault="009B6720" w:rsidP="00095BD3">
      <w:ins w:id="984" w:author="Mario" w:date="2017-07-16T21:12:00Z">
        <w:r>
          <w:lastRenderedPageBreak/>
          <w:t>Na</w:t>
        </w:r>
      </w:ins>
      <w:moveToRangeStart w:id="985" w:author="mario" w:date="2017-07-15T09:40:00Z" w:name="move487874942"/>
      <w:moveTo w:id="986" w:author="mario" w:date="2017-07-15T09:40:00Z">
        <w:del w:id="987" w:author="Mario" w:date="2017-07-16T21:12:00Z">
          <w:r w:rsidR="00095BD3" w:rsidRPr="00A479BE" w:rsidDel="009B6720">
            <w:delText>A</w:delText>
          </w:r>
        </w:del>
        <w:r w:rsidR="00095BD3" w:rsidRPr="00A479BE">
          <w:t xml:space="preserve"> </w:t>
        </w:r>
        <w:r w:rsidR="00095BD3" w:rsidRPr="00A479BE">
          <w:fldChar w:fldCharType="begin"/>
        </w:r>
        <w:r w:rsidR="00095BD3" w:rsidRPr="00A479BE">
          <w:instrText xml:space="preserve"> REF _Ref479842876 \h </w:instrText>
        </w:r>
      </w:moveTo>
      <w:moveTo w:id="988" w:author="mario" w:date="2017-07-15T09:40:00Z">
        <w:r w:rsidR="00095BD3" w:rsidRPr="00A479BE">
          <w:fldChar w:fldCharType="separate"/>
        </w:r>
        <w:r w:rsidR="00095BD3" w:rsidRPr="00452B5C">
          <w:t xml:space="preserve">Figura </w:t>
        </w:r>
        <w:r w:rsidR="00095BD3" w:rsidRPr="00452B5C">
          <w:rPr>
            <w:noProof/>
          </w:rPr>
          <w:t>61</w:t>
        </w:r>
        <w:r w:rsidR="00095BD3" w:rsidRPr="00A479BE">
          <w:fldChar w:fldCharType="end"/>
        </w:r>
      </w:moveTo>
      <w:ins w:id="989" w:author="Mario" w:date="2017-07-16T21:12:00Z">
        <w:r>
          <w:t xml:space="preserve"> é</w:t>
        </w:r>
      </w:ins>
      <w:moveTo w:id="990" w:author="mario" w:date="2017-07-15T09:40:00Z">
        <w:r w:rsidR="00095BD3" w:rsidRPr="00A479BE">
          <w:t xml:space="preserve"> apresenta</w:t>
        </w:r>
      </w:moveTo>
      <w:ins w:id="991" w:author="Mario" w:date="2017-07-16T21:12:00Z">
        <w:r>
          <w:t>do</w:t>
        </w:r>
      </w:ins>
      <w:moveTo w:id="992" w:author="mario" w:date="2017-07-15T09:40:00Z">
        <w:r w:rsidR="00095BD3" w:rsidRPr="00A479BE">
          <w:t xml:space="preserve"> o </w:t>
        </w:r>
        <w:r w:rsidR="00095BD3">
          <w:t>erro que aparece quando o usuário tenta selecionar datas que ainda não existem dados disponíveis, no caso foi selecionado em 2017 dados de negociações feitas em 2018.</w:t>
        </w:r>
      </w:moveTo>
    </w:p>
    <w:moveToRangeEnd w:id="985"/>
    <w:p w14:paraId="04D710AD" w14:textId="77777777" w:rsidR="00095BD3" w:rsidRDefault="00095BD3" w:rsidP="00A479BE">
      <w:pPr>
        <w:rPr>
          <w:ins w:id="993" w:author="mario" w:date="2017-07-15T09:40:00Z"/>
        </w:rPr>
      </w:pPr>
    </w:p>
    <w:p w14:paraId="4B411ABE" w14:textId="77777777" w:rsidR="00A479BE" w:rsidRDefault="00A479BE" w:rsidP="00A479BE"/>
    <w:p w14:paraId="1BABCDEE" w14:textId="34AA128B" w:rsidR="00A479BE" w:rsidRDefault="00A479BE" w:rsidP="00A479BE">
      <w:pPr>
        <w:pStyle w:val="Legenda"/>
        <w:rPr>
          <w:i/>
          <w:lang w:val="en-US"/>
        </w:rPr>
      </w:pPr>
      <w:bookmarkStart w:id="994" w:name="_Ref479842876"/>
      <w:bookmarkStart w:id="995" w:name="_Toc486423062"/>
      <w:proofErr w:type="spellStart"/>
      <w:proofErr w:type="gramStart"/>
      <w:r w:rsidRPr="00381F86">
        <w:rPr>
          <w:lang w:val="en-US"/>
        </w:rPr>
        <w:t>Figura</w:t>
      </w:r>
      <w:proofErr w:type="spellEnd"/>
      <w:r w:rsidRPr="00381F86">
        <w:rPr>
          <w:lang w:val="en-US"/>
        </w:rPr>
        <w:t xml:space="preserve"> </w:t>
      </w:r>
      <w:r w:rsidRPr="00FB6D91">
        <w:fldChar w:fldCharType="begin"/>
      </w:r>
      <w:r w:rsidRPr="00381F86">
        <w:rPr>
          <w:lang w:val="en-US"/>
        </w:rPr>
        <w:instrText xml:space="preserve"> SEQ Figura \* ARABIC </w:instrText>
      </w:r>
      <w:r w:rsidRPr="00FB6D91">
        <w:fldChar w:fldCharType="separate"/>
      </w:r>
      <w:r w:rsidR="00452B5C">
        <w:rPr>
          <w:noProof/>
          <w:lang w:val="en-US"/>
        </w:rPr>
        <w:t>61</w:t>
      </w:r>
      <w:r w:rsidRPr="00FB6D91">
        <w:fldChar w:fldCharType="end"/>
      </w:r>
      <w:bookmarkEnd w:id="994"/>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995"/>
    </w:p>
    <w:p w14:paraId="489627B8" w14:textId="3EE1ED8F" w:rsidR="00A479BE" w:rsidRDefault="00A479BE" w:rsidP="00A479BE">
      <w:pPr>
        <w:pStyle w:val="Image"/>
        <w:rPr>
          <w:lang w:val="en-US"/>
        </w:rPr>
      </w:pPr>
      <w: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0ED15875" w14:textId="6E017BC4" w:rsidR="00A479BE" w:rsidRDefault="00A479BE" w:rsidP="00A479BE">
      <w:pPr>
        <w:rPr>
          <w:ins w:id="996" w:author="mario" w:date="2017-07-15T09:40:00Z"/>
        </w:rPr>
      </w:pPr>
      <w:moveFromRangeStart w:id="997" w:author="mario" w:date="2017-07-15T09:40:00Z" w:name="move487874942"/>
      <w:moveFrom w:id="998" w:author="mario" w:date="2017-07-15T09:40:00Z">
        <w:r w:rsidRPr="00A479BE" w:rsidDel="00095BD3">
          <w:lastRenderedPageBreak/>
          <w:t xml:space="preserve">A </w:t>
        </w:r>
        <w:r w:rsidRPr="00A479BE" w:rsidDel="00095BD3">
          <w:fldChar w:fldCharType="begin"/>
        </w:r>
        <w:r w:rsidRPr="00A479BE" w:rsidDel="00095BD3">
          <w:instrText xml:space="preserve"> REF _Ref479842876 \h </w:instrText>
        </w:r>
      </w:moveFrom>
      <w:del w:id="999" w:author="mario" w:date="2017-07-15T09:40:00Z"/>
      <w:moveFrom w:id="1000" w:author="mario" w:date="2017-07-15T09:40:00Z">
        <w:r w:rsidRPr="00A479BE" w:rsidDel="00095BD3">
          <w:fldChar w:fldCharType="separate"/>
        </w:r>
        <w:r w:rsidR="00452B5C" w:rsidRPr="00452B5C" w:rsidDel="00095BD3">
          <w:t xml:space="preserve">Figura </w:t>
        </w:r>
        <w:r w:rsidR="00452B5C" w:rsidRPr="00452B5C" w:rsidDel="00095BD3">
          <w:rPr>
            <w:noProof/>
          </w:rPr>
          <w:t>61</w:t>
        </w:r>
        <w:r w:rsidRPr="00A479BE" w:rsidDel="00095BD3">
          <w:fldChar w:fldCharType="end"/>
        </w:r>
        <w:r w:rsidRPr="00A479BE" w:rsidDel="00095BD3">
          <w:t xml:space="preserve"> apresenta o </w:t>
        </w:r>
        <w:r w:rsidR="00270D20" w:rsidDel="00095BD3">
          <w:t>erro que aparece quando o usuário tenta selecionar datas que ainda não existem dados disponíveis, no caso foi selecionado em 2017 dados de negociações feitas em 2018.</w:t>
        </w:r>
      </w:moveFrom>
    </w:p>
    <w:p w14:paraId="7A3324D6" w14:textId="5B0A2CE8" w:rsidR="00095BD3" w:rsidRDefault="00095BD3" w:rsidP="00095BD3">
      <w:pPr>
        <w:rPr>
          <w:ins w:id="1001" w:author="mario" w:date="2017-07-15T09:40:00Z"/>
        </w:rPr>
      </w:pPr>
      <w:ins w:id="1002" w:author="mario" w:date="2017-07-15T09:40:00Z">
        <w:r>
          <w:t xml:space="preserve">Se o usuário digitar todos os valores corretos e clicar no botão </w:t>
        </w:r>
        <w:proofErr w:type="spellStart"/>
        <w:r>
          <w:rPr>
            <w:i/>
          </w:rPr>
          <w:t>Train</w:t>
        </w:r>
        <w:proofErr w:type="spellEnd"/>
        <w:r>
          <w:t>, a rede é treinada e aparece uma mensagem informando isso, como</w:t>
        </w:r>
      </w:ins>
      <w:ins w:id="1003" w:author="Mario" w:date="2017-07-16T21:12:00Z">
        <w:r w:rsidR="009B6720">
          <w:t xml:space="preserve"> é</w:t>
        </w:r>
      </w:ins>
      <w:ins w:id="1004" w:author="mario" w:date="2017-07-15T09:40:00Z">
        <w:r>
          <w:t xml:space="preserve"> mostra</w:t>
        </w:r>
      </w:ins>
      <w:ins w:id="1005" w:author="Mario" w:date="2017-07-16T21:12:00Z">
        <w:r w:rsidR="009B6720">
          <w:t>do</w:t>
        </w:r>
      </w:ins>
      <w:ins w:id="1006" w:author="mario" w:date="2017-07-15T09:40:00Z">
        <w:r>
          <w:t xml:space="preserve"> </w:t>
        </w:r>
      </w:ins>
      <w:ins w:id="1007" w:author="Mario" w:date="2017-07-16T21:13:00Z">
        <w:r w:rsidR="009B6720">
          <w:t>n</w:t>
        </w:r>
      </w:ins>
      <w:ins w:id="1008" w:author="mario" w:date="2017-07-15T09:40:00Z">
        <w:r>
          <w:t xml:space="preserve">a </w:t>
        </w:r>
        <w:r>
          <w:fldChar w:fldCharType="begin"/>
        </w:r>
        <w:r>
          <w:instrText xml:space="preserve"> REF _Ref479843026 \h </w:instrText>
        </w:r>
      </w:ins>
      <w:ins w:id="1009" w:author="mario" w:date="2017-07-15T09:40:00Z">
        <w:r>
          <w:fldChar w:fldCharType="separate"/>
        </w:r>
        <w:r>
          <w:t xml:space="preserve">Figura </w:t>
        </w:r>
        <w:r>
          <w:rPr>
            <w:noProof/>
          </w:rPr>
          <w:t>62</w:t>
        </w:r>
        <w:r>
          <w:fldChar w:fldCharType="end"/>
        </w:r>
        <w:r>
          <w:t>. Além disso, é apresentado um gráfico que mostra como foi a evolução do erro desta RNA para o intervalo de data por cada interação (</w:t>
        </w:r>
        <w:proofErr w:type="spellStart"/>
        <w:r>
          <w:rPr>
            <w:i/>
          </w:rPr>
          <w:t>epoch</w:t>
        </w:r>
        <w:proofErr w:type="spellEnd"/>
        <w:r>
          <w:t>).</w:t>
        </w:r>
      </w:ins>
    </w:p>
    <w:p w14:paraId="0F40C3D4" w14:textId="77777777" w:rsidR="00095BD3" w:rsidDel="00095BD3" w:rsidRDefault="00095BD3" w:rsidP="00A479BE"/>
    <w:moveFromRangeEnd w:id="997"/>
    <w:p w14:paraId="3662D46C" w14:textId="77777777" w:rsidR="00270D20" w:rsidRDefault="00270D20" w:rsidP="00A479BE"/>
    <w:p w14:paraId="087BFE17" w14:textId="27645C72" w:rsidR="00270D20" w:rsidRDefault="00270D20" w:rsidP="00270D20">
      <w:pPr>
        <w:pStyle w:val="Legenda"/>
        <w:rPr>
          <w:i/>
        </w:rPr>
      </w:pPr>
      <w:bookmarkStart w:id="1010" w:name="_Ref479843026"/>
      <w:bookmarkStart w:id="1011" w:name="_Toc486423063"/>
      <w:r>
        <w:t xml:space="preserve">Figura </w:t>
      </w:r>
      <w:r w:rsidR="00EA6CFC">
        <w:fldChar w:fldCharType="begin"/>
      </w:r>
      <w:r w:rsidR="00EA6CFC">
        <w:instrText xml:space="preserve"> SEQ Figura \* ARABIC </w:instrText>
      </w:r>
      <w:r w:rsidR="00EA6CFC">
        <w:fldChar w:fldCharType="separate"/>
      </w:r>
      <w:r w:rsidR="00452B5C">
        <w:rPr>
          <w:noProof/>
        </w:rPr>
        <w:t>62</w:t>
      </w:r>
      <w:r w:rsidR="00EA6CFC">
        <w:rPr>
          <w:noProof/>
        </w:rPr>
        <w:fldChar w:fldCharType="end"/>
      </w:r>
      <w:bookmarkEnd w:id="1010"/>
      <w:r>
        <w:t xml:space="preserve">. Interface 2 – </w:t>
      </w:r>
      <w:proofErr w:type="spellStart"/>
      <w:r w:rsidRPr="00CF0E0C">
        <w:rPr>
          <w:i/>
        </w:rPr>
        <w:t>trained</w:t>
      </w:r>
      <w:bookmarkEnd w:id="1011"/>
      <w:proofErr w:type="spellEnd"/>
    </w:p>
    <w:p w14:paraId="42FA6DC2" w14:textId="68D66196" w:rsidR="00270D20" w:rsidRDefault="00270D20" w:rsidP="00270D20">
      <w:pPr>
        <w:pStyle w:val="Image"/>
      </w:pPr>
      <w: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B9D0D37" w14:textId="549C256D" w:rsidR="00270D20" w:rsidDel="00095BD3" w:rsidRDefault="00270D20" w:rsidP="00270D20">
      <w:pPr>
        <w:rPr>
          <w:del w:id="1012" w:author="mario" w:date="2017-07-15T09:40:00Z"/>
        </w:rPr>
      </w:pPr>
      <w:del w:id="1013" w:author="mario" w:date="2017-07-15T09:40:00Z">
        <w:r w:rsidDel="00095BD3">
          <w:delText xml:space="preserve">Se o usuário digitar todos os valores corretos e clicar no botão </w:delText>
        </w:r>
        <w:r w:rsidDel="00095BD3">
          <w:rPr>
            <w:i/>
          </w:rPr>
          <w:delText>Train</w:delText>
        </w:r>
        <w:r w:rsidDel="00095BD3">
          <w:delText xml:space="preserve">, a rede é treinada e aparece uma mensagem informando isso, como mostra a </w:delText>
        </w:r>
        <w:r w:rsidDel="00095BD3">
          <w:fldChar w:fldCharType="begin"/>
        </w:r>
        <w:r w:rsidDel="00095BD3">
          <w:delInstrText xml:space="preserve"> REF _Ref479843026 \h </w:delInstrText>
        </w:r>
        <w:r w:rsidDel="00095BD3">
          <w:fldChar w:fldCharType="separate"/>
        </w:r>
        <w:r w:rsidR="00452B5C" w:rsidDel="00095BD3">
          <w:delText xml:space="preserve">Figura </w:delText>
        </w:r>
        <w:r w:rsidR="00452B5C" w:rsidDel="00095BD3">
          <w:rPr>
            <w:noProof/>
          </w:rPr>
          <w:delText>62</w:delText>
        </w:r>
        <w:r w:rsidDel="00095BD3">
          <w:fldChar w:fldCharType="end"/>
        </w:r>
        <w:r w:rsidDel="00095BD3">
          <w:delText>. Além disso, é apresentado um gráfico que mostra como foi a evolução do erro desta RNA para o intervalo de data por cada interação (</w:delText>
        </w:r>
        <w:r w:rsidDel="00095BD3">
          <w:rPr>
            <w:i/>
          </w:rPr>
          <w:delText>epoch</w:delText>
        </w:r>
        <w:r w:rsidDel="00095BD3">
          <w:delText>).</w:delText>
        </w:r>
      </w:del>
    </w:p>
    <w:p w14:paraId="79E4A6A7" w14:textId="3D947064" w:rsidR="00270D20" w:rsidRPr="00270D20" w:rsidRDefault="00270D20" w:rsidP="00270D20">
      <w:r>
        <w:lastRenderedPageBreak/>
        <w:t>É possível notar, como era o esperado, que a rede tende a diminuir seu erro a cada iteração, pois é quando o algoritmo de aprendizagem age e vai corrigindo aos poucos.</w:t>
      </w:r>
    </w:p>
    <w:p w14:paraId="5390621F" w14:textId="3069B3AC" w:rsidR="00AE1E63" w:rsidRPr="00270D20" w:rsidDel="009B6720" w:rsidRDefault="00AE1E63" w:rsidP="00AE1E63">
      <w:pPr>
        <w:rPr>
          <w:del w:id="1014" w:author="Mario" w:date="2017-07-16T21:13:00Z"/>
          <w:lang w:eastAsia="pt-BR"/>
        </w:rPr>
      </w:pPr>
    </w:p>
    <w:p w14:paraId="65112F94" w14:textId="621E9CD5" w:rsidR="00AE1E63" w:rsidRPr="00270D20" w:rsidDel="009B6720" w:rsidRDefault="00AE1E63" w:rsidP="00AE1E63">
      <w:pPr>
        <w:pStyle w:val="Sumrio1"/>
        <w:rPr>
          <w:del w:id="1015" w:author="Mario" w:date="2017-07-16T21:13:00Z"/>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Ttulo2"/>
      </w:pPr>
      <w:bookmarkStart w:id="1016" w:name="_Toc486423179"/>
      <w:r>
        <w:t>Gerar Relatório</w:t>
      </w:r>
      <w:bookmarkEnd w:id="1016"/>
    </w:p>
    <w:p w14:paraId="4E37C396" w14:textId="5E543309" w:rsidR="00C63693" w:rsidRDefault="00C63693" w:rsidP="00C63693"/>
    <w:p w14:paraId="5F36C75F" w14:textId="77C710B7" w:rsidR="00C63693" w:rsidRDefault="009A4F96" w:rsidP="00C63693">
      <w:pPr>
        <w:rPr>
          <w:ins w:id="1017" w:author="mario" w:date="2017-07-15T09:40:00Z"/>
        </w:rPr>
      </w:pPr>
      <w:r>
        <w:t>Depois de selecionado a RNA, é possível gerar um gráfico comparando os dados calculados pela rede e os reais, mesmo sem ter treinado essa rede antes.</w:t>
      </w:r>
    </w:p>
    <w:p w14:paraId="1624AA33" w14:textId="4C9786CD" w:rsidR="00095BD3" w:rsidRDefault="009B6720" w:rsidP="00095BD3">
      <w:ins w:id="1018" w:author="Mario" w:date="2017-07-16T21:13:00Z">
        <w:r>
          <w:t>Na</w:t>
        </w:r>
      </w:ins>
      <w:moveToRangeStart w:id="1019" w:author="mario" w:date="2017-07-15T09:40:00Z" w:name="move487874960"/>
      <w:moveTo w:id="1020" w:author="mario" w:date="2017-07-15T09:40:00Z">
        <w:del w:id="1021" w:author="Mario" w:date="2017-07-16T21:13:00Z">
          <w:r w:rsidR="00095BD3" w:rsidDel="009B6720">
            <w:delText>A</w:delText>
          </w:r>
        </w:del>
        <w:r w:rsidR="00095BD3">
          <w:t xml:space="preserve"> </w:t>
        </w:r>
        <w:r w:rsidR="00095BD3">
          <w:fldChar w:fldCharType="begin"/>
        </w:r>
        <w:r w:rsidR="00095BD3">
          <w:instrText xml:space="preserve"> REF _Ref479843935 \h </w:instrText>
        </w:r>
      </w:moveTo>
      <w:moveTo w:id="1022" w:author="mario" w:date="2017-07-15T09:40:00Z">
        <w:r w:rsidR="00095BD3">
          <w:fldChar w:fldCharType="separate"/>
        </w:r>
        <w:r w:rsidR="00095BD3">
          <w:t xml:space="preserve">Figura </w:t>
        </w:r>
        <w:r w:rsidR="00095BD3">
          <w:rPr>
            <w:noProof/>
          </w:rPr>
          <w:t>63</w:t>
        </w:r>
        <w:r w:rsidR="00095BD3">
          <w:fldChar w:fldCharType="end"/>
        </w:r>
      </w:moveTo>
      <w:ins w:id="1023" w:author="Mario" w:date="2017-07-16T21:13:00Z">
        <w:r>
          <w:t xml:space="preserve"> é</w:t>
        </w:r>
      </w:ins>
      <w:moveTo w:id="1024" w:author="mario" w:date="2017-07-15T09:40:00Z">
        <w:r w:rsidR="00095BD3">
          <w:t xml:space="preserve"> </w:t>
        </w:r>
        <w:proofErr w:type="gramStart"/>
        <w:r w:rsidR="00095BD3">
          <w:t>mostra</w:t>
        </w:r>
      </w:moveTo>
      <w:ins w:id="1025" w:author="Mario" w:date="2017-07-16T21:13:00Z">
        <w:r>
          <w:t>do</w:t>
        </w:r>
      </w:ins>
      <w:proofErr w:type="gramEnd"/>
      <w:moveTo w:id="1026" w:author="mario" w:date="2017-07-15T09:40:00Z">
        <w:r w:rsidR="00095BD3">
          <w:t xml:space="preserve"> a tela em questão, quando aberta assim que o aplicativo inicie, ou seja, sem ter selecionado uma RNA. Se o ponteiro do mouse ficar em cima da aba </w:t>
        </w:r>
        <w:proofErr w:type="spellStart"/>
        <w:r w:rsidR="00095BD3">
          <w:rPr>
            <w:i/>
          </w:rPr>
          <w:t>Report</w:t>
        </w:r>
        <w:proofErr w:type="spellEnd"/>
        <w:r w:rsidR="00095BD3">
          <w:t xml:space="preserve"> por alguns segundos, aparecerá uma dica do que se trata a aba, assim como as outras telas.</w:t>
        </w:r>
      </w:moveTo>
    </w:p>
    <w:moveToRangeEnd w:id="1019"/>
    <w:p w14:paraId="2FE598D3" w14:textId="17A22E50" w:rsidR="00095BD3" w:rsidDel="00095BD3" w:rsidRDefault="00095BD3" w:rsidP="00C63693">
      <w:pPr>
        <w:rPr>
          <w:del w:id="1027" w:author="mario" w:date="2017-07-15T09:40:00Z"/>
        </w:rPr>
      </w:pPr>
    </w:p>
    <w:p w14:paraId="2AD945AD" w14:textId="43D766FD" w:rsidR="009A4F96" w:rsidDel="00095BD3" w:rsidRDefault="009A4F96" w:rsidP="00C63693">
      <w:pPr>
        <w:rPr>
          <w:del w:id="1028" w:author="mario" w:date="2017-07-15T09:40:00Z"/>
        </w:rPr>
      </w:pPr>
    </w:p>
    <w:p w14:paraId="04B59597" w14:textId="3996CD08" w:rsidR="007C43C0" w:rsidDel="00095BD3" w:rsidRDefault="007C43C0" w:rsidP="00C63693">
      <w:pPr>
        <w:rPr>
          <w:del w:id="1029" w:author="mario" w:date="2017-07-15T09:40:00Z"/>
        </w:rPr>
      </w:pPr>
    </w:p>
    <w:p w14:paraId="45387C13" w14:textId="69446C91" w:rsidR="007C43C0" w:rsidDel="00095BD3" w:rsidRDefault="007C43C0" w:rsidP="00C63693">
      <w:pPr>
        <w:rPr>
          <w:del w:id="1030" w:author="mario" w:date="2017-07-15T09:40:00Z"/>
        </w:rPr>
      </w:pPr>
    </w:p>
    <w:p w14:paraId="22FCC3EA" w14:textId="0105ED84" w:rsidR="007C43C0" w:rsidDel="00095BD3" w:rsidRDefault="007C43C0" w:rsidP="00C63693">
      <w:pPr>
        <w:rPr>
          <w:del w:id="1031" w:author="mario" w:date="2017-07-15T09:40:00Z"/>
        </w:rPr>
      </w:pPr>
    </w:p>
    <w:p w14:paraId="55F4A7C5" w14:textId="5B759793" w:rsidR="007C43C0" w:rsidDel="00095BD3" w:rsidRDefault="007C43C0" w:rsidP="00C63693">
      <w:pPr>
        <w:rPr>
          <w:del w:id="1032" w:author="mario" w:date="2017-07-15T09:40:00Z"/>
        </w:rPr>
      </w:pPr>
    </w:p>
    <w:p w14:paraId="25D52083" w14:textId="4944CC34" w:rsidR="007C43C0" w:rsidDel="00095BD3" w:rsidRDefault="007C43C0" w:rsidP="00C63693">
      <w:pPr>
        <w:rPr>
          <w:del w:id="1033" w:author="mario" w:date="2017-07-15T09:40:00Z"/>
        </w:rPr>
      </w:pPr>
    </w:p>
    <w:p w14:paraId="7C4D034C" w14:textId="6F5AB81C" w:rsidR="007C43C0" w:rsidDel="00095BD3" w:rsidRDefault="007C43C0" w:rsidP="00C63693">
      <w:pPr>
        <w:rPr>
          <w:del w:id="1034" w:author="mario" w:date="2017-07-15T09:40:00Z"/>
        </w:rPr>
      </w:pPr>
    </w:p>
    <w:p w14:paraId="31848647" w14:textId="0656067B" w:rsidR="007C43C0" w:rsidDel="00095BD3" w:rsidRDefault="007C43C0" w:rsidP="00C63693">
      <w:pPr>
        <w:rPr>
          <w:del w:id="1035" w:author="mario" w:date="2017-07-15T09:40:00Z"/>
        </w:rPr>
      </w:pPr>
    </w:p>
    <w:p w14:paraId="44201B73" w14:textId="2D435D59" w:rsidR="007C43C0" w:rsidDel="00095BD3" w:rsidRDefault="007C43C0" w:rsidP="00C63693">
      <w:pPr>
        <w:rPr>
          <w:del w:id="1036" w:author="mario" w:date="2017-07-15T09:40:00Z"/>
        </w:rPr>
      </w:pPr>
    </w:p>
    <w:p w14:paraId="6C52C7CD" w14:textId="4276A232" w:rsidR="009A4F96" w:rsidRDefault="009A4F96" w:rsidP="009A4F96">
      <w:pPr>
        <w:pStyle w:val="Legenda"/>
        <w:rPr>
          <w:i/>
        </w:rPr>
      </w:pPr>
      <w:bookmarkStart w:id="1037" w:name="_Ref479843935"/>
      <w:bookmarkStart w:id="1038" w:name="_Toc486423064"/>
      <w:r>
        <w:lastRenderedPageBreak/>
        <w:t xml:space="preserve">Figura </w:t>
      </w:r>
      <w:r w:rsidR="00EA6CFC">
        <w:fldChar w:fldCharType="begin"/>
      </w:r>
      <w:r w:rsidR="00EA6CFC">
        <w:instrText xml:space="preserve"> SEQ Figura \* ARABIC </w:instrText>
      </w:r>
      <w:r w:rsidR="00EA6CFC">
        <w:fldChar w:fldCharType="separate"/>
      </w:r>
      <w:r w:rsidR="00452B5C">
        <w:rPr>
          <w:noProof/>
        </w:rPr>
        <w:t>63</w:t>
      </w:r>
      <w:r w:rsidR="00EA6CFC">
        <w:rPr>
          <w:noProof/>
        </w:rPr>
        <w:fldChar w:fldCharType="end"/>
      </w:r>
      <w:bookmarkEnd w:id="1037"/>
      <w:r>
        <w:t xml:space="preserve">. Interface 3 – </w:t>
      </w:r>
      <w:proofErr w:type="spellStart"/>
      <w:r>
        <w:rPr>
          <w:i/>
        </w:rPr>
        <w:t>initial</w:t>
      </w:r>
      <w:bookmarkEnd w:id="1038"/>
      <w:proofErr w:type="spellEnd"/>
    </w:p>
    <w:p w14:paraId="0E00C986" w14:textId="53F38671" w:rsidR="009A4F96" w:rsidRDefault="009A4F96" w:rsidP="009A4F96">
      <w:pPr>
        <w:pStyle w:val="Image"/>
      </w:pPr>
      <w: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77777777" w:rsidR="009A4F96" w:rsidRDefault="009A4F96" w:rsidP="009A4F96"/>
    <w:p w14:paraId="6823FA2E" w14:textId="11C7FD8B" w:rsidR="009A4F96" w:rsidRDefault="009A4F96" w:rsidP="009A4F96">
      <w:pPr>
        <w:rPr>
          <w:ins w:id="1039" w:author="mario" w:date="2017-07-15T09:40:00Z"/>
        </w:rPr>
      </w:pPr>
      <w:moveFromRangeStart w:id="1040" w:author="mario" w:date="2017-07-15T09:40:00Z" w:name="move487874960"/>
      <w:moveFrom w:id="1041" w:author="mario" w:date="2017-07-15T09:40:00Z">
        <w:r w:rsidDel="00095BD3">
          <w:t xml:space="preserve">A </w:t>
        </w:r>
        <w:r w:rsidDel="00095BD3">
          <w:fldChar w:fldCharType="begin"/>
        </w:r>
        <w:r w:rsidDel="00095BD3">
          <w:instrText xml:space="preserve"> REF _Ref479843935 \h </w:instrText>
        </w:r>
      </w:moveFrom>
      <w:del w:id="1042" w:author="mario" w:date="2017-07-15T09:40:00Z"/>
      <w:moveFrom w:id="1043" w:author="mario" w:date="2017-07-15T09:40:00Z">
        <w:r w:rsidDel="00095BD3">
          <w:fldChar w:fldCharType="separate"/>
        </w:r>
        <w:r w:rsidR="00452B5C" w:rsidDel="00095BD3">
          <w:t xml:space="preserve">Figura </w:t>
        </w:r>
        <w:r w:rsidR="00452B5C" w:rsidDel="00095BD3">
          <w:rPr>
            <w:noProof/>
          </w:rPr>
          <w:t>63</w:t>
        </w:r>
        <w:r w:rsidDel="00095BD3">
          <w:fldChar w:fldCharType="end"/>
        </w:r>
        <w:r w:rsidDel="00095BD3">
          <w:t xml:space="preserve"> mostra a tela em questão, quando aberta assim que o aplicativo inicie, ou seja, sem ter selecionado uma RNA. Se o ponteiro do mouse ficar em cima da aba </w:t>
        </w:r>
        <w:r w:rsidDel="00095BD3">
          <w:rPr>
            <w:i/>
          </w:rPr>
          <w:t>Report</w:t>
        </w:r>
        <w:r w:rsidDel="00095BD3">
          <w:t xml:space="preserve"> por alguns segundos, aparecerá uma dica do que se trata a aba, assim como as outras telas.</w:t>
        </w:r>
      </w:moveFrom>
    </w:p>
    <w:p w14:paraId="1BAC6E28" w14:textId="77777777" w:rsidR="00095BD3" w:rsidRDefault="00095BD3" w:rsidP="00095BD3">
      <w:pPr>
        <w:rPr>
          <w:ins w:id="1044" w:author="mario" w:date="2017-07-15T09:40:00Z"/>
        </w:rPr>
      </w:pPr>
      <w:ins w:id="1045" w:author="mario" w:date="2017-07-15T09:40:00Z">
        <w:r>
          <w:lastRenderedPageBreak/>
          <w:t xml:space="preserve">Assim como no caso do treinamento, se o usuário tentar criar um relatório sem ter selecionado a RNA, será apresentado o erro mostrado na </w:t>
        </w:r>
        <w:r>
          <w:fldChar w:fldCharType="begin"/>
        </w:r>
        <w:r>
          <w:instrText xml:space="preserve"> REF _Ref479844133 \h </w:instrText>
        </w:r>
      </w:ins>
      <w:ins w:id="1046" w:author="mario" w:date="2017-07-15T09:40:00Z">
        <w:r>
          <w:fldChar w:fldCharType="separate"/>
        </w:r>
        <w:r>
          <w:t xml:space="preserve">Figura </w:t>
        </w:r>
        <w:r>
          <w:rPr>
            <w:noProof/>
          </w:rPr>
          <w:t>64</w:t>
        </w:r>
        <w:r>
          <w:fldChar w:fldCharType="end"/>
        </w:r>
        <w:r>
          <w:t>, alertando-o que é necessário escolher uma RNA antes.</w:t>
        </w:r>
      </w:ins>
    </w:p>
    <w:p w14:paraId="4187E06E" w14:textId="77777777" w:rsidR="00095BD3" w:rsidDel="00095BD3" w:rsidRDefault="00095BD3" w:rsidP="009A4F96"/>
    <w:moveFromRangeEnd w:id="1040"/>
    <w:p w14:paraId="0918FE48" w14:textId="77777777" w:rsidR="009A4F96" w:rsidRDefault="009A4F96" w:rsidP="009A4F96"/>
    <w:p w14:paraId="0C3DEE8C" w14:textId="0E50E2CC" w:rsidR="009A4F96" w:rsidRDefault="009A4F96" w:rsidP="009A4F96">
      <w:pPr>
        <w:pStyle w:val="Legenda"/>
        <w:rPr>
          <w:i/>
        </w:rPr>
      </w:pPr>
      <w:bookmarkStart w:id="1047" w:name="_Ref479844133"/>
      <w:bookmarkStart w:id="1048" w:name="_Toc486423065"/>
      <w:r>
        <w:t xml:space="preserve">Figura </w:t>
      </w:r>
      <w:r w:rsidR="00EA6CFC">
        <w:fldChar w:fldCharType="begin"/>
      </w:r>
      <w:r w:rsidR="00EA6CFC">
        <w:instrText xml:space="preserve"> SEQ Figura \* ARABIC </w:instrText>
      </w:r>
      <w:r w:rsidR="00EA6CFC">
        <w:fldChar w:fldCharType="separate"/>
      </w:r>
      <w:r w:rsidR="00452B5C">
        <w:rPr>
          <w:noProof/>
        </w:rPr>
        <w:t>64</w:t>
      </w:r>
      <w:r w:rsidR="00EA6CFC">
        <w:rPr>
          <w:noProof/>
        </w:rPr>
        <w:fldChar w:fldCharType="end"/>
      </w:r>
      <w:bookmarkEnd w:id="1047"/>
      <w:r>
        <w:t xml:space="preserve">. Interface 3 - </w:t>
      </w:r>
      <w:proofErr w:type="spellStart"/>
      <w:r w:rsidRPr="00F460EB">
        <w:rPr>
          <w:i/>
        </w:rPr>
        <w:t>null</w:t>
      </w:r>
      <w:proofErr w:type="spellEnd"/>
      <w:r w:rsidRPr="00F460EB">
        <w:rPr>
          <w:i/>
        </w:rPr>
        <w:t xml:space="preserve"> NN</w:t>
      </w:r>
      <w:bookmarkEnd w:id="1048"/>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05E626C2" w14:textId="0EA1E1AF" w:rsidR="009A4F96" w:rsidDel="00095BD3" w:rsidRDefault="009A4F96" w:rsidP="009A4F96">
      <w:pPr>
        <w:rPr>
          <w:del w:id="1049" w:author="mario" w:date="2017-07-15T09:40:00Z"/>
        </w:rPr>
      </w:pPr>
      <w:del w:id="1050" w:author="mario" w:date="2017-07-15T09:40:00Z">
        <w:r w:rsidDel="00095BD3">
          <w:delText>Assim como no caso do treinamento, se o usuário tentar criar um relatório sem ter selecionado a RNA, será apresentado o erro</w:delText>
        </w:r>
        <w:r w:rsidR="00A20296" w:rsidDel="00095BD3">
          <w:delText xml:space="preserve"> mostrado na </w:delText>
        </w:r>
        <w:r w:rsidDel="00095BD3">
          <w:fldChar w:fldCharType="begin"/>
        </w:r>
        <w:r w:rsidDel="00095BD3">
          <w:delInstrText xml:space="preserve"> REF _Ref479844133 \h </w:delInstrText>
        </w:r>
        <w:r w:rsidDel="00095BD3">
          <w:fldChar w:fldCharType="separate"/>
        </w:r>
        <w:r w:rsidR="00452B5C" w:rsidDel="00095BD3">
          <w:delText xml:space="preserve">Figura </w:delText>
        </w:r>
        <w:r w:rsidR="00452B5C" w:rsidDel="00095BD3">
          <w:rPr>
            <w:noProof/>
          </w:rPr>
          <w:delText>64</w:delText>
        </w:r>
        <w:r w:rsidDel="00095BD3">
          <w:fldChar w:fldCharType="end"/>
        </w:r>
        <w:r w:rsidR="00A20296" w:rsidDel="00095BD3">
          <w:delText>, alertando-o que é necessário escolher uma RNA antes.</w:delText>
        </w:r>
      </w:del>
    </w:p>
    <w:p w14:paraId="61F354AA" w14:textId="743573D5" w:rsidR="00A20296" w:rsidRDefault="00A20296" w:rsidP="00A20296">
      <w:pPr>
        <w:ind w:firstLine="0"/>
        <w:rPr>
          <w:ins w:id="1051" w:author="mario" w:date="2017-07-15T09:40:00Z"/>
        </w:rPr>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6904A782" w14:textId="4403F30E" w:rsidR="00095BD3" w:rsidRDefault="009B6720" w:rsidP="00095BD3">
      <w:ins w:id="1052" w:author="Mario" w:date="2017-07-16T21:13:00Z">
        <w:r>
          <w:t>Na</w:t>
        </w:r>
      </w:ins>
      <w:moveToRangeStart w:id="1053" w:author="mario" w:date="2017-07-15T09:40:00Z" w:name="move487874983"/>
      <w:moveTo w:id="1054" w:author="mario" w:date="2017-07-15T09:40:00Z">
        <w:del w:id="1055" w:author="Mario" w:date="2017-07-16T21:13:00Z">
          <w:r w:rsidR="00095BD3" w:rsidDel="009B6720">
            <w:delText>A</w:delText>
          </w:r>
        </w:del>
        <w:r w:rsidR="00095BD3">
          <w:t xml:space="preserve"> </w:t>
        </w:r>
        <w:r w:rsidR="00095BD3">
          <w:fldChar w:fldCharType="begin"/>
        </w:r>
        <w:r w:rsidR="00095BD3">
          <w:instrText xml:space="preserve"> REF _Ref479845277 \h </w:instrText>
        </w:r>
      </w:moveTo>
      <w:moveTo w:id="1056" w:author="mario" w:date="2017-07-15T09:40:00Z">
        <w:r w:rsidR="00095BD3">
          <w:fldChar w:fldCharType="separate"/>
        </w:r>
        <w:r w:rsidR="00095BD3">
          <w:t xml:space="preserve">Figura </w:t>
        </w:r>
        <w:r w:rsidR="00095BD3">
          <w:rPr>
            <w:noProof/>
          </w:rPr>
          <w:t>65</w:t>
        </w:r>
        <w:r w:rsidR="00095BD3">
          <w:fldChar w:fldCharType="end"/>
        </w:r>
        <w:r w:rsidR="00095BD3">
          <w:t xml:space="preserve"> </w:t>
        </w:r>
      </w:moveTo>
      <w:ins w:id="1057" w:author="Mario" w:date="2017-07-16T21:13:00Z">
        <w:r>
          <w:t xml:space="preserve">é </w:t>
        </w:r>
      </w:ins>
      <w:moveTo w:id="1058" w:author="mario" w:date="2017-07-15T09:40:00Z">
        <w:r w:rsidR="00095BD3">
          <w:t>mostra</w:t>
        </w:r>
      </w:moveTo>
      <w:ins w:id="1059" w:author="Mario" w:date="2017-07-16T21:13:00Z">
        <w:r>
          <w:t>do</w:t>
        </w:r>
      </w:ins>
      <w:moveTo w:id="1060" w:author="mario" w:date="2017-07-15T09:40:00Z">
        <w:r w:rsidR="00095BD3">
          <w:t xml:space="preserve"> o que acontece quando os dados estão corretos e o botão </w:t>
        </w:r>
        <w:proofErr w:type="spellStart"/>
        <w:r w:rsidR="00095BD3">
          <w:rPr>
            <w:i/>
          </w:rPr>
          <w:t>Create</w:t>
        </w:r>
        <w:proofErr w:type="spellEnd"/>
        <w:r w:rsidR="00095BD3">
          <w:rPr>
            <w:i/>
          </w:rPr>
          <w:t xml:space="preserve"> </w:t>
        </w:r>
        <w:proofErr w:type="spellStart"/>
        <w:r w:rsidR="00095BD3">
          <w:rPr>
            <w:i/>
          </w:rPr>
          <w:t>Report</w:t>
        </w:r>
        <w:proofErr w:type="spellEnd"/>
        <w:r w:rsidR="00095BD3">
          <w:t xml:space="preserve"> recebe um clique. O sistema gera o gráfico comparativo entre os dados reais e os dados criados pela rede neural.</w:t>
        </w:r>
      </w:moveTo>
    </w:p>
    <w:moveToRangeEnd w:id="1053"/>
    <w:p w14:paraId="7B4A35F3" w14:textId="77777777" w:rsidR="00095BD3" w:rsidRDefault="00095BD3" w:rsidP="00A20296">
      <w:pPr>
        <w:ind w:firstLine="0"/>
      </w:pPr>
    </w:p>
    <w:p w14:paraId="41A9A339" w14:textId="77777777" w:rsidR="00AA7917" w:rsidRDefault="00AA7917" w:rsidP="00A20296">
      <w:pPr>
        <w:ind w:firstLine="0"/>
      </w:pPr>
    </w:p>
    <w:p w14:paraId="23E78A51" w14:textId="218156E1" w:rsidR="00AA7917" w:rsidRDefault="00AA7917" w:rsidP="00AA7917">
      <w:pPr>
        <w:pStyle w:val="Legenda"/>
        <w:rPr>
          <w:i/>
        </w:rPr>
      </w:pPr>
      <w:bookmarkStart w:id="1061" w:name="_Ref479845277"/>
      <w:bookmarkStart w:id="1062" w:name="_Toc486423066"/>
      <w:r>
        <w:t xml:space="preserve">Figura </w:t>
      </w:r>
      <w:r w:rsidR="00EA6CFC">
        <w:fldChar w:fldCharType="begin"/>
      </w:r>
      <w:r w:rsidR="00EA6CFC">
        <w:instrText xml:space="preserve"> SEQ Figura \* ARABIC </w:instrText>
      </w:r>
      <w:r w:rsidR="00EA6CFC">
        <w:fldChar w:fldCharType="separate"/>
      </w:r>
      <w:r w:rsidR="00452B5C">
        <w:rPr>
          <w:noProof/>
        </w:rPr>
        <w:t>65</w:t>
      </w:r>
      <w:r w:rsidR="00EA6CFC">
        <w:rPr>
          <w:noProof/>
        </w:rPr>
        <w:fldChar w:fldCharType="end"/>
      </w:r>
      <w:bookmarkEnd w:id="1061"/>
      <w:r>
        <w:t xml:space="preserve">. Interface 3 - </w:t>
      </w:r>
      <w:proofErr w:type="spellStart"/>
      <w:r>
        <w:rPr>
          <w:i/>
        </w:rPr>
        <w:t>report</w:t>
      </w:r>
      <w:proofErr w:type="spellEnd"/>
      <w:r>
        <w:rPr>
          <w:i/>
        </w:rPr>
        <w:t xml:space="preserve"> </w:t>
      </w:r>
      <w:proofErr w:type="spellStart"/>
      <w:r>
        <w:rPr>
          <w:i/>
        </w:rPr>
        <w:t>created</w:t>
      </w:r>
      <w:bookmarkEnd w:id="1062"/>
      <w:proofErr w:type="spellEnd"/>
    </w:p>
    <w:p w14:paraId="1ACA3219" w14:textId="651A3AF3" w:rsidR="00AA7917" w:rsidRDefault="00AA7917" w:rsidP="00AA7917">
      <w:pPr>
        <w:pStyle w:val="Image"/>
      </w:pPr>
      <w: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77777777" w:rsidR="00AA7917" w:rsidRDefault="00AA7917" w:rsidP="00AA7917"/>
    <w:p w14:paraId="54D48B7C" w14:textId="7FEB3337" w:rsidR="00AA7917" w:rsidRDefault="00AA7917" w:rsidP="00AA7917">
      <w:pPr>
        <w:rPr>
          <w:ins w:id="1063" w:author="mario" w:date="2017-07-15T09:41:00Z"/>
        </w:rPr>
      </w:pPr>
      <w:moveFromRangeStart w:id="1064" w:author="mario" w:date="2017-07-15T09:40:00Z" w:name="move487874983"/>
      <w:moveFrom w:id="1065" w:author="mario" w:date="2017-07-15T09:40:00Z">
        <w:r w:rsidDel="00095BD3">
          <w:t xml:space="preserve">A </w:t>
        </w:r>
        <w:r w:rsidDel="00095BD3">
          <w:fldChar w:fldCharType="begin"/>
        </w:r>
        <w:r w:rsidDel="00095BD3">
          <w:instrText xml:space="preserve"> REF _Ref479845277 \h </w:instrText>
        </w:r>
      </w:moveFrom>
      <w:del w:id="1066" w:author="mario" w:date="2017-07-15T09:40:00Z"/>
      <w:moveFrom w:id="1067" w:author="mario" w:date="2017-07-15T09:40:00Z">
        <w:r w:rsidDel="00095BD3">
          <w:fldChar w:fldCharType="separate"/>
        </w:r>
        <w:r w:rsidR="00452B5C" w:rsidDel="00095BD3">
          <w:t xml:space="preserve">Figura </w:t>
        </w:r>
        <w:r w:rsidR="00452B5C" w:rsidDel="00095BD3">
          <w:rPr>
            <w:noProof/>
          </w:rPr>
          <w:t>65</w:t>
        </w:r>
        <w:r w:rsidDel="00095BD3">
          <w:fldChar w:fldCharType="end"/>
        </w:r>
        <w:r w:rsidDel="00095BD3">
          <w:t xml:space="preserve"> mostra o que acontece quando os dados estão corretos e o botão </w:t>
        </w:r>
        <w:r w:rsidDel="00095BD3">
          <w:rPr>
            <w:i/>
          </w:rPr>
          <w:t>Create Report</w:t>
        </w:r>
        <w:r w:rsidDel="00095BD3">
          <w:t xml:space="preserve"> recebe um clique. O sistema gera o gráfico comparativo entre os dados reais e os dados criados pela rede neural.</w:t>
        </w:r>
      </w:moveFrom>
    </w:p>
    <w:p w14:paraId="12836173" w14:textId="63CFC21C" w:rsidR="00095BD3" w:rsidRPr="00A114EB" w:rsidRDefault="009B6720" w:rsidP="00095BD3">
      <w:pPr>
        <w:rPr>
          <w:ins w:id="1068" w:author="mario" w:date="2017-07-15T09:41:00Z"/>
        </w:rPr>
      </w:pPr>
      <w:ins w:id="1069" w:author="Mario" w:date="2017-07-16T21:13:00Z">
        <w:r>
          <w:t xml:space="preserve">Na </w:t>
        </w:r>
      </w:ins>
      <w:ins w:id="1070" w:author="mario" w:date="2017-07-15T09:41:00Z">
        <w:del w:id="1071" w:author="Mario" w:date="2017-07-16T21:13:00Z">
          <w:r w:rsidR="00095BD3" w:rsidDel="009B6720">
            <w:delText xml:space="preserve">A </w:delText>
          </w:r>
        </w:del>
        <w:r w:rsidR="00095BD3">
          <w:fldChar w:fldCharType="begin"/>
        </w:r>
        <w:r w:rsidR="00095BD3">
          <w:instrText xml:space="preserve"> REF _Ref479845655 \h </w:instrText>
        </w:r>
      </w:ins>
      <w:ins w:id="1072" w:author="mario" w:date="2017-07-15T09:41:00Z">
        <w:r w:rsidR="00095BD3">
          <w:fldChar w:fldCharType="separate"/>
        </w:r>
        <w:r w:rsidR="00095BD3" w:rsidRPr="00452B5C">
          <w:t xml:space="preserve">Figura </w:t>
        </w:r>
        <w:r w:rsidR="00095BD3" w:rsidRPr="00452B5C">
          <w:rPr>
            <w:noProof/>
          </w:rPr>
          <w:t>66</w:t>
        </w:r>
        <w:r w:rsidR="00095BD3">
          <w:fldChar w:fldCharType="end"/>
        </w:r>
        <w:r w:rsidR="00095BD3">
          <w:t xml:space="preserve"> </w:t>
        </w:r>
      </w:ins>
      <w:ins w:id="1073" w:author="Mario" w:date="2017-07-16T21:13:00Z">
        <w:r>
          <w:t xml:space="preserve">é </w:t>
        </w:r>
      </w:ins>
      <w:ins w:id="1074" w:author="mario" w:date="2017-07-15T09:41:00Z">
        <w:r w:rsidR="00095BD3">
          <w:t>mostra</w:t>
        </w:r>
      </w:ins>
      <w:ins w:id="1075" w:author="Mario" w:date="2017-07-16T21:13:00Z">
        <w:r>
          <w:t>do</w:t>
        </w:r>
      </w:ins>
      <w:ins w:id="1076" w:author="mario" w:date="2017-07-15T09:41:00Z">
        <w:r w:rsidR="00095BD3">
          <w:t xml:space="preserve"> o mesmo relatório, mas com a rede configurada para mais de um atributo. Nota-se que é criada uma linha para cada atributo real, e </w:t>
        </w:r>
        <w:r w:rsidR="00095BD3">
          <w:lastRenderedPageBreak/>
          <w:t>uma linha para cada atributo calculado pela Rede, para que seja possível comparar atributo a atributo.</w:t>
        </w:r>
      </w:ins>
    </w:p>
    <w:p w14:paraId="107D2BEB" w14:textId="77777777" w:rsidR="00095BD3" w:rsidDel="00095BD3" w:rsidRDefault="00095BD3" w:rsidP="00AA7917"/>
    <w:moveFromRangeEnd w:id="1064"/>
    <w:p w14:paraId="3E8E6DC0" w14:textId="77777777" w:rsidR="00A114EB" w:rsidRDefault="00A114EB" w:rsidP="00AA7917"/>
    <w:p w14:paraId="79153F41" w14:textId="769DCA37" w:rsidR="00A114EB" w:rsidRPr="00FB6D91" w:rsidRDefault="00A114EB" w:rsidP="00A114EB">
      <w:pPr>
        <w:pStyle w:val="Legenda"/>
        <w:rPr>
          <w:i/>
          <w:lang w:val="en-US"/>
        </w:rPr>
      </w:pPr>
      <w:bookmarkStart w:id="1077" w:name="_Ref479845655"/>
      <w:bookmarkStart w:id="1078" w:name="_Toc486423067"/>
      <w:proofErr w:type="spellStart"/>
      <w:proofErr w:type="gramStart"/>
      <w:r w:rsidRPr="00FB6D91">
        <w:rPr>
          <w:lang w:val="en-US"/>
        </w:rPr>
        <w:t>Figura</w:t>
      </w:r>
      <w:proofErr w:type="spellEnd"/>
      <w:r w:rsidRPr="00FB6D91">
        <w:rPr>
          <w:lang w:val="en-US"/>
        </w:rPr>
        <w:t xml:space="preserve"> </w:t>
      </w:r>
      <w:r w:rsidR="00160A7A">
        <w:fldChar w:fldCharType="begin"/>
      </w:r>
      <w:r w:rsidR="00160A7A" w:rsidRPr="00FB6D91">
        <w:rPr>
          <w:lang w:val="en-US"/>
        </w:rPr>
        <w:instrText xml:space="preserve"> SEQ Figura \* ARABIC </w:instrText>
      </w:r>
      <w:r w:rsidR="00160A7A">
        <w:fldChar w:fldCharType="separate"/>
      </w:r>
      <w:r w:rsidR="00452B5C">
        <w:rPr>
          <w:noProof/>
          <w:lang w:val="en-US"/>
        </w:rPr>
        <w:t>66</w:t>
      </w:r>
      <w:r w:rsidR="00160A7A">
        <w:rPr>
          <w:noProof/>
        </w:rPr>
        <w:fldChar w:fldCharType="end"/>
      </w:r>
      <w:bookmarkEnd w:id="1077"/>
      <w:r w:rsidRPr="00FB6D91">
        <w:rPr>
          <w:lang w:val="en-US"/>
        </w:rPr>
        <w:t>.</w:t>
      </w:r>
      <w:proofErr w:type="gramEnd"/>
      <w:r w:rsidRPr="00FB6D91">
        <w:rPr>
          <w:lang w:val="en-US"/>
        </w:rPr>
        <w:t xml:space="preserve"> Interface 3 - </w:t>
      </w:r>
      <w:r w:rsidRPr="00FB6D91">
        <w:rPr>
          <w:i/>
          <w:lang w:val="en-US"/>
        </w:rPr>
        <w:t>report with 2 attributes</w:t>
      </w:r>
      <w:bookmarkEnd w:id="1078"/>
    </w:p>
    <w:p w14:paraId="6EEDAD1D" w14:textId="3801A242" w:rsidR="00A114EB" w:rsidRDefault="00A114EB" w:rsidP="00A114EB">
      <w:pPr>
        <w:pStyle w:val="Image"/>
      </w:pPr>
      <w: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46402636" w14:textId="77777777" w:rsidR="00A114EB" w:rsidRDefault="00A114EB" w:rsidP="00A114EB"/>
    <w:p w14:paraId="2606CD65" w14:textId="79C027C6" w:rsidR="00A114EB" w:rsidRPr="00A114EB" w:rsidDel="00095BD3" w:rsidRDefault="00A114EB" w:rsidP="00A114EB">
      <w:pPr>
        <w:rPr>
          <w:del w:id="1079" w:author="mario" w:date="2017-07-15T09:40:00Z"/>
        </w:rPr>
      </w:pPr>
      <w:del w:id="1080" w:author="mario" w:date="2017-07-15T09:40:00Z">
        <w:r w:rsidDel="00095BD3">
          <w:lastRenderedPageBreak/>
          <w:delText xml:space="preserve">A </w:delText>
        </w:r>
        <w:r w:rsidDel="00095BD3">
          <w:fldChar w:fldCharType="begin"/>
        </w:r>
        <w:r w:rsidDel="00095BD3">
          <w:delInstrText xml:space="preserve"> REF _Ref479845655 \h </w:delInstrText>
        </w:r>
        <w:r w:rsidDel="00095BD3">
          <w:fldChar w:fldCharType="separate"/>
        </w:r>
        <w:r w:rsidR="00452B5C" w:rsidRPr="00452B5C" w:rsidDel="00095BD3">
          <w:delText xml:space="preserve">Figura </w:delText>
        </w:r>
        <w:r w:rsidR="00452B5C" w:rsidRPr="00452B5C" w:rsidDel="00095BD3">
          <w:rPr>
            <w:noProof/>
          </w:rPr>
          <w:delText>66</w:delText>
        </w:r>
        <w:r w:rsidDel="00095BD3">
          <w:fldChar w:fldCharType="end"/>
        </w:r>
        <w:r w:rsidDel="00095BD3">
          <w:delText xml:space="preserve"> mostra o mesmo relatório, mas com a rede configurada para mais de um atributo. Nota-se que é criada uma linha para cada atributo real, e uma linha para cada atributo calculado pela Rede, para que seja possível comparar atributo a atributo.</w:delText>
        </w:r>
      </w:del>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Ttulo1"/>
        <w:rPr>
          <w:rFonts w:eastAsia="Arial"/>
          <w:bCs/>
          <w:iCs/>
          <w:sz w:val="28"/>
          <w:szCs w:val="28"/>
          <w:lang w:eastAsia="pt-BR"/>
        </w:rPr>
      </w:pPr>
      <w:bookmarkStart w:id="1081" w:name="_Toc486423180"/>
      <w:r>
        <w:lastRenderedPageBreak/>
        <w:t>Considerações Finais</w:t>
      </w:r>
      <w:bookmarkEnd w:id="1081"/>
    </w:p>
    <w:p w14:paraId="5ED464A3" w14:textId="77777777" w:rsidR="00637CA1" w:rsidDel="006C1259" w:rsidRDefault="00637CA1">
      <w:pPr>
        <w:ind w:firstLine="0"/>
        <w:rPr>
          <w:del w:id="1082" w:author="Mario" w:date="2017-07-16T20:44:00Z"/>
          <w:lang w:eastAsia="pt-BR"/>
        </w:rPr>
        <w:pPrChange w:id="1083" w:author="Mario" w:date="2017-07-16T20:44:00Z">
          <w:pPr/>
        </w:pPrChange>
      </w:pPr>
    </w:p>
    <w:p w14:paraId="08A23A45" w14:textId="065E99D6" w:rsidR="00B00D11" w:rsidDel="006C1259" w:rsidRDefault="00B00D11">
      <w:pPr>
        <w:pStyle w:val="Ttulo2"/>
        <w:numPr>
          <w:ilvl w:val="0"/>
          <w:numId w:val="0"/>
        </w:numPr>
        <w:rPr>
          <w:del w:id="1084" w:author="Mario" w:date="2017-07-16T20:44:00Z"/>
        </w:rPr>
        <w:pPrChange w:id="1085" w:author="Mario" w:date="2017-07-16T20:44:00Z">
          <w:pPr>
            <w:pStyle w:val="Ttulo2"/>
          </w:pPr>
        </w:pPrChange>
      </w:pPr>
      <w:bookmarkStart w:id="1086" w:name="_Toc486423181"/>
      <w:del w:id="1087" w:author="Mario" w:date="2017-07-16T20:44:00Z">
        <w:r w:rsidDel="006C1259">
          <w:delText>Conclusão</w:delText>
        </w:r>
        <w:bookmarkEnd w:id="1086"/>
      </w:del>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w:t>
      </w:r>
      <w:r w:rsidR="007C43C0">
        <w:t>, suporte</w:t>
      </w:r>
      <w:r>
        <w:t xml:space="preserve"> a </w:t>
      </w:r>
      <w:proofErr w:type="spellStart"/>
      <w:r w:rsidR="00B00D11" w:rsidRPr="00EF45D2">
        <w:t>multithread</w:t>
      </w:r>
      <w:proofErr w:type="spellEnd"/>
      <w:r w:rsidR="00B00D11">
        <w:t>, uso de CPU + GPU</w:t>
      </w:r>
      <w:r>
        <w:t>, muito bem documentado e com alguns exemplos.</w:t>
      </w:r>
    </w:p>
    <w:p w14:paraId="6646D3CC" w14:textId="6DE516A2" w:rsidR="00B00D11" w:rsidRDefault="00B00D11" w:rsidP="00C517EF">
      <w:r>
        <w:lastRenderedPageBreak/>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1088" w:name="_Toc486423182"/>
      <w:r>
        <w:t>Trabalhos futuros</w:t>
      </w:r>
      <w:bookmarkEnd w:id="1088"/>
    </w:p>
    <w:p w14:paraId="2B57E3E6" w14:textId="77777777" w:rsidR="00B00D11" w:rsidRDefault="00B00D11" w:rsidP="00B00D11">
      <w:pPr>
        <w:rPr>
          <w:lang w:eastAsia="pt-BR"/>
        </w:rPr>
      </w:pPr>
    </w:p>
    <w:p w14:paraId="45E83F06" w14:textId="3237987C" w:rsidR="00B00D11" w:rsidRDefault="00B00D11" w:rsidP="00B00D11">
      <w:pPr>
        <w:rPr>
          <w:lang w:eastAsia="pt-BR"/>
        </w:rPr>
      </w:pPr>
      <w:r>
        <w:rPr>
          <w:lang w:eastAsia="pt-BR"/>
        </w:rPr>
        <w:t xml:space="preserve">Em relação a trabalhos futuros, este trabalho </w:t>
      </w:r>
      <w:del w:id="1089" w:author="Mario" w:date="2017-07-16T20:44:00Z">
        <w:r w:rsidDel="006C1259">
          <w:rPr>
            <w:lang w:eastAsia="pt-BR"/>
          </w:rPr>
          <w:delText xml:space="preserve">fornece </w:delText>
        </w:r>
      </w:del>
      <w:ins w:id="1090" w:author="Mario" w:date="2017-07-16T20:44:00Z">
        <w:r w:rsidR="006C1259">
          <w:rPr>
            <w:lang w:eastAsia="pt-BR"/>
          </w:rPr>
          <w:t xml:space="preserve">tem </w:t>
        </w:r>
      </w:ins>
      <w:r>
        <w:rPr>
          <w:lang w:eastAsia="pt-BR"/>
        </w:rPr>
        <w:t>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1091" w:name="_Toc486423183"/>
      <w:r>
        <w:t>Gráfico</w:t>
      </w:r>
      <w:bookmarkEnd w:id="1091"/>
    </w:p>
    <w:p w14:paraId="52933D1C" w14:textId="2014BF56"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w:t>
      </w:r>
      <w:ins w:id="1092" w:author="mario" w:date="2017-07-15T09:42:00Z">
        <w:r w:rsidR="00570A6E">
          <w:rPr>
            <w:lang w:eastAsia="pt-BR"/>
          </w:rPr>
          <w:t xml:space="preserve"> muito verboso e que para </w:t>
        </w:r>
        <w:proofErr w:type="spellStart"/>
        <w:r w:rsidR="00570A6E">
          <w:rPr>
            <w:lang w:eastAsia="pt-BR"/>
          </w:rPr>
          <w:t>aplicacoes</w:t>
        </w:r>
        <w:proofErr w:type="spellEnd"/>
        <w:r w:rsidR="00570A6E">
          <w:rPr>
            <w:lang w:eastAsia="pt-BR"/>
          </w:rPr>
          <w:t xml:space="preserve"> simples e </w:t>
        </w:r>
        <w:proofErr w:type="spellStart"/>
        <w:r w:rsidR="00570A6E">
          <w:rPr>
            <w:lang w:eastAsia="pt-BR"/>
          </w:rPr>
          <w:t>basicas</w:t>
        </w:r>
        <w:proofErr w:type="spellEnd"/>
        <w:r w:rsidR="00570A6E">
          <w:rPr>
            <w:lang w:eastAsia="pt-BR"/>
          </w:rPr>
          <w:t xml:space="preserve"> </w:t>
        </w:r>
        <w:proofErr w:type="spellStart"/>
        <w:r w:rsidR="00570A6E">
          <w:rPr>
            <w:lang w:eastAsia="pt-BR"/>
          </w:rPr>
          <w:t>sao</w:t>
        </w:r>
        <w:proofErr w:type="spellEnd"/>
        <w:r w:rsidR="00570A6E">
          <w:rPr>
            <w:lang w:eastAsia="pt-BR"/>
          </w:rPr>
          <w:t xml:space="preserve"> </w:t>
        </w:r>
        <w:proofErr w:type="spellStart"/>
        <w:r w:rsidR="00570A6E">
          <w:rPr>
            <w:lang w:eastAsia="pt-BR"/>
          </w:rPr>
          <w:t>necessarias</w:t>
        </w:r>
        <w:proofErr w:type="spellEnd"/>
        <w:r w:rsidR="00570A6E">
          <w:rPr>
            <w:lang w:eastAsia="pt-BR"/>
          </w:rPr>
          <w:t xml:space="preserve"> varias linhas de </w:t>
        </w:r>
        <w:proofErr w:type="spellStart"/>
        <w:r w:rsidR="00570A6E">
          <w:rPr>
            <w:lang w:eastAsia="pt-BR"/>
          </w:rPr>
          <w:t>codigo</w:t>
        </w:r>
        <w:proofErr w:type="spellEnd"/>
        <w:r w:rsidR="00570A6E">
          <w:rPr>
            <w:lang w:eastAsia="pt-BR"/>
          </w:rPr>
          <w:t xml:space="preserve"> e muita </w:t>
        </w:r>
        <w:proofErr w:type="spellStart"/>
        <w:r w:rsidR="00570A6E">
          <w:rPr>
            <w:lang w:eastAsia="pt-BR"/>
          </w:rPr>
          <w:t>configuracao</w:t>
        </w:r>
        <w:proofErr w:type="spellEnd"/>
        <w:r w:rsidR="00570A6E">
          <w:rPr>
            <w:lang w:eastAsia="pt-BR"/>
          </w:rPr>
          <w:t>.</w:t>
        </w:r>
      </w:ins>
      <w:r>
        <w:rPr>
          <w:lang w:eastAsia="pt-BR"/>
        </w:rPr>
        <w:t xml:space="preserve"> </w:t>
      </w:r>
      <w:del w:id="1093" w:author="mario" w:date="2017-07-15T09:42:00Z">
        <w:r w:rsidDel="00570A6E">
          <w:rPr>
            <w:lang w:eastAsia="pt-BR"/>
          </w:rPr>
          <w:delText>muito ruim</w:delText>
        </w:r>
        <w:r w:rsidR="00BD7770" w:rsidDel="00570A6E">
          <w:rPr>
            <w:lang w:eastAsia="pt-BR"/>
          </w:rPr>
          <w:delText xml:space="preserve"> e com a aparência ruim também. Seja pela quantidade de código necessário para fazer um gráfico simples ou pela dificuldade em </w:delText>
        </w:r>
        <w:r w:rsidR="000B5CD6" w:rsidDel="00570A6E">
          <w:rPr>
            <w:lang w:eastAsia="pt-BR"/>
          </w:rPr>
          <w:delText>mostrar os valores ao passar o mouse em cima do gráfico.</w:delText>
        </w:r>
      </w:del>
    </w:p>
    <w:p w14:paraId="0B5F5BDB" w14:textId="6E16DE98" w:rsidR="000B5CD6" w:rsidRDefault="000B5CD6" w:rsidP="00546AA5">
      <w:pPr>
        <w:pStyle w:val="Corpodetexto"/>
        <w:rPr>
          <w:lang w:eastAsia="pt-BR"/>
        </w:rPr>
      </w:pPr>
      <w:r>
        <w:rPr>
          <w:lang w:eastAsia="pt-BR"/>
        </w:rPr>
        <w:t xml:space="preserve">Utilizar alguma biblioteca mais potente, ou de alguma forma gerar uma página da web e utilizar bibliotecas em JS que fazem esse trabalho como, por exemplo, o </w:t>
      </w:r>
      <w:proofErr w:type="spellStart"/>
      <w:r>
        <w:rPr>
          <w:lang w:eastAsia="pt-BR"/>
        </w:rPr>
        <w:t>AmCharts</w:t>
      </w:r>
      <w:proofErr w:type="spellEnd"/>
      <w:r>
        <w:rPr>
          <w:lang w:eastAsia="pt-BR"/>
        </w:rPr>
        <w:t>.</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1094" w:name="_Toc486423184"/>
      <w:r>
        <w:t>Comparativo entre outras RNA</w:t>
      </w:r>
      <w:bookmarkEnd w:id="1094"/>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w:t>
      </w:r>
      <w:proofErr w:type="spellStart"/>
      <w:r>
        <w:rPr>
          <w:lang w:eastAsia="pt-BR"/>
        </w:rPr>
        <w:t>RNAs</w:t>
      </w:r>
      <w:proofErr w:type="spellEnd"/>
      <w:r>
        <w:rPr>
          <w:lang w:eastAsia="pt-BR"/>
        </w:rPr>
        <w:t xml:space="preserve">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1095" w:name="_Toc486423185"/>
      <w:r>
        <w:t>Base de dados</w:t>
      </w:r>
      <w:bookmarkEnd w:id="1095"/>
    </w:p>
    <w:p w14:paraId="6C727297" w14:textId="7DA2FE64" w:rsidR="00337F94" w:rsidRDefault="00337F94" w:rsidP="00337F94">
      <w:pPr>
        <w:pStyle w:val="Corpodetexto"/>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 xml:space="preserve">Ter mais de uma fonte de dados pode ser um recurso bastante útil como, por exemplo, o Google </w:t>
      </w:r>
      <w:proofErr w:type="spellStart"/>
      <w:r>
        <w:rPr>
          <w:lang w:eastAsia="pt-BR"/>
        </w:rPr>
        <w:t>Finance</w:t>
      </w:r>
      <w:proofErr w:type="spellEnd"/>
      <w:r>
        <w:rPr>
          <w:lang w:eastAsia="pt-BR"/>
        </w:rPr>
        <w:t>.</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1096" w:name="_Toc486423186"/>
      <w:r>
        <w:t>Outros relatórios</w:t>
      </w:r>
      <w:bookmarkEnd w:id="1096"/>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w:t>
      </w:r>
      <w:r>
        <w:rPr>
          <w:lang w:eastAsia="pt-BR"/>
        </w:rPr>
        <w:lastRenderedPageBreak/>
        <w:t>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1097" w:name="_Toc486423187"/>
      <w:r>
        <w:t>Layout</w:t>
      </w:r>
      <w:bookmarkEnd w:id="1097"/>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077FB75" w:rsidR="00881494" w:rsidDel="009B6720" w:rsidRDefault="00881494" w:rsidP="00C517EF">
      <w:pPr>
        <w:rPr>
          <w:del w:id="1098" w:author="Mario" w:date="2017-07-16T21:14:00Z"/>
        </w:rPr>
      </w:pPr>
    </w:p>
    <w:p w14:paraId="673D101B" w14:textId="70EDAA40" w:rsidR="00C63693" w:rsidRDefault="00C63693" w:rsidP="00452B5C">
      <w:pPr>
        <w:ind w:firstLine="0"/>
      </w:pPr>
    </w:p>
    <w:bookmarkStart w:id="1099" w:name="_Toc486423188" w:displacedByCustomXml="next"/>
    <w:sdt>
      <w:sdtPr>
        <w:rPr>
          <w:rFonts w:cs="Times New Roman"/>
          <w:b w:val="0"/>
          <w:sz w:val="24"/>
        </w:rPr>
        <w:id w:val="655026315"/>
        <w:docPartObj>
          <w:docPartGallery w:val="Bibliographies"/>
          <w:docPartUnique/>
        </w:docPartObj>
      </w:sdtPr>
      <w:sdtEndPr/>
      <w:sdtContent>
        <w:p w14:paraId="4AD6AB2F" w14:textId="059A2AA9" w:rsidR="007759A3" w:rsidRPr="00750EA0" w:rsidRDefault="382A6C4F" w:rsidP="00750EA0">
          <w:pPr>
            <w:pStyle w:val="Ttulo1"/>
            <w:numPr>
              <w:ilvl w:val="0"/>
              <w:numId w:val="0"/>
            </w:numPr>
            <w:ind w:left="720" w:hanging="360"/>
            <w:rPr>
              <w:lang w:val="en-US"/>
            </w:rPr>
          </w:pPr>
          <w:proofErr w:type="spellStart"/>
          <w:r w:rsidRPr="00750EA0">
            <w:rPr>
              <w:lang w:val="en-US"/>
            </w:rPr>
            <w:t>Bibliografia</w:t>
          </w:r>
          <w:bookmarkEnd w:id="1099"/>
          <w:proofErr w:type="spellEnd"/>
        </w:p>
        <w:sdt>
          <w:sdtPr>
            <w:id w:val="111145805"/>
            <w:bibliography/>
          </w:sdtPr>
          <w:sdtEndPr/>
          <w:sdtContent>
            <w:p w14:paraId="1FB60E35" w14:textId="77777777" w:rsidR="009B6720" w:rsidRPr="009B6720" w:rsidRDefault="007759A3" w:rsidP="009B6720">
              <w:pPr>
                <w:pStyle w:val="Bibliografia"/>
                <w:ind w:firstLine="0"/>
                <w:rPr>
                  <w:noProof/>
                  <w:lang w:val="en-US"/>
                  <w:rPrChange w:id="1100" w:author="Mario" w:date="2017-07-16T21:14:00Z">
                    <w:rPr>
                      <w:noProof/>
                    </w:rPr>
                  </w:rPrChange>
                </w:rPr>
              </w:pPr>
              <w:r>
                <w:fldChar w:fldCharType="begin"/>
              </w:r>
              <w:r w:rsidRPr="00BD7252">
                <w:rPr>
                  <w:lang w:val="en-US"/>
                </w:rPr>
                <w:instrText xml:space="preserve"> BIBLIOGRAPHY </w:instrText>
              </w:r>
              <w:r>
                <w:fldChar w:fldCharType="separate"/>
              </w:r>
              <w:r w:rsidR="009B6720" w:rsidRPr="009B6720">
                <w:rPr>
                  <w:noProof/>
                  <w:lang w:val="en-US"/>
                  <w:rPrChange w:id="1101" w:author="Mario" w:date="2017-07-16T21:14:00Z">
                    <w:rPr>
                      <w:noProof/>
                    </w:rPr>
                  </w:rPrChange>
                </w:rPr>
                <w:t xml:space="preserve">ADELAIDE, U. O. </w:t>
              </w:r>
              <w:r w:rsidR="009B6720" w:rsidRPr="009B6720">
                <w:rPr>
                  <w:b/>
                  <w:bCs/>
                  <w:noProof/>
                  <w:lang w:val="en-US"/>
                  <w:rPrChange w:id="1102" w:author="Mario" w:date="2017-07-16T21:14:00Z">
                    <w:rPr>
                      <w:b/>
                      <w:bCs/>
                      <w:noProof/>
                    </w:rPr>
                  </w:rPrChange>
                </w:rPr>
                <w:t>Neural Network Excel Add-in</w:t>
              </w:r>
              <w:r w:rsidR="009B6720" w:rsidRPr="009B6720">
                <w:rPr>
                  <w:noProof/>
                  <w:lang w:val="en-US"/>
                  <w:rPrChange w:id="1103" w:author="Mario" w:date="2017-07-16T21:14:00Z">
                    <w:rPr>
                      <w:noProof/>
                    </w:rPr>
                  </w:rPrChange>
                </w:rPr>
                <w:t>, 2010.</w:t>
              </w:r>
            </w:p>
            <w:p w14:paraId="264BBBDB" w14:textId="77777777" w:rsidR="009B6720" w:rsidRPr="009B6720" w:rsidRDefault="009B6720" w:rsidP="009B6720">
              <w:pPr>
                <w:pStyle w:val="Bibliografia"/>
                <w:ind w:firstLine="0"/>
                <w:rPr>
                  <w:noProof/>
                  <w:lang w:val="en-US"/>
                  <w:rPrChange w:id="1104" w:author="Mario" w:date="2017-07-16T21:14:00Z">
                    <w:rPr>
                      <w:noProof/>
                    </w:rPr>
                  </w:rPrChange>
                </w:rPr>
              </w:pPr>
              <w:r w:rsidRPr="009B6720">
                <w:rPr>
                  <w:noProof/>
                  <w:lang w:val="en-US"/>
                  <w:rPrChange w:id="1105" w:author="Mario" w:date="2017-07-16T21:14:00Z">
                    <w:rPr>
                      <w:noProof/>
                    </w:rPr>
                  </w:rPrChange>
                </w:rPr>
                <w:t xml:space="preserve">BARCHART. Stocks - Performance. </w:t>
              </w:r>
              <w:r w:rsidRPr="009B6720">
                <w:rPr>
                  <w:b/>
                  <w:bCs/>
                  <w:noProof/>
                  <w:lang w:val="en-US"/>
                  <w:rPrChange w:id="1106" w:author="Mario" w:date="2017-07-16T21:14:00Z">
                    <w:rPr>
                      <w:b/>
                      <w:bCs/>
                      <w:noProof/>
                    </w:rPr>
                  </w:rPrChange>
                </w:rPr>
                <w:t>Barchart</w:t>
              </w:r>
              <w:r w:rsidRPr="009B6720">
                <w:rPr>
                  <w:noProof/>
                  <w:lang w:val="en-US"/>
                  <w:rPrChange w:id="1107" w:author="Mario" w:date="2017-07-16T21:14:00Z">
                    <w:rPr>
                      <w:noProof/>
                    </w:rPr>
                  </w:rPrChange>
                </w:rPr>
                <w:t>, 2016. Disponivel em: &lt;http://www.barchart.com/stocks/performance/5day.php&gt;. Acesso em: 10 Outubro 2016.</w:t>
              </w:r>
            </w:p>
            <w:p w14:paraId="427287AA" w14:textId="77777777" w:rsidR="009B6720" w:rsidRPr="009B6720" w:rsidRDefault="009B6720" w:rsidP="009B6720">
              <w:pPr>
                <w:pStyle w:val="Bibliografia"/>
                <w:ind w:firstLine="0"/>
                <w:rPr>
                  <w:noProof/>
                  <w:lang w:val="en-US"/>
                  <w:rPrChange w:id="1108" w:author="Mario" w:date="2017-07-16T21:14:00Z">
                    <w:rPr>
                      <w:noProof/>
                    </w:rPr>
                  </w:rPrChange>
                </w:rPr>
              </w:pPr>
              <w:r w:rsidRPr="009B6720">
                <w:rPr>
                  <w:noProof/>
                  <w:lang w:val="en-US"/>
                  <w:rPrChange w:id="1109" w:author="Mario" w:date="2017-07-16T21:14:00Z">
                    <w:rPr>
                      <w:noProof/>
                    </w:rPr>
                  </w:rPrChange>
                </w:rPr>
                <w:t xml:space="preserve">BROWNLEE, J. How to Normalize and Standardize Your Machine Learning Data in Weka. </w:t>
              </w:r>
              <w:r w:rsidRPr="009B6720">
                <w:rPr>
                  <w:b/>
                  <w:bCs/>
                  <w:noProof/>
                  <w:lang w:val="en-US"/>
                  <w:rPrChange w:id="1110" w:author="Mario" w:date="2017-07-16T21:14:00Z">
                    <w:rPr>
                      <w:b/>
                      <w:bCs/>
                      <w:noProof/>
                    </w:rPr>
                  </w:rPrChange>
                </w:rPr>
                <w:t>Machine Learning Mastery</w:t>
              </w:r>
              <w:r w:rsidRPr="009B6720">
                <w:rPr>
                  <w:noProof/>
                  <w:lang w:val="en-US"/>
                  <w:rPrChange w:id="1111" w:author="Mario" w:date="2017-07-16T21:14:00Z">
                    <w:rPr>
                      <w:noProof/>
                    </w:rPr>
                  </w:rPrChange>
                </w:rPr>
                <w:t>, 2016. Disponivel em: &lt;http://machinelearningmastery.com/normalize-standardize-machine-learning-data-weka/&gt;. Acesso em: 2 November 2016.</w:t>
              </w:r>
            </w:p>
            <w:p w14:paraId="3ECB6D0F" w14:textId="77777777" w:rsidR="009B6720" w:rsidRPr="009B6720" w:rsidRDefault="009B6720" w:rsidP="009B6720">
              <w:pPr>
                <w:pStyle w:val="Bibliografia"/>
                <w:ind w:firstLine="0"/>
                <w:rPr>
                  <w:noProof/>
                  <w:lang w:val="en-US"/>
                  <w:rPrChange w:id="1112" w:author="Mario" w:date="2017-07-16T21:14:00Z">
                    <w:rPr>
                      <w:noProof/>
                    </w:rPr>
                  </w:rPrChange>
                </w:rPr>
              </w:pPr>
              <w:r w:rsidRPr="009B6720">
                <w:rPr>
                  <w:noProof/>
                  <w:lang w:val="en-US"/>
                  <w:rPrChange w:id="1113" w:author="Mario" w:date="2017-07-16T21:14:00Z">
                    <w:rPr>
                      <w:noProof/>
                    </w:rPr>
                  </w:rPrChange>
                </w:rPr>
                <w:t xml:space="preserve">CHABOUD, A. P. et al. Rise of the machines: Algorithmic trading in the foreign exchange market. </w:t>
              </w:r>
              <w:r w:rsidRPr="009B6720">
                <w:rPr>
                  <w:b/>
                  <w:bCs/>
                  <w:noProof/>
                  <w:lang w:val="en-US"/>
                  <w:rPrChange w:id="1114" w:author="Mario" w:date="2017-07-16T21:14:00Z">
                    <w:rPr>
                      <w:b/>
                      <w:bCs/>
                      <w:noProof/>
                    </w:rPr>
                  </w:rPrChange>
                </w:rPr>
                <w:t>The Journal of Finance</w:t>
              </w:r>
              <w:r w:rsidRPr="009B6720">
                <w:rPr>
                  <w:noProof/>
                  <w:lang w:val="en-US"/>
                  <w:rPrChange w:id="1115" w:author="Mario" w:date="2017-07-16T21:14:00Z">
                    <w:rPr>
                      <w:noProof/>
                    </w:rPr>
                  </w:rPrChange>
                </w:rPr>
                <w:t>, v. 69, n. 5, p. 2045-2084, 2014.</w:t>
              </w:r>
            </w:p>
            <w:p w14:paraId="1D23AC4C" w14:textId="77777777" w:rsidR="009B6720" w:rsidRPr="009B6720" w:rsidRDefault="009B6720" w:rsidP="009B6720">
              <w:pPr>
                <w:pStyle w:val="Bibliografia"/>
                <w:ind w:firstLine="0"/>
                <w:rPr>
                  <w:noProof/>
                  <w:lang w:val="en-US"/>
                  <w:rPrChange w:id="1116" w:author="Mario" w:date="2017-07-16T21:14:00Z">
                    <w:rPr>
                      <w:noProof/>
                    </w:rPr>
                  </w:rPrChange>
                </w:rPr>
              </w:pPr>
              <w:r w:rsidRPr="009B6720">
                <w:rPr>
                  <w:noProof/>
                  <w:lang w:val="en-US"/>
                  <w:rPrChange w:id="1117" w:author="Mario" w:date="2017-07-16T21:14:00Z">
                    <w:rPr>
                      <w:noProof/>
                    </w:rPr>
                  </w:rPrChange>
                </w:rPr>
                <w:t xml:space="preserve">CHAUVIN, Y.; RUMELHART, D. E. </w:t>
              </w:r>
              <w:r w:rsidRPr="009B6720">
                <w:rPr>
                  <w:b/>
                  <w:bCs/>
                  <w:noProof/>
                  <w:lang w:val="en-US"/>
                  <w:rPrChange w:id="1118" w:author="Mario" w:date="2017-07-16T21:14:00Z">
                    <w:rPr>
                      <w:b/>
                      <w:bCs/>
                      <w:noProof/>
                    </w:rPr>
                  </w:rPrChange>
                </w:rPr>
                <w:t>Backpropagation:</w:t>
              </w:r>
              <w:r w:rsidRPr="009B6720">
                <w:rPr>
                  <w:noProof/>
                  <w:lang w:val="en-US"/>
                  <w:rPrChange w:id="1119" w:author="Mario" w:date="2017-07-16T21:14:00Z">
                    <w:rPr>
                      <w:noProof/>
                    </w:rPr>
                  </w:rPrChange>
                </w:rPr>
                <w:t xml:space="preserve"> theory, architectures, and applications. New Jersey: Psychology Press, 1995.</w:t>
              </w:r>
            </w:p>
            <w:p w14:paraId="7C959CE6" w14:textId="77777777" w:rsidR="009B6720" w:rsidRPr="009B6720" w:rsidRDefault="009B6720" w:rsidP="009B6720">
              <w:pPr>
                <w:pStyle w:val="Bibliografia"/>
                <w:ind w:firstLine="0"/>
                <w:rPr>
                  <w:noProof/>
                  <w:lang w:val="en-US"/>
                  <w:rPrChange w:id="1120" w:author="Mario" w:date="2017-07-16T21:14:00Z">
                    <w:rPr>
                      <w:noProof/>
                    </w:rPr>
                  </w:rPrChange>
                </w:rPr>
              </w:pPr>
              <w:r w:rsidRPr="009B6720">
                <w:rPr>
                  <w:noProof/>
                  <w:lang w:val="en-US"/>
                  <w:rPrChange w:id="1121" w:author="Mario" w:date="2017-07-16T21:14:00Z">
                    <w:rPr>
                      <w:noProof/>
                    </w:rPr>
                  </w:rPrChange>
                </w:rPr>
                <w:t xml:space="preserve">CHERMAN, E. A.; TSOUMAKAS, G.; MONARD, M. C. Active Learning Algorithms for Multi-label Data. </w:t>
              </w:r>
              <w:r w:rsidRPr="009B6720">
                <w:rPr>
                  <w:b/>
                  <w:bCs/>
                  <w:noProof/>
                  <w:lang w:val="en-US"/>
                  <w:rPrChange w:id="1122" w:author="Mario" w:date="2017-07-16T21:14:00Z">
                    <w:rPr>
                      <w:b/>
                      <w:bCs/>
                      <w:noProof/>
                    </w:rPr>
                  </w:rPrChange>
                </w:rPr>
                <w:t>Artificial Intelligence Applications and Innovations: 12th IFIP WG 12.5 International Conference and Workshops</w:t>
              </w:r>
              <w:r w:rsidRPr="009B6720">
                <w:rPr>
                  <w:noProof/>
                  <w:lang w:val="en-US"/>
                  <w:rPrChange w:id="1123" w:author="Mario" w:date="2017-07-16T21:14:00Z">
                    <w:rPr>
                      <w:noProof/>
                    </w:rPr>
                  </w:rPrChange>
                </w:rPr>
                <w:t>, Greece, 16-18 September 2016. 267-279.</w:t>
              </w:r>
            </w:p>
            <w:p w14:paraId="12B113BA" w14:textId="77777777" w:rsidR="009B6720" w:rsidRPr="009B6720" w:rsidRDefault="009B6720" w:rsidP="009B6720">
              <w:pPr>
                <w:pStyle w:val="Bibliografia"/>
                <w:ind w:firstLine="0"/>
                <w:rPr>
                  <w:noProof/>
                  <w:lang w:val="en-US"/>
                  <w:rPrChange w:id="1124" w:author="Mario" w:date="2017-07-16T21:14:00Z">
                    <w:rPr>
                      <w:noProof/>
                    </w:rPr>
                  </w:rPrChange>
                </w:rPr>
              </w:pPr>
              <w:r w:rsidRPr="009B6720">
                <w:rPr>
                  <w:noProof/>
                  <w:lang w:val="en-US"/>
                  <w:rPrChange w:id="1125" w:author="Mario" w:date="2017-07-16T21:14:00Z">
                    <w:rPr>
                      <w:noProof/>
                    </w:rPr>
                  </w:rPrChange>
                </w:rPr>
                <w:t xml:space="preserve">CONNOR, J. T.; MARTIN, D.; ATLAS, L. E. Recurrent Neural Networks and Robust Time Series Prediction. </w:t>
              </w:r>
              <w:r w:rsidRPr="009B6720">
                <w:rPr>
                  <w:b/>
                  <w:bCs/>
                  <w:noProof/>
                  <w:lang w:val="en-US"/>
                  <w:rPrChange w:id="1126" w:author="Mario" w:date="2017-07-16T21:14:00Z">
                    <w:rPr>
                      <w:b/>
                      <w:bCs/>
                      <w:noProof/>
                    </w:rPr>
                  </w:rPrChange>
                </w:rPr>
                <w:t>IEEE TRANSACTIONS ON NEURAL NETWORKS,</w:t>
              </w:r>
              <w:r w:rsidRPr="009B6720">
                <w:rPr>
                  <w:noProof/>
                  <w:lang w:val="en-US"/>
                  <w:rPrChange w:id="1127" w:author="Mario" w:date="2017-07-16T21:14:00Z">
                    <w:rPr>
                      <w:noProof/>
                    </w:rPr>
                  </w:rPrChange>
                </w:rPr>
                <w:t xml:space="preserve"> v. 5, n. 2, p. 240-254, Março 1994.</w:t>
              </w:r>
            </w:p>
            <w:p w14:paraId="2E4E76E7" w14:textId="77777777" w:rsidR="009B6720" w:rsidRPr="009B6720" w:rsidRDefault="009B6720" w:rsidP="009B6720">
              <w:pPr>
                <w:pStyle w:val="Bibliografia"/>
                <w:ind w:firstLine="0"/>
                <w:rPr>
                  <w:noProof/>
                  <w:lang w:val="en-US"/>
                  <w:rPrChange w:id="1128" w:author="Mario" w:date="2017-07-16T21:14:00Z">
                    <w:rPr>
                      <w:noProof/>
                    </w:rPr>
                  </w:rPrChange>
                </w:rPr>
              </w:pPr>
              <w:r w:rsidRPr="009B6720">
                <w:rPr>
                  <w:noProof/>
                  <w:lang w:val="en-US"/>
                  <w:rPrChange w:id="1129" w:author="Mario" w:date="2017-07-16T21:14:00Z">
                    <w:rPr>
                      <w:noProof/>
                    </w:rPr>
                  </w:rPrChange>
                </w:rPr>
                <w:t xml:space="preserve">DEMUTH, H.; BEALE, M. </w:t>
              </w:r>
              <w:r w:rsidRPr="009B6720">
                <w:rPr>
                  <w:b/>
                  <w:bCs/>
                  <w:noProof/>
                  <w:lang w:val="en-US"/>
                  <w:rPrChange w:id="1130" w:author="Mario" w:date="2017-07-16T21:14:00Z">
                    <w:rPr>
                      <w:b/>
                      <w:bCs/>
                      <w:noProof/>
                    </w:rPr>
                  </w:rPrChange>
                </w:rPr>
                <w:t>Neural Network Toolbox:</w:t>
              </w:r>
              <w:r w:rsidRPr="009B6720">
                <w:rPr>
                  <w:noProof/>
                  <w:lang w:val="en-US"/>
                  <w:rPrChange w:id="1131" w:author="Mario" w:date="2017-07-16T21:14:00Z">
                    <w:rPr>
                      <w:noProof/>
                    </w:rPr>
                  </w:rPrChange>
                </w:rPr>
                <w:t xml:space="preserve"> for use with Matlab. 4. ed. Natick: MathWorks, 2003. Disponivel em: &lt;http://www.dsc.ufcg.edu.br/~hmg/disciplinas/graduacao/rn-2016.1/RN-5b%20-%20Redes%20Neurais%20no%20Matlab.pdf&gt;.</w:t>
              </w:r>
            </w:p>
            <w:p w14:paraId="13343577" w14:textId="77777777" w:rsidR="009B6720" w:rsidRDefault="009B6720" w:rsidP="009B6720">
              <w:pPr>
                <w:pStyle w:val="Bibliografia"/>
                <w:ind w:firstLine="0"/>
                <w:rPr>
                  <w:noProof/>
                </w:rPr>
              </w:pPr>
              <w:r>
                <w:rPr>
                  <w:noProof/>
                </w:rPr>
                <w:lastRenderedPageBreak/>
                <w:t>DO CARMO ROQUE, R.; DE MELLO, F. L. Estudo sobre a empregabilidade da previsão do índice BOVESPA usando Redes Neurais Artificiais, 2009.</w:t>
              </w:r>
            </w:p>
            <w:p w14:paraId="54F3DCE3" w14:textId="77777777" w:rsidR="009B6720" w:rsidRDefault="009B6720" w:rsidP="009B6720">
              <w:pPr>
                <w:pStyle w:val="Bibliografia"/>
                <w:ind w:firstLine="0"/>
                <w:rPr>
                  <w:noProof/>
                </w:rPr>
              </w:pPr>
              <w:r w:rsidRPr="009B6720">
                <w:rPr>
                  <w:noProof/>
                  <w:lang w:val="en-US"/>
                  <w:rPrChange w:id="1132" w:author="Mario" w:date="2017-07-16T21:14:00Z">
                    <w:rPr>
                      <w:noProof/>
                    </w:rPr>
                  </w:rPrChange>
                </w:rPr>
                <w:t xml:space="preserve">FAHLMAN, S. E. An empirical study of learning speed in back-propagation networks. </w:t>
              </w:r>
              <w:r>
                <w:rPr>
                  <w:b/>
                  <w:bCs/>
                  <w:noProof/>
                </w:rPr>
                <w:t>Carnegie Mellon University: Research Showcase</w:t>
              </w:r>
              <w:r>
                <w:rPr>
                  <w:noProof/>
                </w:rPr>
                <w:t>, 1988.</w:t>
              </w:r>
            </w:p>
            <w:p w14:paraId="2A6DD552" w14:textId="77777777" w:rsidR="009B6720" w:rsidRDefault="009B6720" w:rsidP="009B6720">
              <w:pPr>
                <w:pStyle w:val="Bibliografia"/>
                <w:ind w:firstLine="0"/>
                <w:rPr>
                  <w:noProof/>
                </w:rPr>
              </w:pPr>
              <w:r>
                <w:rPr>
                  <w:noProof/>
                </w:rPr>
                <w:t xml:space="preserve">FORTUNA, E. </w:t>
              </w:r>
              <w:r>
                <w:rPr>
                  <w:b/>
                  <w:bCs/>
                  <w:noProof/>
                </w:rPr>
                <w:t>Mercado Financeiro:</w:t>
              </w:r>
              <w:r>
                <w:rPr>
                  <w:noProof/>
                </w:rPr>
                <w:t xml:space="preserve"> produtos e serviços. 11ª. ed. Rio de Janeiro: Qualitymark Editora Ltda, 2008.</w:t>
              </w:r>
            </w:p>
            <w:p w14:paraId="529D70FF" w14:textId="77777777" w:rsidR="009B6720" w:rsidRDefault="009B6720" w:rsidP="009B6720">
              <w:pPr>
                <w:pStyle w:val="Bibliografia"/>
                <w:ind w:firstLine="0"/>
                <w:rPr>
                  <w:noProof/>
                </w:rPr>
              </w:pPr>
              <w:r>
                <w:rPr>
                  <w:noProof/>
                </w:rPr>
                <w:t xml:space="preserve">FRANZ AG, O. L. </w:t>
              </w:r>
              <w:r>
                <w:rPr>
                  <w:b/>
                  <w:bCs/>
                  <w:noProof/>
                </w:rPr>
                <w:t>Neuro XL</w:t>
              </w:r>
              <w:r>
                <w:rPr>
                  <w:noProof/>
                </w:rPr>
                <w:t>, 1998.</w:t>
              </w:r>
            </w:p>
            <w:p w14:paraId="7D04C80A" w14:textId="77777777" w:rsidR="009B6720" w:rsidRPr="009B6720" w:rsidRDefault="009B6720" w:rsidP="009B6720">
              <w:pPr>
                <w:pStyle w:val="Bibliografia"/>
                <w:ind w:firstLine="0"/>
                <w:rPr>
                  <w:noProof/>
                  <w:lang w:val="en-US"/>
                  <w:rPrChange w:id="1133" w:author="Mario" w:date="2017-07-16T21:14:00Z">
                    <w:rPr>
                      <w:noProof/>
                    </w:rPr>
                  </w:rPrChange>
                </w:rPr>
              </w:pPr>
              <w:r w:rsidRPr="009B6720">
                <w:rPr>
                  <w:noProof/>
                  <w:lang w:val="en-US"/>
                  <w:rPrChange w:id="1134" w:author="Mario" w:date="2017-07-16T21:14:00Z">
                    <w:rPr>
                      <w:noProof/>
                    </w:rPr>
                  </w:rPrChange>
                </w:rPr>
                <w:t xml:space="preserve">HAYKIN, S. </w:t>
              </w:r>
              <w:r w:rsidRPr="009B6720">
                <w:rPr>
                  <w:b/>
                  <w:bCs/>
                  <w:noProof/>
                  <w:lang w:val="en-US"/>
                  <w:rPrChange w:id="1135" w:author="Mario" w:date="2017-07-16T21:14:00Z">
                    <w:rPr>
                      <w:b/>
                      <w:bCs/>
                      <w:noProof/>
                    </w:rPr>
                  </w:rPrChange>
                </w:rPr>
                <w:t>FEEDFORWARD NEURAL NETWORKS:</w:t>
              </w:r>
              <w:r w:rsidRPr="009B6720">
                <w:rPr>
                  <w:noProof/>
                  <w:lang w:val="en-US"/>
                  <w:rPrChange w:id="1136" w:author="Mario" w:date="2017-07-16T21:14:00Z">
                    <w:rPr>
                      <w:noProof/>
                    </w:rPr>
                  </w:rPrChange>
                </w:rPr>
                <w:t xml:space="preserve"> AN INTRODUCTION. [S.l.]: [s.n.], 1998.</w:t>
              </w:r>
            </w:p>
            <w:p w14:paraId="3B7B2CEE" w14:textId="77777777" w:rsidR="009B6720" w:rsidRPr="009B6720" w:rsidRDefault="009B6720" w:rsidP="009B6720">
              <w:pPr>
                <w:pStyle w:val="Bibliografia"/>
                <w:ind w:firstLine="0"/>
                <w:rPr>
                  <w:noProof/>
                  <w:lang w:val="en-US"/>
                  <w:rPrChange w:id="1137" w:author="Mario" w:date="2017-07-16T21:14:00Z">
                    <w:rPr>
                      <w:noProof/>
                    </w:rPr>
                  </w:rPrChange>
                </w:rPr>
              </w:pPr>
              <w:r w:rsidRPr="009B6720">
                <w:rPr>
                  <w:noProof/>
                  <w:lang w:val="en-US"/>
                  <w:rPrChange w:id="1138" w:author="Mario" w:date="2017-07-16T21:14:00Z">
                    <w:rPr>
                      <w:noProof/>
                    </w:rPr>
                  </w:rPrChange>
                </w:rPr>
                <w:t xml:space="preserve">HAYKIN, S. </w:t>
              </w:r>
              <w:r w:rsidRPr="009B6720">
                <w:rPr>
                  <w:b/>
                  <w:bCs/>
                  <w:noProof/>
                  <w:lang w:val="en-US"/>
                  <w:rPrChange w:id="1139" w:author="Mario" w:date="2017-07-16T21:14:00Z">
                    <w:rPr>
                      <w:b/>
                      <w:bCs/>
                      <w:noProof/>
                    </w:rPr>
                  </w:rPrChange>
                </w:rPr>
                <w:t>Neural networks and learning machines</w:t>
              </w:r>
              <w:r w:rsidRPr="009B6720">
                <w:rPr>
                  <w:noProof/>
                  <w:lang w:val="en-US"/>
                  <w:rPrChange w:id="1140" w:author="Mario" w:date="2017-07-16T21:14:00Z">
                    <w:rPr>
                      <w:noProof/>
                    </w:rPr>
                  </w:rPrChange>
                </w:rPr>
                <w:t>. Third Edition. ed. Upper Saddle River, NJ, USA: Pearson, 2009.</w:t>
              </w:r>
            </w:p>
            <w:p w14:paraId="7F7785B1" w14:textId="77777777" w:rsidR="009B6720" w:rsidRPr="009B6720" w:rsidRDefault="009B6720" w:rsidP="009B6720">
              <w:pPr>
                <w:pStyle w:val="Bibliografia"/>
                <w:ind w:firstLine="0"/>
                <w:rPr>
                  <w:noProof/>
                  <w:lang w:val="en-US"/>
                  <w:rPrChange w:id="1141" w:author="Mario" w:date="2017-07-16T21:14:00Z">
                    <w:rPr>
                      <w:noProof/>
                    </w:rPr>
                  </w:rPrChange>
                </w:rPr>
              </w:pPr>
              <w:r>
                <w:rPr>
                  <w:noProof/>
                </w:rPr>
                <w:t xml:space="preserve">HEATON RESERACH. Javadoc Encog 3.3, 2014. Disponivel em: &lt;http://heatonresearch-site.s3-website-us-east-1.amazonaws.com/javadoc/encog-3.3/org/encog/package-summary.html&gt;. </w:t>
              </w:r>
              <w:r w:rsidRPr="009B6720">
                <w:rPr>
                  <w:noProof/>
                  <w:lang w:val="en-US"/>
                  <w:rPrChange w:id="1142" w:author="Mario" w:date="2017-07-16T21:14:00Z">
                    <w:rPr>
                      <w:noProof/>
                    </w:rPr>
                  </w:rPrChange>
                </w:rPr>
                <w:t>Acesso em: 1 Outubro 2016.</w:t>
              </w:r>
            </w:p>
            <w:p w14:paraId="2750D256" w14:textId="77777777" w:rsidR="009B6720" w:rsidRPr="009B6720" w:rsidRDefault="009B6720" w:rsidP="009B6720">
              <w:pPr>
                <w:pStyle w:val="Bibliografia"/>
                <w:ind w:firstLine="0"/>
                <w:rPr>
                  <w:noProof/>
                  <w:lang w:val="en-US"/>
                  <w:rPrChange w:id="1143" w:author="Mario" w:date="2017-07-16T21:14:00Z">
                    <w:rPr>
                      <w:noProof/>
                    </w:rPr>
                  </w:rPrChange>
                </w:rPr>
              </w:pPr>
              <w:r w:rsidRPr="009B6720">
                <w:rPr>
                  <w:noProof/>
                  <w:lang w:val="en-US"/>
                  <w:rPrChange w:id="1144" w:author="Mario" w:date="2017-07-16T21:14:00Z">
                    <w:rPr>
                      <w:noProof/>
                    </w:rPr>
                  </w:rPrChange>
                </w:rPr>
                <w:t xml:space="preserve">HEATON, J. </w:t>
              </w:r>
              <w:r w:rsidRPr="009B6720">
                <w:rPr>
                  <w:b/>
                  <w:bCs/>
                  <w:noProof/>
                  <w:lang w:val="en-US"/>
                  <w:rPrChange w:id="1145" w:author="Mario" w:date="2017-07-16T21:14:00Z">
                    <w:rPr>
                      <w:b/>
                      <w:bCs/>
                      <w:noProof/>
                    </w:rPr>
                  </w:rPrChange>
                </w:rPr>
                <w:t>Programming Neural Networks with Encog3 in Java</w:t>
              </w:r>
              <w:r w:rsidRPr="009B6720">
                <w:rPr>
                  <w:noProof/>
                  <w:lang w:val="en-US"/>
                  <w:rPrChange w:id="1146" w:author="Mario" w:date="2017-07-16T21:14:00Z">
                    <w:rPr>
                      <w:noProof/>
                    </w:rPr>
                  </w:rPrChange>
                </w:rPr>
                <w:t>. St. Louis: Heaton Research, 2011.</w:t>
              </w:r>
            </w:p>
            <w:p w14:paraId="62A1EA9B" w14:textId="77777777" w:rsidR="009B6720" w:rsidRPr="009B6720" w:rsidRDefault="009B6720" w:rsidP="009B6720">
              <w:pPr>
                <w:pStyle w:val="Bibliografia"/>
                <w:ind w:firstLine="0"/>
                <w:rPr>
                  <w:noProof/>
                  <w:lang w:val="en-US"/>
                  <w:rPrChange w:id="1147" w:author="Mario" w:date="2017-07-16T21:14:00Z">
                    <w:rPr>
                      <w:noProof/>
                    </w:rPr>
                  </w:rPrChange>
                </w:rPr>
              </w:pPr>
              <w:r w:rsidRPr="009B6720">
                <w:rPr>
                  <w:noProof/>
                  <w:lang w:val="en-US"/>
                  <w:rPrChange w:id="1148" w:author="Mario" w:date="2017-07-16T21:14:00Z">
                    <w:rPr>
                      <w:noProof/>
                    </w:rPr>
                  </w:rPrChange>
                </w:rPr>
                <w:t xml:space="preserve">HENDERSHOTT, T.; JONES, C. M.; MENKVELD, A. J. Does algorithmic trading improve liquidity? </w:t>
              </w:r>
              <w:r w:rsidRPr="009B6720">
                <w:rPr>
                  <w:b/>
                  <w:bCs/>
                  <w:noProof/>
                  <w:lang w:val="en-US"/>
                  <w:rPrChange w:id="1149" w:author="Mario" w:date="2017-07-16T21:14:00Z">
                    <w:rPr>
                      <w:b/>
                      <w:bCs/>
                      <w:noProof/>
                    </w:rPr>
                  </w:rPrChange>
                </w:rPr>
                <w:t>The Journal of Finance</w:t>
              </w:r>
              <w:r w:rsidRPr="009B6720">
                <w:rPr>
                  <w:noProof/>
                  <w:lang w:val="en-US"/>
                  <w:rPrChange w:id="1150" w:author="Mario" w:date="2017-07-16T21:14:00Z">
                    <w:rPr>
                      <w:noProof/>
                    </w:rPr>
                  </w:rPrChange>
                </w:rPr>
                <w:t>, v. 66, n. 1, p. 1-33, 2011.</w:t>
              </w:r>
            </w:p>
            <w:p w14:paraId="78B23371" w14:textId="77777777" w:rsidR="009B6720" w:rsidRDefault="009B6720" w:rsidP="009B6720">
              <w:pPr>
                <w:pStyle w:val="Bibliografia"/>
                <w:ind w:firstLine="0"/>
                <w:rPr>
                  <w:noProof/>
                </w:rPr>
              </w:pPr>
              <w:r w:rsidRPr="009B6720">
                <w:rPr>
                  <w:noProof/>
                  <w:lang w:val="en-US"/>
                  <w:rPrChange w:id="1151" w:author="Mario" w:date="2017-07-16T21:14:00Z">
                    <w:rPr>
                      <w:noProof/>
                    </w:rPr>
                  </w:rPrChange>
                </w:rPr>
                <w:t xml:space="preserve">IBM. IBM 100 - Deep Blue. </w:t>
              </w:r>
              <w:r>
                <w:rPr>
                  <w:b/>
                  <w:bCs/>
                  <w:noProof/>
                </w:rPr>
                <w:t>IBM - Icons of Progress</w:t>
              </w:r>
              <w:r>
                <w:rPr>
                  <w:noProof/>
                </w:rPr>
                <w:t>, 2011. Disponivel em: &lt;http://www-03.ibm.com/ibm/history/ibm100/us/en/icons/deepblue/&gt;. Acesso em: 22 Outubro 2016.</w:t>
              </w:r>
            </w:p>
            <w:p w14:paraId="676C6EE8" w14:textId="77777777" w:rsidR="009B6720" w:rsidRPr="009B6720" w:rsidRDefault="009B6720" w:rsidP="009B6720">
              <w:pPr>
                <w:pStyle w:val="Bibliografia"/>
                <w:ind w:firstLine="0"/>
                <w:rPr>
                  <w:noProof/>
                  <w:lang w:val="en-US"/>
                  <w:rPrChange w:id="1152" w:author="Mario" w:date="2017-07-16T21:14:00Z">
                    <w:rPr>
                      <w:noProof/>
                    </w:rPr>
                  </w:rPrChange>
                </w:rPr>
              </w:pPr>
              <w:r w:rsidRPr="009B6720">
                <w:rPr>
                  <w:noProof/>
                  <w:lang w:val="en-US"/>
                  <w:rPrChange w:id="1153" w:author="Mario" w:date="2017-07-16T21:14:00Z">
                    <w:rPr>
                      <w:noProof/>
                    </w:rPr>
                  </w:rPrChange>
                </w:rPr>
                <w:t xml:space="preserve">KATHLEEN, C.; KOMAKI, I. How This Hedge Fund Robot Outsmarted Its Human Master. </w:t>
              </w:r>
              <w:r w:rsidRPr="009B6720">
                <w:rPr>
                  <w:b/>
                  <w:bCs/>
                  <w:noProof/>
                  <w:lang w:val="en-US"/>
                  <w:rPrChange w:id="1154" w:author="Mario" w:date="2017-07-16T21:14:00Z">
                    <w:rPr>
                      <w:b/>
                      <w:bCs/>
                      <w:noProof/>
                    </w:rPr>
                  </w:rPrChange>
                </w:rPr>
                <w:t>Bloomberg News</w:t>
              </w:r>
              <w:r w:rsidRPr="009B6720">
                <w:rPr>
                  <w:noProof/>
                  <w:lang w:val="en-US"/>
                  <w:rPrChange w:id="1155" w:author="Mario" w:date="2017-07-16T21:14:00Z">
                    <w:rPr>
                      <w:noProof/>
                    </w:rPr>
                  </w:rPrChange>
                </w:rPr>
                <w:t>, 2016. Disponivel em: &lt;http://www.bloomberg.com/news/articles/2016-08-21/hedge-fund-robot-outsmarts-human-master-as-ai-passes-brexit-test&gt;. Acesso em: 22 Outubro 2016.</w:t>
              </w:r>
            </w:p>
            <w:p w14:paraId="45E7BA09" w14:textId="77777777" w:rsidR="009B6720" w:rsidRDefault="009B6720" w:rsidP="009B6720">
              <w:pPr>
                <w:pStyle w:val="Bibliografia"/>
                <w:ind w:firstLine="0"/>
                <w:rPr>
                  <w:noProof/>
                </w:rPr>
              </w:pPr>
              <w:r w:rsidRPr="009B6720">
                <w:rPr>
                  <w:noProof/>
                  <w:lang w:val="en-US"/>
                  <w:rPrChange w:id="1156" w:author="Mario" w:date="2017-07-16T21:14:00Z">
                    <w:rPr>
                      <w:noProof/>
                    </w:rPr>
                  </w:rPrChange>
                </w:rPr>
                <w:t xml:space="preserve">KIMOTO, T. et al. Stock Market Prediction System with Modular Neural Networks. </w:t>
              </w:r>
              <w:r>
                <w:rPr>
                  <w:b/>
                  <w:bCs/>
                  <w:noProof/>
                </w:rPr>
                <w:t>1990 IJCNN International Joint Conference on</w:t>
              </w:r>
              <w:r>
                <w:rPr>
                  <w:noProof/>
                </w:rPr>
                <w:t>, Junho 1990. 1-6.</w:t>
              </w:r>
            </w:p>
            <w:p w14:paraId="65D8B97E" w14:textId="77777777" w:rsidR="009B6720" w:rsidRDefault="009B6720" w:rsidP="009B6720">
              <w:pPr>
                <w:pStyle w:val="Bibliografia"/>
                <w:ind w:firstLine="0"/>
                <w:rPr>
                  <w:noProof/>
                </w:rPr>
              </w:pPr>
              <w:r>
                <w:rPr>
                  <w:noProof/>
                </w:rPr>
                <w:lastRenderedPageBreak/>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465108E4" w14:textId="77777777" w:rsidR="009B6720" w:rsidRDefault="009B6720" w:rsidP="009B6720">
              <w:pPr>
                <w:pStyle w:val="Bibliografia"/>
                <w:ind w:firstLine="0"/>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DCEDECF" w14:textId="77777777" w:rsidR="009B6720" w:rsidRPr="009B6720" w:rsidRDefault="009B6720" w:rsidP="009B6720">
              <w:pPr>
                <w:pStyle w:val="Bibliografia"/>
                <w:ind w:firstLine="0"/>
                <w:rPr>
                  <w:noProof/>
                  <w:lang w:val="en-US"/>
                  <w:rPrChange w:id="1157" w:author="Mario" w:date="2017-07-16T21:14:00Z">
                    <w:rPr>
                      <w:noProof/>
                    </w:rPr>
                  </w:rPrChange>
                </w:rPr>
              </w:pPr>
              <w:r w:rsidRPr="009B6720">
                <w:rPr>
                  <w:noProof/>
                  <w:lang w:val="en-US"/>
                  <w:rPrChange w:id="1158" w:author="Mario" w:date="2017-07-16T21:14:00Z">
                    <w:rPr>
                      <w:noProof/>
                    </w:rPr>
                  </w:rPrChange>
                </w:rPr>
                <w:t xml:space="preserve">MARKOWITZ, H. Portfolio Selection. </w:t>
              </w:r>
              <w:r w:rsidRPr="009B6720">
                <w:rPr>
                  <w:b/>
                  <w:bCs/>
                  <w:noProof/>
                  <w:lang w:val="en-US"/>
                  <w:rPrChange w:id="1159" w:author="Mario" w:date="2017-07-16T21:14:00Z">
                    <w:rPr>
                      <w:b/>
                      <w:bCs/>
                      <w:noProof/>
                    </w:rPr>
                  </w:rPrChange>
                </w:rPr>
                <w:t>The Journal of Finance</w:t>
              </w:r>
              <w:r w:rsidRPr="009B6720">
                <w:rPr>
                  <w:noProof/>
                  <w:lang w:val="en-US"/>
                  <w:rPrChange w:id="1160" w:author="Mario" w:date="2017-07-16T21:14:00Z">
                    <w:rPr>
                      <w:noProof/>
                    </w:rPr>
                  </w:rPrChange>
                </w:rPr>
                <w:t>, 7, n. 1, Março 1952. 77-91.</w:t>
              </w:r>
            </w:p>
            <w:p w14:paraId="744665B7" w14:textId="77777777" w:rsidR="009B6720" w:rsidRPr="009B6720" w:rsidRDefault="009B6720" w:rsidP="009B6720">
              <w:pPr>
                <w:pStyle w:val="Bibliografia"/>
                <w:ind w:firstLine="0"/>
                <w:rPr>
                  <w:noProof/>
                  <w:lang w:val="en-US"/>
                  <w:rPrChange w:id="1161" w:author="Mario" w:date="2017-07-16T21:14:00Z">
                    <w:rPr>
                      <w:noProof/>
                    </w:rPr>
                  </w:rPrChange>
                </w:rPr>
              </w:pPr>
              <w:r w:rsidRPr="009B6720">
                <w:rPr>
                  <w:noProof/>
                  <w:lang w:val="en-US"/>
                  <w:rPrChange w:id="1162" w:author="Mario" w:date="2017-07-16T21:14:00Z">
                    <w:rPr>
                      <w:noProof/>
                    </w:rPr>
                  </w:rPrChange>
                </w:rPr>
                <w:t xml:space="preserve">MATHWORKS. Matlab. </w:t>
              </w:r>
              <w:r w:rsidRPr="009B6720">
                <w:rPr>
                  <w:b/>
                  <w:bCs/>
                  <w:noProof/>
                  <w:lang w:val="en-US"/>
                  <w:rPrChange w:id="1163" w:author="Mario" w:date="2017-07-16T21:14:00Z">
                    <w:rPr>
                      <w:b/>
                      <w:bCs/>
                      <w:noProof/>
                    </w:rPr>
                  </w:rPrChange>
                </w:rPr>
                <w:t>MathWorks Products</w:t>
              </w:r>
              <w:r w:rsidRPr="009B6720">
                <w:rPr>
                  <w:noProof/>
                  <w:lang w:val="en-US"/>
                  <w:rPrChange w:id="1164" w:author="Mario" w:date="2017-07-16T21:14:00Z">
                    <w:rPr>
                      <w:noProof/>
                    </w:rPr>
                  </w:rPrChange>
                </w:rPr>
                <w:t>, 2007. Disponivel em: &lt;https://www.mathworks.com/products/matlab&gt;. Acesso em: 2 Novembro 2016.</w:t>
              </w:r>
            </w:p>
            <w:p w14:paraId="4BB9185D" w14:textId="77777777" w:rsidR="009B6720" w:rsidRPr="009B6720" w:rsidRDefault="009B6720" w:rsidP="009B6720">
              <w:pPr>
                <w:pStyle w:val="Bibliografia"/>
                <w:ind w:firstLine="0"/>
                <w:rPr>
                  <w:noProof/>
                  <w:lang w:val="en-US"/>
                  <w:rPrChange w:id="1165" w:author="Mario" w:date="2017-07-16T21:14:00Z">
                    <w:rPr>
                      <w:noProof/>
                    </w:rPr>
                  </w:rPrChange>
                </w:rPr>
              </w:pPr>
              <w:r w:rsidRPr="009B6720">
                <w:rPr>
                  <w:noProof/>
                  <w:lang w:val="en-US"/>
                  <w:rPrChange w:id="1166" w:author="Mario" w:date="2017-07-16T21:14:00Z">
                    <w:rPr>
                      <w:noProof/>
                    </w:rPr>
                  </w:rPrChange>
                </w:rPr>
                <w:t xml:space="preserve">MCCULLOCH, W. S.; PITTS, W. H. A logical calculus of the ideas immanent in nervous activity. </w:t>
              </w:r>
              <w:r w:rsidRPr="009B6720">
                <w:rPr>
                  <w:b/>
                  <w:bCs/>
                  <w:noProof/>
                  <w:lang w:val="en-US"/>
                  <w:rPrChange w:id="1167" w:author="Mario" w:date="2017-07-16T21:14:00Z">
                    <w:rPr>
                      <w:b/>
                      <w:bCs/>
                      <w:noProof/>
                    </w:rPr>
                  </w:rPrChange>
                </w:rPr>
                <w:t>The bulletin of mathematical biophysics</w:t>
              </w:r>
              <w:r w:rsidRPr="009B6720">
                <w:rPr>
                  <w:noProof/>
                  <w:lang w:val="en-US"/>
                  <w:rPrChange w:id="1168" w:author="Mario" w:date="2017-07-16T21:14:00Z">
                    <w:rPr>
                      <w:noProof/>
                    </w:rPr>
                  </w:rPrChange>
                </w:rPr>
                <w:t>, v. 5, n. 4, p. 115-133, 1943.</w:t>
              </w:r>
            </w:p>
            <w:p w14:paraId="16E87D6E" w14:textId="77777777" w:rsidR="009B6720" w:rsidRDefault="009B6720" w:rsidP="009B6720">
              <w:pPr>
                <w:pStyle w:val="Bibliografia"/>
                <w:ind w:firstLine="0"/>
                <w:rPr>
                  <w:noProof/>
                </w:rPr>
              </w:pPr>
              <w:r w:rsidRPr="009B6720">
                <w:rPr>
                  <w:noProof/>
                  <w:lang w:val="en-US"/>
                  <w:rPrChange w:id="1169" w:author="Mario" w:date="2017-07-16T21:14:00Z">
                    <w:rPr>
                      <w:noProof/>
                    </w:rPr>
                  </w:rPrChange>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7020B009" w14:textId="77777777" w:rsidR="009B6720" w:rsidRPr="009B6720" w:rsidRDefault="009B6720" w:rsidP="009B6720">
              <w:pPr>
                <w:pStyle w:val="Bibliografia"/>
                <w:ind w:firstLine="0"/>
                <w:rPr>
                  <w:noProof/>
                  <w:lang w:val="en-US"/>
                  <w:rPrChange w:id="1170" w:author="Mario" w:date="2017-07-16T21:14:00Z">
                    <w:rPr>
                      <w:noProof/>
                    </w:rPr>
                  </w:rPrChange>
                </w:rPr>
              </w:pPr>
              <w:r>
                <w:rPr>
                  <w:noProof/>
                </w:rPr>
                <w:t xml:space="preserve">MICROSOFT. Produtos Office: Excel. </w:t>
              </w:r>
              <w:r>
                <w:rPr>
                  <w:b/>
                  <w:bCs/>
                  <w:noProof/>
                </w:rPr>
                <w:t>Produtos Office</w:t>
              </w:r>
              <w:r>
                <w:rPr>
                  <w:noProof/>
                </w:rPr>
                <w:t xml:space="preserve">, 2016. Disponivel em: &lt;https://products.office.com/pt-BR/excel#&gt;. </w:t>
              </w:r>
              <w:r w:rsidRPr="009B6720">
                <w:rPr>
                  <w:noProof/>
                  <w:lang w:val="en-US"/>
                  <w:rPrChange w:id="1171" w:author="Mario" w:date="2017-07-16T21:14:00Z">
                    <w:rPr>
                      <w:noProof/>
                    </w:rPr>
                  </w:rPrChange>
                </w:rPr>
                <w:t>Acesso em: 31 Outubro 2016.</w:t>
              </w:r>
            </w:p>
            <w:p w14:paraId="310E499F" w14:textId="77777777" w:rsidR="009B6720" w:rsidRDefault="009B6720" w:rsidP="009B6720">
              <w:pPr>
                <w:pStyle w:val="Bibliografia"/>
                <w:ind w:firstLine="0"/>
                <w:rPr>
                  <w:noProof/>
                </w:rPr>
              </w:pPr>
              <w:r w:rsidRPr="009B6720">
                <w:rPr>
                  <w:noProof/>
                  <w:lang w:val="en-US"/>
                  <w:rPrChange w:id="1172" w:author="Mario" w:date="2017-07-16T21:14:00Z">
                    <w:rPr>
                      <w:noProof/>
                    </w:rPr>
                  </w:rPrChange>
                </w:rPr>
                <w:t xml:space="preserve">MØLLER, M. F. A scaled conjugate gradient algorithm for fast supervised learning. </w:t>
              </w:r>
              <w:r>
                <w:rPr>
                  <w:b/>
                  <w:bCs/>
                  <w:noProof/>
                </w:rPr>
                <w:t>Neural networks</w:t>
              </w:r>
              <w:r>
                <w:rPr>
                  <w:noProof/>
                </w:rPr>
                <w:t>, v. 6, n. 4, p. 525-533, 1993.</w:t>
              </w:r>
            </w:p>
            <w:p w14:paraId="0C2B3873" w14:textId="77777777" w:rsidR="009B6720" w:rsidRDefault="009B6720" w:rsidP="009B6720">
              <w:pPr>
                <w:pStyle w:val="Bibliografia"/>
                <w:ind w:firstLine="0"/>
                <w:rPr>
                  <w:noProof/>
                </w:rPr>
              </w:pPr>
              <w:r>
                <w:rPr>
                  <w:noProof/>
                </w:rPr>
                <w:t xml:space="preserve">MONARD, M. C.; BARANAUSKAS, J. A. </w:t>
              </w:r>
              <w:r>
                <w:rPr>
                  <w:b/>
                  <w:bCs/>
                  <w:noProof/>
                </w:rPr>
                <w:t>Sistemas Inteligentes:</w:t>
              </w:r>
              <w:r>
                <w:rPr>
                  <w:noProof/>
                </w:rPr>
                <w:t xml:space="preserve"> Fundamentos e Aplicações. [S.l.]: Manole Ltda, 2003.</w:t>
              </w:r>
            </w:p>
            <w:p w14:paraId="71214587" w14:textId="77777777" w:rsidR="009B6720" w:rsidRDefault="009B6720" w:rsidP="009B6720">
              <w:pPr>
                <w:pStyle w:val="Bibliografia"/>
                <w:ind w:firstLine="0"/>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24753D43" w14:textId="77777777" w:rsidR="009B6720" w:rsidRDefault="009B6720" w:rsidP="009B6720">
              <w:pPr>
                <w:pStyle w:val="Bibliografia"/>
                <w:ind w:firstLine="0"/>
                <w:rPr>
                  <w:noProof/>
                </w:rPr>
              </w:pPr>
              <w:r>
                <w:rPr>
                  <w:noProof/>
                </w:rPr>
                <w:lastRenderedPageBreak/>
                <w:t xml:space="preserve">NEUROFURG. Uma ferramenta de apoio ao ensino de Redes Neurais Artificiais. </w:t>
              </w:r>
              <w:r>
                <w:rPr>
                  <w:b/>
                  <w:bCs/>
                  <w:noProof/>
                </w:rPr>
                <w:t>NeuroFURG</w:t>
              </w:r>
              <w:r>
                <w:rPr>
                  <w:noProof/>
                </w:rPr>
                <w:t>, 2011. Disponivel em: &lt;http://neurofurg.sourceforge.net/&gt;. Acesso em: 2 Novembro 2016.</w:t>
              </w:r>
            </w:p>
            <w:p w14:paraId="40BBF880" w14:textId="77777777" w:rsidR="009B6720" w:rsidRDefault="009B6720" w:rsidP="009B6720">
              <w:pPr>
                <w:pStyle w:val="Bibliografia"/>
                <w:ind w:firstLine="0"/>
                <w:rPr>
                  <w:noProof/>
                </w:rPr>
              </w:pPr>
              <w:r>
                <w:rPr>
                  <w:noProof/>
                </w:rPr>
                <w:t xml:space="preserve">NEUROPH. Neuroph v2.92. </w:t>
              </w:r>
              <w:r>
                <w:rPr>
                  <w:b/>
                  <w:bCs/>
                  <w:noProof/>
                </w:rPr>
                <w:t>Neuroph</w:t>
              </w:r>
              <w:r>
                <w:rPr>
                  <w:noProof/>
                </w:rPr>
                <w:t>, 2008. Disponivel em: &lt;http://neuroph.sourceforge.net/&gt;. Acesso em: 2 Novembro 2016.</w:t>
              </w:r>
            </w:p>
            <w:p w14:paraId="06391315" w14:textId="77777777" w:rsidR="009B6720" w:rsidRDefault="009B6720" w:rsidP="009B6720">
              <w:pPr>
                <w:pStyle w:val="Bibliografia"/>
                <w:ind w:firstLine="0"/>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569DB22B" w14:textId="77777777" w:rsidR="009B6720" w:rsidRPr="009B6720" w:rsidRDefault="009B6720" w:rsidP="009B6720">
              <w:pPr>
                <w:pStyle w:val="Bibliografia"/>
                <w:ind w:firstLine="0"/>
                <w:rPr>
                  <w:noProof/>
                  <w:lang w:val="en-US"/>
                  <w:rPrChange w:id="1173" w:author="Mario" w:date="2017-07-16T21:14:00Z">
                    <w:rPr>
                      <w:noProof/>
                    </w:rPr>
                  </w:rPrChange>
                </w:rPr>
              </w:pPr>
              <w:r>
                <w:rPr>
                  <w:noProof/>
                </w:rPr>
                <w:t xml:space="preserve">NUMERAI. About: Numerai. </w:t>
              </w:r>
              <w:r>
                <w:rPr>
                  <w:b/>
                  <w:bCs/>
                  <w:noProof/>
                </w:rPr>
                <w:t>Numerai web site</w:t>
              </w:r>
              <w:r>
                <w:rPr>
                  <w:noProof/>
                </w:rPr>
                <w:t xml:space="preserve">, 2016. Disponivel em: &lt;https://numer.ai/about&gt;. </w:t>
              </w:r>
              <w:r w:rsidRPr="009B6720">
                <w:rPr>
                  <w:noProof/>
                  <w:lang w:val="en-US"/>
                  <w:rPrChange w:id="1174" w:author="Mario" w:date="2017-07-16T21:14:00Z">
                    <w:rPr>
                      <w:noProof/>
                    </w:rPr>
                  </w:rPrChange>
                </w:rPr>
                <w:t>Acesso em: 16 November 2016.</w:t>
              </w:r>
            </w:p>
            <w:p w14:paraId="7AC8F588" w14:textId="77777777" w:rsidR="009B6720" w:rsidRPr="009B6720" w:rsidRDefault="009B6720" w:rsidP="009B6720">
              <w:pPr>
                <w:pStyle w:val="Bibliografia"/>
                <w:ind w:firstLine="0"/>
                <w:rPr>
                  <w:noProof/>
                  <w:lang w:val="en-US"/>
                  <w:rPrChange w:id="1175" w:author="Mario" w:date="2017-07-16T21:14:00Z">
                    <w:rPr>
                      <w:noProof/>
                    </w:rPr>
                  </w:rPrChange>
                </w:rPr>
              </w:pPr>
              <w:r w:rsidRPr="009B6720">
                <w:rPr>
                  <w:noProof/>
                  <w:lang w:val="en-US"/>
                  <w:rPrChange w:id="1176" w:author="Mario" w:date="2017-07-16T21:14:00Z">
                    <w:rPr>
                      <w:noProof/>
                    </w:rPr>
                  </w:rPrChange>
                </w:rPr>
                <w:t xml:space="preserve">OF, W. S. R. G. A. T. U. O. A. S. </w:t>
              </w:r>
              <w:r w:rsidRPr="009B6720">
                <w:rPr>
                  <w:b/>
                  <w:bCs/>
                  <w:noProof/>
                  <w:lang w:val="en-US"/>
                  <w:rPrChange w:id="1177" w:author="Mario" w:date="2017-07-16T21:14:00Z">
                    <w:rPr>
                      <w:b/>
                      <w:bCs/>
                      <w:noProof/>
                    </w:rPr>
                  </w:rPrChange>
                </w:rPr>
                <w:t>Neural Network Excel Add-in</w:t>
              </w:r>
              <w:r w:rsidRPr="009B6720">
                <w:rPr>
                  <w:noProof/>
                  <w:lang w:val="en-US"/>
                  <w:rPrChange w:id="1178" w:author="Mario" w:date="2017-07-16T21:14:00Z">
                    <w:rPr>
                      <w:noProof/>
                    </w:rPr>
                  </w:rPrChange>
                </w:rPr>
                <w:t>, 2010.</w:t>
              </w:r>
            </w:p>
            <w:p w14:paraId="0A80616A" w14:textId="77777777" w:rsidR="009B6720" w:rsidRDefault="009B6720" w:rsidP="009B6720">
              <w:pPr>
                <w:pStyle w:val="Bibliografia"/>
                <w:ind w:firstLine="0"/>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7A25CE7C" w14:textId="77777777" w:rsidR="009B6720" w:rsidRPr="009B6720" w:rsidRDefault="009B6720" w:rsidP="009B6720">
              <w:pPr>
                <w:pStyle w:val="Bibliografia"/>
                <w:ind w:firstLine="0"/>
                <w:rPr>
                  <w:noProof/>
                  <w:lang w:val="en-US"/>
                  <w:rPrChange w:id="1179" w:author="Mario" w:date="2017-07-16T21:14:00Z">
                    <w:rPr>
                      <w:noProof/>
                    </w:rPr>
                  </w:rPrChange>
                </w:rPr>
              </w:pPr>
              <w:r w:rsidRPr="009B6720">
                <w:rPr>
                  <w:noProof/>
                  <w:lang w:val="en-US"/>
                  <w:rPrChange w:id="1180" w:author="Mario" w:date="2017-07-16T21:14:00Z">
                    <w:rPr>
                      <w:noProof/>
                    </w:rPr>
                  </w:rPrChange>
                </w:rPr>
                <w:t xml:space="preserve">ORACLE. Articles. </w:t>
              </w:r>
              <w:r w:rsidRPr="009B6720">
                <w:rPr>
                  <w:b/>
                  <w:bCs/>
                  <w:noProof/>
                  <w:lang w:val="en-US"/>
                  <w:rPrChange w:id="1181" w:author="Mario" w:date="2017-07-16T21:14:00Z">
                    <w:rPr>
                      <w:b/>
                      <w:bCs/>
                      <w:noProof/>
                    </w:rPr>
                  </w:rPrChange>
                </w:rPr>
                <w:t>Oracle Tech Network Articles</w:t>
              </w:r>
              <w:r w:rsidRPr="009B6720">
                <w:rPr>
                  <w:noProof/>
                  <w:lang w:val="en-US"/>
                  <w:rPrChange w:id="1182" w:author="Mario" w:date="2017-07-16T21:14:00Z">
                    <w:rPr>
                      <w:noProof/>
                    </w:rPr>
                  </w:rPrChange>
                </w:rPr>
                <w:t xml:space="preserve">, 2014. </w:t>
              </w:r>
              <w:r>
                <w:rPr>
                  <w:noProof/>
                </w:rPr>
                <w:t xml:space="preserve">Disponivel em: &lt;http://www.oracle.com/technetwork/articles/java/ma14-java-se-8-streams-2177646.html&gt;. </w:t>
              </w:r>
              <w:r w:rsidRPr="009B6720">
                <w:rPr>
                  <w:noProof/>
                  <w:lang w:val="en-US"/>
                  <w:rPrChange w:id="1183" w:author="Mario" w:date="2017-07-16T21:14:00Z">
                    <w:rPr>
                      <w:noProof/>
                    </w:rPr>
                  </w:rPrChange>
                </w:rPr>
                <w:t>Acesso em: 11 Abril 2017.</w:t>
              </w:r>
            </w:p>
            <w:p w14:paraId="176F66FB" w14:textId="77777777" w:rsidR="009B6720" w:rsidRPr="009B6720" w:rsidRDefault="009B6720" w:rsidP="009B6720">
              <w:pPr>
                <w:pStyle w:val="Bibliografia"/>
                <w:ind w:firstLine="0"/>
                <w:rPr>
                  <w:noProof/>
                  <w:lang w:val="en-US"/>
                  <w:rPrChange w:id="1184" w:author="Mario" w:date="2017-07-16T21:14:00Z">
                    <w:rPr>
                      <w:noProof/>
                    </w:rPr>
                  </w:rPrChange>
                </w:rPr>
              </w:pPr>
              <w:r w:rsidRPr="009B6720">
                <w:rPr>
                  <w:noProof/>
                  <w:lang w:val="en-US"/>
                  <w:rPrChange w:id="1185" w:author="Mario" w:date="2017-07-16T21:14:00Z">
                    <w:rPr>
                      <w:noProof/>
                    </w:rPr>
                  </w:rPrChange>
                </w:rPr>
                <w:t xml:space="preserve">ORACLE. </w:t>
              </w:r>
              <w:r w:rsidRPr="009B6720">
                <w:rPr>
                  <w:b/>
                  <w:bCs/>
                  <w:noProof/>
                  <w:lang w:val="en-US"/>
                  <w:rPrChange w:id="1186" w:author="Mario" w:date="2017-07-16T21:14:00Z">
                    <w:rPr>
                      <w:b/>
                      <w:bCs/>
                      <w:noProof/>
                    </w:rPr>
                  </w:rPrChange>
                </w:rPr>
                <w:t>Java 8</w:t>
              </w:r>
              <w:r w:rsidRPr="009B6720">
                <w:rPr>
                  <w:noProof/>
                  <w:lang w:val="en-US"/>
                  <w:rPrChange w:id="1187" w:author="Mario" w:date="2017-07-16T21:14:00Z">
                    <w:rPr>
                      <w:noProof/>
                    </w:rPr>
                  </w:rPrChange>
                </w:rPr>
                <w:t>, 2014.</w:t>
              </w:r>
            </w:p>
            <w:p w14:paraId="27CE6F72" w14:textId="77777777" w:rsidR="009B6720" w:rsidRPr="009B6720" w:rsidRDefault="009B6720" w:rsidP="009B6720">
              <w:pPr>
                <w:pStyle w:val="Bibliografia"/>
                <w:ind w:firstLine="0"/>
                <w:rPr>
                  <w:noProof/>
                  <w:lang w:val="en-US"/>
                  <w:rPrChange w:id="1188" w:author="Mario" w:date="2017-07-16T21:14:00Z">
                    <w:rPr>
                      <w:noProof/>
                    </w:rPr>
                  </w:rPrChange>
                </w:rPr>
              </w:pPr>
              <w:r w:rsidRPr="009B6720">
                <w:rPr>
                  <w:noProof/>
                  <w:lang w:val="en-US"/>
                  <w:rPrChange w:id="1189" w:author="Mario" w:date="2017-07-16T21:14:00Z">
                    <w:rPr>
                      <w:noProof/>
                    </w:rPr>
                  </w:rPrChange>
                </w:rPr>
                <w:t xml:space="preserve">REFENES, A. N.; ZAPRANIS, A.; FRANCIS, G. Stock performance modeling using neural networks: A comparative study with regression models. </w:t>
              </w:r>
              <w:r w:rsidRPr="009B6720">
                <w:rPr>
                  <w:b/>
                  <w:bCs/>
                  <w:noProof/>
                  <w:lang w:val="en-US"/>
                  <w:rPrChange w:id="1190" w:author="Mario" w:date="2017-07-16T21:14:00Z">
                    <w:rPr>
                      <w:b/>
                      <w:bCs/>
                      <w:noProof/>
                    </w:rPr>
                  </w:rPrChange>
                </w:rPr>
                <w:t>Neural Networks</w:t>
              </w:r>
              <w:r w:rsidRPr="009B6720">
                <w:rPr>
                  <w:noProof/>
                  <w:lang w:val="en-US"/>
                  <w:rPrChange w:id="1191" w:author="Mario" w:date="2017-07-16T21:14:00Z">
                    <w:rPr>
                      <w:noProof/>
                    </w:rPr>
                  </w:rPrChange>
                </w:rPr>
                <w:t>, Oxford, 7, n. 2, 1994. 375-388.</w:t>
              </w:r>
            </w:p>
            <w:p w14:paraId="35962E19" w14:textId="77777777" w:rsidR="009B6720" w:rsidRPr="009B6720" w:rsidRDefault="009B6720" w:rsidP="009B6720">
              <w:pPr>
                <w:pStyle w:val="Bibliografia"/>
                <w:ind w:firstLine="0"/>
                <w:rPr>
                  <w:noProof/>
                  <w:lang w:val="en-US"/>
                  <w:rPrChange w:id="1192" w:author="Mario" w:date="2017-07-16T21:14:00Z">
                    <w:rPr>
                      <w:noProof/>
                    </w:rPr>
                  </w:rPrChange>
                </w:rPr>
              </w:pPr>
              <w:r w:rsidRPr="009B6720">
                <w:rPr>
                  <w:noProof/>
                  <w:lang w:val="en-US"/>
                  <w:rPrChange w:id="1193" w:author="Mario" w:date="2017-07-16T21:14:00Z">
                    <w:rPr>
                      <w:noProof/>
                    </w:rPr>
                  </w:rPrChange>
                </w:rPr>
                <w:t xml:space="preserve">RESEARCH, H. </w:t>
              </w:r>
              <w:r w:rsidRPr="009B6720">
                <w:rPr>
                  <w:b/>
                  <w:bCs/>
                  <w:noProof/>
                  <w:lang w:val="en-US"/>
                  <w:rPrChange w:id="1194" w:author="Mario" w:date="2017-07-16T21:14:00Z">
                    <w:rPr>
                      <w:b/>
                      <w:bCs/>
                      <w:noProof/>
                    </w:rPr>
                  </w:rPrChange>
                </w:rPr>
                <w:t>Encog</w:t>
              </w:r>
              <w:r w:rsidRPr="009B6720">
                <w:rPr>
                  <w:noProof/>
                  <w:lang w:val="en-US"/>
                  <w:rPrChange w:id="1195" w:author="Mario" w:date="2017-07-16T21:14:00Z">
                    <w:rPr>
                      <w:noProof/>
                    </w:rPr>
                  </w:rPrChange>
                </w:rPr>
                <w:t>, 2013.</w:t>
              </w:r>
            </w:p>
            <w:p w14:paraId="5D734C13" w14:textId="77777777" w:rsidR="009B6720" w:rsidRPr="009B6720" w:rsidRDefault="009B6720" w:rsidP="009B6720">
              <w:pPr>
                <w:pStyle w:val="Bibliografia"/>
                <w:ind w:firstLine="0"/>
                <w:rPr>
                  <w:noProof/>
                  <w:lang w:val="en-US"/>
                  <w:rPrChange w:id="1196" w:author="Mario" w:date="2017-07-16T21:14:00Z">
                    <w:rPr>
                      <w:noProof/>
                    </w:rPr>
                  </w:rPrChange>
                </w:rPr>
              </w:pPr>
              <w:r w:rsidRPr="009B6720">
                <w:rPr>
                  <w:noProof/>
                  <w:lang w:val="en-US"/>
                  <w:rPrChange w:id="1197" w:author="Mario" w:date="2017-07-16T21:14:00Z">
                    <w:rPr>
                      <w:noProof/>
                    </w:rPr>
                  </w:rPrChange>
                </w:rPr>
                <w:t xml:space="preserve">RIEDMILLER, M.; BRAUN, H. A direct adaptive method for faster backpropagation learning: The RPROP algorithm. </w:t>
              </w:r>
              <w:r w:rsidRPr="009B6720">
                <w:rPr>
                  <w:b/>
                  <w:bCs/>
                  <w:noProof/>
                  <w:lang w:val="en-US"/>
                  <w:rPrChange w:id="1198" w:author="Mario" w:date="2017-07-16T21:14:00Z">
                    <w:rPr>
                      <w:b/>
                      <w:bCs/>
                      <w:noProof/>
                    </w:rPr>
                  </w:rPrChange>
                </w:rPr>
                <w:t>Neural Networks, 1993., IEEE International Conference On.</w:t>
              </w:r>
              <w:r w:rsidRPr="009B6720">
                <w:rPr>
                  <w:noProof/>
                  <w:lang w:val="en-US"/>
                  <w:rPrChange w:id="1199" w:author="Mario" w:date="2017-07-16T21:14:00Z">
                    <w:rPr>
                      <w:noProof/>
                    </w:rPr>
                  </w:rPrChange>
                </w:rPr>
                <w:t>, 1993. 586-591.</w:t>
              </w:r>
            </w:p>
            <w:p w14:paraId="2B3A4A52" w14:textId="77777777" w:rsidR="009B6720" w:rsidRPr="009B6720" w:rsidRDefault="009B6720" w:rsidP="009B6720">
              <w:pPr>
                <w:pStyle w:val="Bibliografia"/>
                <w:ind w:firstLine="0"/>
                <w:rPr>
                  <w:noProof/>
                  <w:lang w:val="en-US"/>
                  <w:rPrChange w:id="1200" w:author="Mario" w:date="2017-07-16T21:14:00Z">
                    <w:rPr>
                      <w:noProof/>
                    </w:rPr>
                  </w:rPrChange>
                </w:rPr>
              </w:pPr>
              <w:r w:rsidRPr="009B6720">
                <w:rPr>
                  <w:noProof/>
                  <w:lang w:val="en-US"/>
                  <w:rPrChange w:id="1201" w:author="Mario" w:date="2017-07-16T21:14:00Z">
                    <w:rPr>
                      <w:noProof/>
                    </w:rPr>
                  </w:rPrChange>
                </w:rPr>
                <w:t xml:space="preserve">RUSSELL, S. J.; NORVIG, P. </w:t>
              </w:r>
              <w:r w:rsidRPr="009B6720">
                <w:rPr>
                  <w:b/>
                  <w:bCs/>
                  <w:noProof/>
                  <w:lang w:val="en-US"/>
                  <w:rPrChange w:id="1202" w:author="Mario" w:date="2017-07-16T21:14:00Z">
                    <w:rPr>
                      <w:b/>
                      <w:bCs/>
                      <w:noProof/>
                    </w:rPr>
                  </w:rPrChange>
                </w:rPr>
                <w:t>Artificial Intelligence:</w:t>
              </w:r>
              <w:r w:rsidRPr="009B6720">
                <w:rPr>
                  <w:noProof/>
                  <w:lang w:val="en-US"/>
                  <w:rPrChange w:id="1203" w:author="Mario" w:date="2017-07-16T21:14:00Z">
                    <w:rPr>
                      <w:noProof/>
                    </w:rPr>
                  </w:rPrChange>
                </w:rPr>
                <w:t xml:space="preserve"> a modern approach. 3ª. ed. New Jersey: Prentice Hall, 2005.</w:t>
              </w:r>
            </w:p>
            <w:p w14:paraId="76420853" w14:textId="77777777" w:rsidR="009B6720" w:rsidRPr="009B6720" w:rsidRDefault="009B6720" w:rsidP="009B6720">
              <w:pPr>
                <w:pStyle w:val="Bibliografia"/>
                <w:ind w:firstLine="0"/>
                <w:rPr>
                  <w:noProof/>
                  <w:lang w:val="en-US"/>
                  <w:rPrChange w:id="1204" w:author="Mario" w:date="2017-07-16T21:14:00Z">
                    <w:rPr>
                      <w:noProof/>
                    </w:rPr>
                  </w:rPrChange>
                </w:rPr>
              </w:pPr>
              <w:r w:rsidRPr="009B6720">
                <w:rPr>
                  <w:noProof/>
                  <w:lang w:val="en-US"/>
                  <w:rPrChange w:id="1205" w:author="Mario" w:date="2017-07-16T21:14:00Z">
                    <w:rPr>
                      <w:noProof/>
                    </w:rPr>
                  </w:rPrChange>
                </w:rPr>
                <w:lastRenderedPageBreak/>
                <w:t xml:space="preserve">SOMMERVILLE, I. </w:t>
              </w:r>
              <w:r w:rsidRPr="009B6720">
                <w:rPr>
                  <w:b/>
                  <w:bCs/>
                  <w:noProof/>
                  <w:lang w:val="en-US"/>
                  <w:rPrChange w:id="1206" w:author="Mario" w:date="2017-07-16T21:14:00Z">
                    <w:rPr>
                      <w:b/>
                      <w:bCs/>
                      <w:noProof/>
                    </w:rPr>
                  </w:rPrChange>
                </w:rPr>
                <w:t>Software engineering</w:t>
              </w:r>
              <w:r w:rsidRPr="009B6720">
                <w:rPr>
                  <w:noProof/>
                  <w:lang w:val="en-US"/>
                  <w:rPrChange w:id="1207" w:author="Mario" w:date="2017-07-16T21:14:00Z">
                    <w:rPr>
                      <w:noProof/>
                    </w:rPr>
                  </w:rPrChange>
                </w:rPr>
                <w:t>. 9th. ed. Pearson: [s.n.], 2010.</w:t>
              </w:r>
            </w:p>
            <w:p w14:paraId="5E463E81" w14:textId="77777777" w:rsidR="009B6720" w:rsidRPr="009B6720" w:rsidRDefault="009B6720" w:rsidP="009B6720">
              <w:pPr>
                <w:pStyle w:val="Bibliografia"/>
                <w:ind w:firstLine="0"/>
                <w:rPr>
                  <w:noProof/>
                  <w:lang w:val="en-US"/>
                  <w:rPrChange w:id="1208" w:author="Mario" w:date="2017-07-16T21:14:00Z">
                    <w:rPr>
                      <w:noProof/>
                    </w:rPr>
                  </w:rPrChange>
                </w:rPr>
              </w:pPr>
              <w:r w:rsidRPr="009B6720">
                <w:rPr>
                  <w:noProof/>
                  <w:lang w:val="en-US"/>
                  <w:rPrChange w:id="1209" w:author="Mario" w:date="2017-07-16T21:14:00Z">
                    <w:rPr>
                      <w:noProof/>
                    </w:rPr>
                  </w:rPrChange>
                </w:rPr>
                <w:t xml:space="preserve">SRIVASTAVA, N. et al. Dropout: a simple way to prevent neural networks from overfitting. </w:t>
              </w:r>
              <w:r w:rsidRPr="009B6720">
                <w:rPr>
                  <w:b/>
                  <w:bCs/>
                  <w:noProof/>
                  <w:lang w:val="en-US"/>
                  <w:rPrChange w:id="1210" w:author="Mario" w:date="2017-07-16T21:14:00Z">
                    <w:rPr>
                      <w:b/>
                      <w:bCs/>
                      <w:noProof/>
                    </w:rPr>
                  </w:rPrChange>
                </w:rPr>
                <w:t>Journal of Machine Learning Research</w:t>
              </w:r>
              <w:r w:rsidRPr="009B6720">
                <w:rPr>
                  <w:noProof/>
                  <w:lang w:val="en-US"/>
                  <w:rPrChange w:id="1211" w:author="Mario" w:date="2017-07-16T21:14:00Z">
                    <w:rPr>
                      <w:noProof/>
                    </w:rPr>
                  </w:rPrChange>
                </w:rPr>
                <w:t>, v. 15, n. 1, p. 1929-1958, 2014.</w:t>
              </w:r>
            </w:p>
            <w:p w14:paraId="47D8B97F" w14:textId="77777777" w:rsidR="009B6720" w:rsidRPr="009B6720" w:rsidRDefault="009B6720" w:rsidP="009B6720">
              <w:pPr>
                <w:pStyle w:val="Bibliografia"/>
                <w:ind w:firstLine="0"/>
                <w:rPr>
                  <w:noProof/>
                  <w:lang w:val="en-US"/>
                  <w:rPrChange w:id="1212" w:author="Mario" w:date="2017-07-16T21:14:00Z">
                    <w:rPr>
                      <w:noProof/>
                    </w:rPr>
                  </w:rPrChange>
                </w:rPr>
              </w:pPr>
              <w:r w:rsidRPr="009B6720">
                <w:rPr>
                  <w:noProof/>
                  <w:lang w:val="en-US"/>
                  <w:rPrChange w:id="1213" w:author="Mario" w:date="2017-07-16T21:14:00Z">
                    <w:rPr>
                      <w:noProof/>
                    </w:rPr>
                  </w:rPrChange>
                </w:rPr>
                <w:t xml:space="preserve">STRICKX, S. </w:t>
              </w:r>
              <w:r w:rsidRPr="009B6720">
                <w:rPr>
                  <w:b/>
                  <w:bCs/>
                  <w:noProof/>
                  <w:lang w:val="en-US"/>
                  <w:rPrChange w:id="1214" w:author="Mario" w:date="2017-07-16T21:14:00Z">
                    <w:rPr>
                      <w:b/>
                      <w:bCs/>
                      <w:noProof/>
                    </w:rPr>
                  </w:rPrChange>
                </w:rPr>
                <w:t>Yahoofinance-api</w:t>
              </w:r>
              <w:r w:rsidRPr="009B6720">
                <w:rPr>
                  <w:noProof/>
                  <w:lang w:val="en-US"/>
                  <w:rPrChange w:id="1215" w:author="Mario" w:date="2017-07-16T21:14:00Z">
                    <w:rPr>
                      <w:noProof/>
                    </w:rPr>
                  </w:rPrChange>
                </w:rPr>
                <w:t>, 2014.</w:t>
              </w:r>
            </w:p>
            <w:p w14:paraId="605126C9" w14:textId="77777777" w:rsidR="009B6720" w:rsidRDefault="009B6720" w:rsidP="009B6720">
              <w:pPr>
                <w:pStyle w:val="Bibliografia"/>
                <w:ind w:firstLine="0"/>
                <w:rPr>
                  <w:noProof/>
                </w:rPr>
              </w:pPr>
              <w:r>
                <w:rPr>
                  <w:noProof/>
                </w:rPr>
                <w:t>TAFNER, M. A. Redes Neurais Artificiais: Aprendizado e Plasticidade, 1998. Disponivel em: &lt;http://www.cerebromente.org.br/n05/tecnologia/rna.htm#neuronio&gt;. Acesso em: 25 Setembro 2016.</w:t>
              </w:r>
            </w:p>
            <w:p w14:paraId="2449CB35" w14:textId="77777777" w:rsidR="009B6720" w:rsidRPr="009B6720" w:rsidRDefault="009B6720" w:rsidP="009B6720">
              <w:pPr>
                <w:pStyle w:val="Bibliografia"/>
                <w:ind w:firstLine="0"/>
                <w:rPr>
                  <w:noProof/>
                  <w:lang w:val="en-US"/>
                  <w:rPrChange w:id="1216" w:author="Mario" w:date="2017-07-16T21:14:00Z">
                    <w:rPr>
                      <w:noProof/>
                    </w:rPr>
                  </w:rPrChange>
                </w:rPr>
              </w:pPr>
              <w:r>
                <w:rPr>
                  <w:noProof/>
                </w:rPr>
                <w:t xml:space="preserve">THOMAZ, C. E.; VELLASCO, M. M. B. R. Análise de Tendências de Mercado por Redes Neurais Artificiais. </w:t>
              </w:r>
              <w:r w:rsidRPr="009B6720">
                <w:rPr>
                  <w:b/>
                  <w:bCs/>
                  <w:noProof/>
                  <w:lang w:val="en-US"/>
                  <w:rPrChange w:id="1217" w:author="Mario" w:date="2017-07-16T21:14:00Z">
                    <w:rPr>
                      <w:b/>
                      <w:bCs/>
                      <w:noProof/>
                    </w:rPr>
                  </w:rPrChange>
                </w:rPr>
                <w:t>7º CBRN – Congresso Brasileiro de Redes Neurais</w:t>
              </w:r>
              <w:r w:rsidRPr="009B6720">
                <w:rPr>
                  <w:noProof/>
                  <w:lang w:val="en-US"/>
                  <w:rPrChange w:id="1218" w:author="Mario" w:date="2017-07-16T21:14:00Z">
                    <w:rPr>
                      <w:noProof/>
                    </w:rPr>
                  </w:rPrChange>
                </w:rPr>
                <w:t>, Natal, 2005.</w:t>
              </w:r>
            </w:p>
            <w:p w14:paraId="3E057018" w14:textId="77777777" w:rsidR="009B6720" w:rsidRPr="009B6720" w:rsidRDefault="009B6720" w:rsidP="009B6720">
              <w:pPr>
                <w:pStyle w:val="Bibliografia"/>
                <w:ind w:firstLine="0"/>
                <w:rPr>
                  <w:noProof/>
                  <w:lang w:val="en-US"/>
                  <w:rPrChange w:id="1219" w:author="Mario" w:date="2017-07-16T21:14:00Z">
                    <w:rPr>
                      <w:noProof/>
                    </w:rPr>
                  </w:rPrChange>
                </w:rPr>
              </w:pPr>
              <w:r w:rsidRPr="009B6720">
                <w:rPr>
                  <w:noProof/>
                  <w:lang w:val="en-US"/>
                  <w:rPrChange w:id="1220" w:author="Mario" w:date="2017-07-16T21:14:00Z">
                    <w:rPr>
                      <w:noProof/>
                    </w:rPr>
                  </w:rPrChange>
                </w:rPr>
                <w:t xml:space="preserve">TURING, A. M. Computing machinery and intelligence. </w:t>
              </w:r>
              <w:r w:rsidRPr="009B6720">
                <w:rPr>
                  <w:b/>
                  <w:bCs/>
                  <w:noProof/>
                  <w:lang w:val="en-US"/>
                  <w:rPrChange w:id="1221" w:author="Mario" w:date="2017-07-16T21:14:00Z">
                    <w:rPr>
                      <w:b/>
                      <w:bCs/>
                      <w:noProof/>
                    </w:rPr>
                  </w:rPrChange>
                </w:rPr>
                <w:t>Mind</w:t>
              </w:r>
              <w:r w:rsidRPr="009B6720">
                <w:rPr>
                  <w:noProof/>
                  <w:lang w:val="en-US"/>
                  <w:rPrChange w:id="1222" w:author="Mario" w:date="2017-07-16T21:14:00Z">
                    <w:rPr>
                      <w:noProof/>
                    </w:rPr>
                  </w:rPrChange>
                </w:rPr>
                <w:t>, v. 59, n. 236, p. 433-460, 1950.</w:t>
              </w:r>
            </w:p>
            <w:p w14:paraId="71AA1944" w14:textId="77777777" w:rsidR="009B6720" w:rsidRDefault="009B6720" w:rsidP="009B6720">
              <w:pPr>
                <w:pStyle w:val="Bibliografia"/>
                <w:ind w:firstLine="0"/>
                <w:rPr>
                  <w:noProof/>
                </w:rPr>
              </w:pPr>
              <w:r w:rsidRPr="009B6720">
                <w:rPr>
                  <w:noProof/>
                  <w:lang w:val="en-US"/>
                  <w:rPrChange w:id="1223" w:author="Mario" w:date="2017-07-16T21:14:00Z">
                    <w:rPr>
                      <w:noProof/>
                    </w:rPr>
                  </w:rPrChange>
                </w:rPr>
                <w:t xml:space="preserve">UNIVERSITY OF WAIKATO. Weka 3: Data Mining Software in Java. </w:t>
              </w:r>
              <w:r>
                <w:rPr>
                  <w:b/>
                  <w:bCs/>
                  <w:noProof/>
                </w:rPr>
                <w:t>Weka</w:t>
              </w:r>
              <w:r>
                <w:rPr>
                  <w:noProof/>
                </w:rPr>
                <w:t>, 2010. Disponivel em: &lt;http://www.cs.waikato.ac.nz/ml/weka/documentation.html&gt;. Acesso em: 2 Novembro 2016.</w:t>
              </w:r>
            </w:p>
            <w:p w14:paraId="259829A9" w14:textId="77777777" w:rsidR="009B6720" w:rsidRDefault="009B6720" w:rsidP="009B6720">
              <w:pPr>
                <w:pStyle w:val="Bibliografia"/>
                <w:ind w:firstLine="0"/>
                <w:rPr>
                  <w:noProof/>
                </w:rPr>
              </w:pPr>
              <w:r>
                <w:rPr>
                  <w:noProof/>
                </w:rPr>
                <w:t>VON ZUBEN, F. J.; ATTUX, R. R. F. Redes Neurais Artificiais – Parte I, 2010. Disponivel em: &lt;ftp://ftp.dca.fee.unicamp.br/pub/docs/vonzuben/ia004_1s10/notas_de_aula/topico1_IA004_1s10_Parte1.pdf&gt;. Acesso em: 25 Setembro 2016.</w:t>
              </w:r>
            </w:p>
            <w:p w14:paraId="5982F7DC" w14:textId="77777777" w:rsidR="009B6720" w:rsidRPr="009B6720" w:rsidRDefault="009B6720" w:rsidP="009B6720">
              <w:pPr>
                <w:pStyle w:val="Bibliografia"/>
                <w:ind w:firstLine="0"/>
                <w:rPr>
                  <w:noProof/>
                  <w:lang w:val="en-US"/>
                  <w:rPrChange w:id="1224" w:author="Mario" w:date="2017-07-16T21:14:00Z">
                    <w:rPr>
                      <w:noProof/>
                    </w:rPr>
                  </w:rPrChange>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9B6720">
                <w:rPr>
                  <w:noProof/>
                  <w:lang w:val="en-US"/>
                  <w:rPrChange w:id="1225" w:author="Mario" w:date="2017-07-16T21:14:00Z">
                    <w:rPr>
                      <w:noProof/>
                    </w:rPr>
                  </w:rPrChange>
                </w:rPr>
                <w:t>Acesso em: 2 Novembro 2016.</w:t>
              </w:r>
            </w:p>
            <w:p w14:paraId="106B86FF" w14:textId="77777777" w:rsidR="009B6720" w:rsidRDefault="009B6720" w:rsidP="009B6720">
              <w:pPr>
                <w:pStyle w:val="Bibliografia"/>
                <w:ind w:firstLine="0"/>
                <w:rPr>
                  <w:noProof/>
                </w:rPr>
              </w:pPr>
              <w:r w:rsidRPr="009B6720">
                <w:rPr>
                  <w:noProof/>
                  <w:lang w:val="en-US"/>
                  <w:rPrChange w:id="1226" w:author="Mario" w:date="2017-07-16T21:14:00Z">
                    <w:rPr>
                      <w:noProof/>
                    </w:rPr>
                  </w:rPrChange>
                </w:rPr>
                <w:t xml:space="preserve">WINRICH, B. </w:t>
              </w:r>
              <w:r w:rsidRPr="009B6720">
                <w:rPr>
                  <w:b/>
                  <w:bCs/>
                  <w:noProof/>
                  <w:lang w:val="en-US"/>
                  <w:rPrChange w:id="1227" w:author="Mario" w:date="2017-07-16T21:14:00Z">
                    <w:rPr>
                      <w:b/>
                      <w:bCs/>
                      <w:noProof/>
                    </w:rPr>
                  </w:rPrChange>
                </w:rPr>
                <w:t>Training and Source Code Generation for Artificial Neural Networks</w:t>
              </w:r>
              <w:r w:rsidRPr="009B6720">
                <w:rPr>
                  <w:noProof/>
                  <w:lang w:val="en-US"/>
                  <w:rPrChange w:id="1228" w:author="Mario" w:date="2017-07-16T21:14:00Z">
                    <w:rPr>
                      <w:noProof/>
                    </w:rPr>
                  </w:rPrChange>
                </w:rPr>
                <w:t xml:space="preserve">. Rhode Island. 2015. Tese de Doutorado (Master of Science in Computer Science). </w:t>
              </w:r>
              <w:r>
                <w:rPr>
                  <w:noProof/>
                </w:rPr>
                <w:t>University of Rhode Island.</w:t>
              </w:r>
            </w:p>
            <w:p w14:paraId="28720E08" w14:textId="668082F4" w:rsidR="007759A3" w:rsidRDefault="007759A3" w:rsidP="009B6720">
              <w:pPr>
                <w:ind w:firstLine="0"/>
              </w:pPr>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3"/>
      <w:footerReference w:type="default" r:id="rId8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8" w:author="Andreia Machion" w:date="2017-06-02T11:40:00Z" w:initials="AM">
    <w:p w14:paraId="028A20B5" w14:textId="2683D454" w:rsidR="00EA6CFC" w:rsidRDefault="00EA6CFC">
      <w:pPr>
        <w:pStyle w:val="Textodecomentrio"/>
      </w:pPr>
      <w:r>
        <w:rPr>
          <w:rStyle w:val="Refdecomentrio"/>
        </w:rPr>
        <w:annotationRef/>
      </w:r>
      <w:r>
        <w:t>então, tudo isso tem que ser referenciado, pois não são definições suas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DB2532" w14:textId="77777777" w:rsidR="00624665" w:rsidRDefault="00624665" w:rsidP="002078DB">
      <w:r>
        <w:separator/>
      </w:r>
    </w:p>
    <w:p w14:paraId="5A2EAB68" w14:textId="77777777" w:rsidR="00624665" w:rsidRDefault="00624665" w:rsidP="002078DB"/>
    <w:p w14:paraId="4B72901E" w14:textId="77777777" w:rsidR="00624665" w:rsidRDefault="00624665" w:rsidP="002078DB"/>
    <w:p w14:paraId="050FB8DA" w14:textId="77777777" w:rsidR="00624665" w:rsidRDefault="00624665" w:rsidP="002078DB"/>
    <w:p w14:paraId="47333087" w14:textId="77777777" w:rsidR="00624665" w:rsidRDefault="00624665" w:rsidP="002078DB"/>
    <w:p w14:paraId="11D980C4" w14:textId="77777777" w:rsidR="00624665" w:rsidRDefault="00624665"/>
    <w:p w14:paraId="602D8AE2" w14:textId="77777777" w:rsidR="00624665" w:rsidRDefault="00624665"/>
  </w:endnote>
  <w:endnote w:type="continuationSeparator" w:id="0">
    <w:p w14:paraId="081E28DE" w14:textId="77777777" w:rsidR="00624665" w:rsidRDefault="00624665" w:rsidP="002078DB">
      <w:r>
        <w:continuationSeparator/>
      </w:r>
    </w:p>
    <w:p w14:paraId="081273EA" w14:textId="77777777" w:rsidR="00624665" w:rsidRDefault="00624665" w:rsidP="002078DB"/>
    <w:p w14:paraId="46F59260" w14:textId="77777777" w:rsidR="00624665" w:rsidRDefault="00624665" w:rsidP="002078DB"/>
    <w:p w14:paraId="55FD59D2" w14:textId="77777777" w:rsidR="00624665" w:rsidRDefault="00624665" w:rsidP="002078DB"/>
    <w:p w14:paraId="736BAB2C" w14:textId="77777777" w:rsidR="00624665" w:rsidRDefault="00624665" w:rsidP="002078DB"/>
    <w:p w14:paraId="0492A7AE" w14:textId="77777777" w:rsidR="00624665" w:rsidRDefault="00624665"/>
    <w:p w14:paraId="093778E2" w14:textId="77777777" w:rsidR="00624665" w:rsidRDefault="00624665"/>
  </w:endnote>
  <w:endnote w:type="continuationNotice" w:id="1">
    <w:p w14:paraId="1E037591" w14:textId="77777777" w:rsidR="00624665" w:rsidRDefault="00624665">
      <w:pPr>
        <w:spacing w:after="0"/>
      </w:pPr>
    </w:p>
    <w:p w14:paraId="05C20782" w14:textId="77777777" w:rsidR="00624665" w:rsidRDefault="00624665"/>
    <w:p w14:paraId="7FA6B2CE" w14:textId="77777777" w:rsidR="00624665" w:rsidRDefault="006246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Yu Gothic Light">
    <w:altName w:val="MS Mincho"/>
    <w:panose1 w:val="00000000000000000000"/>
    <w:charset w:val="80"/>
    <w:family w:val="roman"/>
    <w:notTrueType/>
    <w:pitch w:val="default"/>
  </w:font>
  <w:font w:name="Yu Mincho">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EA6CFC" w:rsidRDefault="00EA6CFC"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AA1B36" w14:textId="77777777" w:rsidR="00624665" w:rsidRDefault="00624665" w:rsidP="002078DB">
      <w:r>
        <w:separator/>
      </w:r>
    </w:p>
    <w:p w14:paraId="6FE2CF24" w14:textId="77777777" w:rsidR="00624665" w:rsidRDefault="00624665" w:rsidP="002078DB"/>
    <w:p w14:paraId="6B3180D3" w14:textId="77777777" w:rsidR="00624665" w:rsidRDefault="00624665" w:rsidP="002078DB"/>
    <w:p w14:paraId="65281C4E" w14:textId="77777777" w:rsidR="00624665" w:rsidRDefault="00624665" w:rsidP="002078DB"/>
    <w:p w14:paraId="4ED2CDB4" w14:textId="77777777" w:rsidR="00624665" w:rsidRDefault="00624665" w:rsidP="002078DB"/>
    <w:p w14:paraId="082A456A" w14:textId="77777777" w:rsidR="00624665" w:rsidRDefault="00624665"/>
    <w:p w14:paraId="58B5B0DF" w14:textId="77777777" w:rsidR="00624665" w:rsidRDefault="00624665"/>
  </w:footnote>
  <w:footnote w:type="continuationSeparator" w:id="0">
    <w:p w14:paraId="770F4E4C" w14:textId="77777777" w:rsidR="00624665" w:rsidRDefault="00624665" w:rsidP="002078DB">
      <w:r>
        <w:continuationSeparator/>
      </w:r>
    </w:p>
    <w:p w14:paraId="213BB94A" w14:textId="77777777" w:rsidR="00624665" w:rsidRDefault="00624665" w:rsidP="002078DB"/>
    <w:p w14:paraId="0B401325" w14:textId="77777777" w:rsidR="00624665" w:rsidRDefault="00624665" w:rsidP="002078DB"/>
    <w:p w14:paraId="342B1BF4" w14:textId="77777777" w:rsidR="00624665" w:rsidRDefault="00624665" w:rsidP="002078DB"/>
    <w:p w14:paraId="74DC2B3E" w14:textId="77777777" w:rsidR="00624665" w:rsidRDefault="00624665" w:rsidP="002078DB"/>
    <w:p w14:paraId="3D73CDEE" w14:textId="77777777" w:rsidR="00624665" w:rsidRDefault="00624665"/>
    <w:p w14:paraId="1EAFE639" w14:textId="77777777" w:rsidR="00624665" w:rsidRDefault="00624665"/>
  </w:footnote>
  <w:footnote w:type="continuationNotice" w:id="1">
    <w:p w14:paraId="2CBFE102" w14:textId="77777777" w:rsidR="00624665" w:rsidRDefault="00624665">
      <w:pPr>
        <w:spacing w:after="0"/>
      </w:pPr>
    </w:p>
    <w:p w14:paraId="5827D7A7" w14:textId="77777777" w:rsidR="00624665" w:rsidRDefault="00624665"/>
    <w:p w14:paraId="0B88F7EA" w14:textId="77777777" w:rsidR="00624665" w:rsidRDefault="0062466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EA6CFC" w:rsidRDefault="00EA6CFC">
        <w:pPr>
          <w:pStyle w:val="Cabealho"/>
          <w:jc w:val="right"/>
        </w:pPr>
        <w:r>
          <w:fldChar w:fldCharType="begin"/>
        </w:r>
        <w:r>
          <w:instrText xml:space="preserve"> PAGE   \* MERGEFORMAT </w:instrText>
        </w:r>
        <w:r>
          <w:fldChar w:fldCharType="separate"/>
        </w:r>
        <w:r w:rsidR="000D385A">
          <w:rPr>
            <w:noProof/>
          </w:rPr>
          <w:t>61</w:t>
        </w:r>
        <w:r>
          <w:rPr>
            <w:noProof/>
          </w:rPr>
          <w:fldChar w:fldCharType="end"/>
        </w:r>
      </w:p>
    </w:sdtContent>
  </w:sdt>
  <w:p w14:paraId="01495C43" w14:textId="77777777" w:rsidR="00EA6CFC" w:rsidRDefault="00EA6CFC">
    <w:pPr>
      <w:pStyle w:val="Cabealho"/>
    </w:pPr>
  </w:p>
  <w:p w14:paraId="55823D46" w14:textId="77777777" w:rsidR="00EA6CFC" w:rsidRDefault="00EA6CFC"/>
  <w:p w14:paraId="0C75B551" w14:textId="77777777" w:rsidR="00EA6CFC" w:rsidRDefault="00EA6CF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10E21260"/>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41"/>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BD3"/>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385A"/>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2D18"/>
    <w:rsid w:val="00233B56"/>
    <w:rsid w:val="00234384"/>
    <w:rsid w:val="00235660"/>
    <w:rsid w:val="002407D4"/>
    <w:rsid w:val="00241171"/>
    <w:rsid w:val="0024510A"/>
    <w:rsid w:val="00245ADC"/>
    <w:rsid w:val="00246E09"/>
    <w:rsid w:val="00251A58"/>
    <w:rsid w:val="00257062"/>
    <w:rsid w:val="002572B9"/>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6FA"/>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B35"/>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9A3"/>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665"/>
    <w:rsid w:val="00624AF7"/>
    <w:rsid w:val="00624C74"/>
    <w:rsid w:val="00625D3B"/>
    <w:rsid w:val="00633B68"/>
    <w:rsid w:val="0063479B"/>
    <w:rsid w:val="00635428"/>
    <w:rsid w:val="00636148"/>
    <w:rsid w:val="00637CA1"/>
    <w:rsid w:val="00640D0C"/>
    <w:rsid w:val="00644B1C"/>
    <w:rsid w:val="0064631F"/>
    <w:rsid w:val="006466FA"/>
    <w:rsid w:val="006512C1"/>
    <w:rsid w:val="00652546"/>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259"/>
    <w:rsid w:val="006C1DDD"/>
    <w:rsid w:val="006C5CE2"/>
    <w:rsid w:val="006D2C3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3AF"/>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6D4"/>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720"/>
    <w:rsid w:val="009B6A4C"/>
    <w:rsid w:val="009C0D81"/>
    <w:rsid w:val="009C18A7"/>
    <w:rsid w:val="009C1F24"/>
    <w:rsid w:val="009C29BE"/>
    <w:rsid w:val="009C414C"/>
    <w:rsid w:val="009D02FE"/>
    <w:rsid w:val="009D104B"/>
    <w:rsid w:val="009D549E"/>
    <w:rsid w:val="009D6B61"/>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640"/>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A6CFC"/>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9013AF"/>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9013AF"/>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ed.stlouisfed.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9FB065C9-0EAA-4822-8EC7-11E3008CE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129</Pages>
  <Words>18447</Words>
  <Characters>99616</Characters>
  <Application>Microsoft Office Word</Application>
  <DocSecurity>0</DocSecurity>
  <Lines>830</Lines>
  <Paragraphs>235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117828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14</cp:revision>
  <cp:lastPrinted>2008-02-20T17:37:00Z</cp:lastPrinted>
  <dcterms:created xsi:type="dcterms:W3CDTF">2017-07-15T12:11:00Z</dcterms:created>
  <dcterms:modified xsi:type="dcterms:W3CDTF">2017-07-17T15:13:00Z</dcterms:modified>
</cp:coreProperties>
</file>