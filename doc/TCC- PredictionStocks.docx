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itle"/>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ins w:id="17" w:author="mario" w:date="2017-07-15T09:07:00Z">
        <w:r w:rsidR="00374BB7">
          <w:rPr>
            <w:rFonts w:eastAsia="Arial" w:cs="Arial"/>
          </w:rPr>
          <w:t xml:space="preserve">predicao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1A36D74C" w:rsidR="00FC6CCF" w:rsidRPr="00374BB7" w:rsidRDefault="6103A698" w:rsidP="6103A698">
      <w:pPr>
        <w:rPr>
          <w:rFonts w:eastAsia="Arial" w:cs="Arial"/>
        </w:rPr>
      </w:pPr>
      <w:r w:rsidRPr="00374BB7">
        <w:rPr>
          <w:rFonts w:eastAsia="Arial" w:cs="Arial"/>
        </w:rPr>
        <w:t>Palavras-chave: Rede</w:t>
      </w:r>
      <w:r w:rsidR="00A5510A" w:rsidRPr="00F20E02">
        <w:rPr>
          <w:rFonts w:eastAsia="Arial" w:cs="Arial"/>
        </w:rPr>
        <w:t>s</w:t>
      </w:r>
      <w:r w:rsidRPr="00374BB7">
        <w:rPr>
          <w:rFonts w:eastAsia="Arial" w:cs="Arial"/>
          <w:rPrChange w:id="20" w:author="mario" w:date="2017-07-15T09:08:00Z">
            <w:rPr>
              <w:rFonts w:eastAsia="Arial" w:cs="Arial"/>
            </w:rPr>
          </w:rPrChange>
        </w:rPr>
        <w:t xml:space="preserve"> </w:t>
      </w:r>
      <w:r w:rsidR="00A5510A" w:rsidRPr="00374BB7">
        <w:rPr>
          <w:rFonts w:eastAsia="Arial" w:cs="Arial"/>
          <w:rPrChange w:id="21" w:author="mario" w:date="2017-07-15T09:08:00Z">
            <w:rPr>
              <w:rFonts w:eastAsia="Arial" w:cs="Arial"/>
            </w:rPr>
          </w:rPrChange>
        </w:rPr>
        <w:t>neurais</w:t>
      </w:r>
      <w:ins w:id="22" w:author="mario" w:date="2017-07-15T09:02:00Z">
        <w:r w:rsidR="00FD570E" w:rsidRPr="00374BB7">
          <w:rPr>
            <w:rFonts w:eastAsia="Arial" w:cs="Arial"/>
            <w:rPrChange w:id="23" w:author="mario" w:date="2017-07-15T09:08:00Z">
              <w:rPr>
                <w:rFonts w:eastAsia="Arial" w:cs="Arial"/>
              </w:rPr>
            </w:rPrChange>
          </w:rPr>
          <w:t xml:space="preserve"> artificiais</w:t>
        </w:r>
      </w:ins>
      <w:r w:rsidR="00A5510A" w:rsidRPr="00374BB7">
        <w:rPr>
          <w:rFonts w:eastAsia="Arial" w:cs="Arial"/>
          <w:rPrChange w:id="24" w:author="mario" w:date="2017-07-15T09:08:00Z">
            <w:rPr>
              <w:rFonts w:eastAsia="Arial" w:cs="Arial"/>
            </w:rPr>
          </w:rPrChange>
        </w:rPr>
        <w:t>.</w:t>
      </w:r>
      <w:ins w:id="25" w:author="mario" w:date="2017-07-15T09:08:00Z">
        <w:r w:rsidR="00374BB7" w:rsidRPr="00374BB7">
          <w:rPr>
            <w:rFonts w:eastAsia="Arial" w:cs="Arial"/>
            <w:rPrChange w:id="26" w:author="mario" w:date="2017-07-15T09:08:00Z">
              <w:rPr>
                <w:rFonts w:eastAsia="Arial" w:cs="Arial"/>
              </w:rPr>
            </w:rPrChange>
          </w:rPr>
          <w:t xml:space="preserve"> Previsao.</w:t>
        </w:r>
      </w:ins>
      <w:r w:rsidRPr="00374BB7">
        <w:rPr>
          <w:rFonts w:eastAsia="Arial" w:cs="Arial"/>
          <w:rPrChange w:id="27" w:author="mario" w:date="2017-07-15T09:08:00Z">
            <w:rPr>
              <w:rFonts w:eastAsia="Arial" w:cs="Arial"/>
            </w:rPr>
          </w:rPrChange>
        </w:rPr>
        <w:t xml:space="preserve"> </w:t>
      </w:r>
      <w:r w:rsidR="00A5510A" w:rsidRPr="00374BB7">
        <w:rPr>
          <w:rFonts w:eastAsia="Arial" w:cs="Arial"/>
          <w:rPrChange w:id="28" w:author="mario" w:date="2017-07-15T09:08:00Z">
            <w:rPr>
              <w:rFonts w:eastAsia="Arial" w:cs="Arial"/>
            </w:rPr>
          </w:rPrChange>
        </w:rPr>
        <w:t>P</w:t>
      </w:r>
      <w:r w:rsidRPr="00374BB7">
        <w:rPr>
          <w:rFonts w:eastAsia="Arial" w:cs="Arial"/>
          <w:rPrChange w:id="29" w:author="mario" w:date="2017-07-15T09:08:00Z">
            <w:rPr>
              <w:rFonts w:eastAsia="Arial" w:cs="Arial"/>
            </w:rPr>
          </w:rPrChange>
        </w:rPr>
        <w:t>redição</w:t>
      </w:r>
      <w:r w:rsidR="00A5510A" w:rsidRPr="00374BB7">
        <w:rPr>
          <w:rFonts w:eastAsia="Arial" w:cs="Arial"/>
          <w:rPrChange w:id="30" w:author="mario" w:date="2017-07-15T09:08:00Z">
            <w:rPr>
              <w:rFonts w:eastAsia="Arial" w:cs="Arial"/>
            </w:rPr>
          </w:rPrChange>
        </w:rPr>
        <w:t>. M</w:t>
      </w:r>
      <w:r w:rsidRPr="00374BB7">
        <w:rPr>
          <w:rFonts w:eastAsia="Arial" w:cs="Arial"/>
          <w:rPrChange w:id="31" w:author="mario" w:date="2017-07-15T09:08:00Z">
            <w:rPr>
              <w:rFonts w:eastAsia="Arial" w:cs="Arial"/>
            </w:rPr>
          </w:rPrChange>
        </w:rPr>
        <w:t>ercado financeiro.</w:t>
      </w:r>
      <w:r w:rsidR="00836053" w:rsidRPr="00374BB7">
        <w:rPr>
          <w:rFonts w:eastAsia="Arial" w:cs="Arial"/>
          <w:rPrChange w:id="32" w:author="mario" w:date="2017-07-15T09:08:00Z">
            <w:rPr>
              <w:rFonts w:eastAsia="Arial" w:cs="Arial"/>
              <w:lang w:val="en-US"/>
            </w:rPr>
          </w:rPrChange>
        </w:rPr>
        <w:t xml:space="preserve"> Inteligência Artificial</w:t>
      </w:r>
    </w:p>
    <w:p w14:paraId="2235A949" w14:textId="4DC2B437" w:rsidR="00621B60" w:rsidRPr="00404D66" w:rsidRDefault="00621B60" w:rsidP="00FF16DC">
      <w:pPr>
        <w:rPr>
          <w:rFonts w:eastAsia="Arial"/>
          <w:lang w:val="en-US"/>
          <w:rPrChange w:id="33"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31878A95"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ins w:id="34"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35" w:author="mario" w:date="2017-07-15T09:03:00Z">
        <w:r w:rsidR="00FD570E">
          <w:rPr>
            <w:rFonts w:eastAsia="Arial" w:cs="Arial"/>
            <w:lang w:val="en-US"/>
          </w:rPr>
          <w:t>n</w:t>
        </w:r>
      </w:ins>
      <w:r w:rsidRPr="009630D6">
        <w:rPr>
          <w:rFonts w:eastAsia="Arial" w:cs="Arial"/>
          <w:lang w:val="en-US"/>
        </w:rPr>
        <w:t xml:space="preserve"> </w:t>
      </w:r>
      <w:ins w:id="36"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37"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38"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39"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40"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41" w:author="mario" w:date="2017-07-15T09:04:00Z">
        <w:r w:rsidRPr="009630D6" w:rsidDel="00FD570E">
          <w:rPr>
            <w:rFonts w:eastAsia="Arial" w:cs="Arial"/>
            <w:lang w:val="en-US"/>
          </w:rPr>
          <w:delText>computational application</w:delText>
        </w:r>
      </w:del>
      <w:ins w:id="42" w:author="mario" w:date="2017-07-15T09:04:00Z">
        <w:r w:rsidR="00FD570E">
          <w:rPr>
            <w:rFonts w:eastAsia="Arial" w:cs="Arial"/>
            <w:lang w:val="en-US"/>
          </w:rPr>
          <w:t xml:space="preserve"> software</w:t>
        </w:r>
      </w:ins>
      <w:proofErr w:type="gramEnd"/>
      <w:ins w:id="43" w:author="mario" w:date="2017-07-15T09:05:00Z">
        <w:r w:rsidR="00FD570E">
          <w:rPr>
            <w:rFonts w:eastAsia="Arial" w:cs="Arial"/>
            <w:lang w:val="en-US"/>
          </w:rPr>
          <w:t xml:space="preserve"> </w:t>
        </w:r>
      </w:ins>
      <w:del w:id="44"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45"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46" w:author="mario" w:date="2017-07-15T09:07:00Z">
        <w:r w:rsidR="00374BB7">
          <w:rPr>
            <w:rFonts w:eastAsia="Arial" w:cs="Arial"/>
            <w:lang w:val="en-US"/>
          </w:rPr>
          <w:t xml:space="preserve">forecasting and </w:t>
        </w:r>
      </w:ins>
      <w:r w:rsidRPr="009630D6">
        <w:rPr>
          <w:rFonts w:eastAsia="Arial" w:cs="Arial"/>
          <w:lang w:val="en-US"/>
        </w:rPr>
        <w:t>prediction</w:t>
      </w:r>
      <w:ins w:id="47" w:author="mario" w:date="2017-07-15T09:07:00Z">
        <w:r w:rsidR="00374BB7">
          <w:rPr>
            <w:rFonts w:eastAsia="Arial" w:cs="Arial"/>
            <w:lang w:val="en-US"/>
          </w:rPr>
          <w:t>,</w:t>
        </w:r>
      </w:ins>
      <w:r w:rsidRPr="009630D6">
        <w:rPr>
          <w:rFonts w:eastAsia="Arial" w:cs="Arial"/>
          <w:lang w:val="en-US"/>
        </w:rPr>
        <w:t xml:space="preserve"> </w:t>
      </w:r>
      <w:ins w:id="48" w:author="mario" w:date="2017-07-15T09:07:00Z">
        <w:r w:rsidR="00374BB7">
          <w:rPr>
            <w:rFonts w:eastAsia="Arial" w:cs="Arial"/>
            <w:lang w:val="en-US"/>
          </w:rPr>
          <w:t>that</w:t>
        </w:r>
      </w:ins>
      <w:del w:id="49" w:author="mario" w:date="2017-07-15T09:05:00Z">
        <w:r w:rsidRPr="009630D6" w:rsidDel="00374BB7">
          <w:rPr>
            <w:rFonts w:eastAsia="Arial" w:cs="Arial"/>
            <w:lang w:val="en-US"/>
          </w:rPr>
          <w:delText xml:space="preserve">that </w:delText>
        </w:r>
      </w:del>
      <w:ins w:id="50"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37DC51B1"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51" w:author="mario" w:date="2017-07-15T09:05:00Z">
        <w:r w:rsidR="00374BB7">
          <w:rPr>
            <w:rFonts w:eastAsia="Arial" w:cs="Arial"/>
            <w:lang w:val="en-US"/>
          </w:rPr>
          <w:t xml:space="preserve">Artificial </w:t>
        </w:r>
      </w:ins>
      <w:del w:id="52" w:author="mario" w:date="2017-07-15T09:05:00Z">
        <w:r w:rsidRPr="382A6C4F" w:rsidDel="00374BB7">
          <w:rPr>
            <w:rFonts w:eastAsia="Arial" w:cs="Arial"/>
            <w:lang w:val="en-US"/>
          </w:rPr>
          <w:delText xml:space="preserve">Neural </w:delText>
        </w:r>
      </w:del>
      <w:ins w:id="53"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 xml:space="preserve">s. </w:t>
      </w:r>
      <w:proofErr w:type="gramStart"/>
      <w:ins w:id="54"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r w:rsidR="00836053">
        <w:rPr>
          <w:rFonts w:eastAsia="Arial" w:cs="Arial"/>
          <w:lang w:val="en-US"/>
        </w:rPr>
        <w:t xml:space="preserve"> </w:t>
      </w:r>
      <w:proofErr w:type="gramStart"/>
      <w:r w:rsidR="00836053">
        <w:rPr>
          <w:rFonts w:eastAsia="Arial" w:cs="Arial"/>
          <w:lang w:val="en-US"/>
        </w:rPr>
        <w:t>Artificial Intelligence.</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55"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56"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57" w:name="_Toc336248062"/>
      <w:bookmarkStart w:id="58" w:name="_Toc336248261"/>
      <w:bookmarkStart w:id="59" w:name="_Toc336248550"/>
      <w:bookmarkStart w:id="60"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61"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7"/>
      <w:bookmarkEnd w:id="57"/>
      <w:bookmarkEnd w:id="58"/>
      <w:bookmarkEnd w:id="59"/>
      <w:bookmarkEnd w:id="60"/>
      <w:bookmarkEnd w:id="61"/>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62"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35069B5D" w14:textId="77777777" w:rsidR="00750EA0"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63" w:name="_Toc447474808"/>
      <w:bookmarkStart w:id="64" w:name="_Toc462599921"/>
      <w:bookmarkStart w:id="65" w:name="_Toc465711338"/>
      <w:bookmarkStart w:id="66" w:name="_Toc486423132"/>
      <w:r w:rsidRPr="00385E45">
        <w:lastRenderedPageBreak/>
        <w:t>INTRODUÇÃO</w:t>
      </w:r>
      <w:bookmarkEnd w:id="62"/>
      <w:bookmarkEnd w:id="63"/>
      <w:bookmarkEnd w:id="64"/>
      <w:bookmarkEnd w:id="65"/>
      <w:bookmarkEnd w:id="66"/>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7C43C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7C43C0">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p>
    <w:p w14:paraId="1C4788B7" w14:textId="36E61364" w:rsidR="00966DC1" w:rsidRDefault="00C3518C" w:rsidP="002078DB">
      <w:ins w:id="67" w:author="mario" w:date="2017-07-15T09:12:00Z">
        <w:r>
          <w:rPr>
            <w:rFonts w:eastAsia="Arial" w:cs="Arial"/>
          </w:rPr>
          <w:t>Existe uma empresa que trabalha com IA aplicada ao mercado financeiro, criada no final de 2015 como um torneio para a predicao e previsao de dados do mercado</w:t>
        </w:r>
      </w:ins>
      <w:ins w:id="68" w:author="mario" w:date="2017-07-15T09:16:00Z">
        <w:r w:rsidR="009576D4">
          <w:rPr>
            <w:rFonts w:eastAsia="Arial" w:cs="Arial"/>
          </w:rPr>
          <w:t xml:space="preserve">. </w:t>
        </w:r>
      </w:ins>
      <w:ins w:id="69" w:author="mario" w:date="2017-07-15T09:15:00Z">
        <w:r>
          <w:rPr>
            <w:rFonts w:eastAsia="Arial" w:cs="Arial"/>
          </w:rPr>
          <w:t>Ela utiliza as melhores redes neurais artificiais para os proprios fundos de investimentos</w:t>
        </w:r>
        <w:r w:rsidR="009576D4">
          <w:rPr>
            <w:rFonts w:eastAsia="Arial" w:cs="Arial"/>
          </w:rPr>
          <w:t xml:space="preserve"> e com os ganhos, usa uma parte para pagar as pessoas que obtiveram o menor erro em relacao aos dados reais com Bitcoins.</w:t>
        </w:r>
      </w:ins>
      <w:del w:id="70"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7C43C0" w:rsidRPr="007C43C0">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7C43C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7C43C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7C43C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71"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72" w:author="mario" w:date="2017-07-15T09:17:00Z"/>
      <w:sdt>
        <w:sdtPr>
          <w:id w:val="-199789874"/>
          <w:citation/>
        </w:sdtPr>
        <w:sdtContent>
          <w:customXmlDelRangeEnd w:id="72"/>
          <w:del w:id="73"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74" w:author="mario" w:date="2017-07-15T09:17:00Z"/>
        </w:sdtContent>
      </w:sdt>
      <w:customXmlDelRangeEnd w:id="74"/>
      <w:del w:id="75"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7C43C0">
            <w:rPr>
              <w:noProof/>
            </w:rPr>
            <w:t>(2014)</w:t>
          </w:r>
          <w:r>
            <w:fldChar w:fldCharType="end"/>
          </w:r>
        </w:sdtContent>
      </w:sdt>
      <w:r>
        <w:t xml:space="preserve"> </w:t>
      </w:r>
      <w:del w:id="76" w:author="mario" w:date="2017-07-15T09:17:00Z">
        <w:r w:rsidDel="009576D4">
          <w:delText xml:space="preserve">até </w:delText>
        </w:r>
      </w:del>
      <w:ins w:id="77" w:author="mario" w:date="2017-07-15T09:17:00Z">
        <w:r w:rsidR="009576D4">
          <w:t>,</w:t>
        </w:r>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7C43C0">
            <w:rPr>
              <w:noProof/>
            </w:rPr>
            <w:t>(2016)</w:t>
          </w:r>
          <w:r>
            <w:fldChar w:fldCharType="end"/>
          </w:r>
        </w:sdtContent>
      </w:sdt>
      <w:ins w:id="78" w:author="mario" w:date="2017-07-15T09:18:00Z">
        <w:r w:rsidR="009576D4">
          <w:t>, e impactando na liquidez dos investimentos, como mostrado pelo trabalho de</w:t>
        </w:r>
      </w:ins>
      <w:ins w:id="79" w:author="mario" w:date="2017-07-15T09:19:00Z">
        <w:r w:rsidR="009576D4">
          <w:t xml:space="preserve"> Hendershott, Jones e Menkveld</w:t>
        </w:r>
      </w:ins>
      <w:ins w:id="80" w:author="mario" w:date="2017-07-15T09:18:00Z">
        <w:r w:rsidR="009576D4">
          <w:t xml:space="preserve"> </w:t>
        </w:r>
      </w:ins>
      <w:customXmlInsRangeStart w:id="81" w:author="mario" w:date="2017-07-15T09:19:00Z"/>
      <w:sdt>
        <w:sdtPr>
          <w:id w:val="232050293"/>
          <w:citation/>
        </w:sdtPr>
        <w:sdtContent>
          <w:customXmlInsRangeEnd w:id="81"/>
          <w:ins w:id="82" w:author="mario" w:date="2017-07-15T09:19:00Z">
            <w:r w:rsidR="009576D4">
              <w:fldChar w:fldCharType="begin"/>
            </w:r>
            <w:r w:rsidR="009576D4">
              <w:rPr>
                <w:rPrChange w:id="83" w:author="mario" w:date="2017-07-15T09:19:00Z">
                  <w:rPr/>
                </w:rPrChange>
              </w:rPr>
              <w:instrText xml:space="preserve">CITATION HEN11 \n  \t  \l 1033 </w:instrText>
            </w:r>
          </w:ins>
          <w:r w:rsidR="009576D4">
            <w:fldChar w:fldCharType="separate"/>
          </w:r>
          <w:ins w:id="84" w:author="mario" w:date="2017-07-15T09:19:00Z">
            <w:r w:rsidR="009576D4">
              <w:rPr>
                <w:noProof/>
              </w:rPr>
              <w:t>(2011)</w:t>
            </w:r>
            <w:r w:rsidR="009576D4">
              <w:fldChar w:fldCharType="end"/>
            </w:r>
          </w:ins>
          <w:customXmlInsRangeStart w:id="85" w:author="mario" w:date="2017-07-15T09:19:00Z"/>
        </w:sdtContent>
      </w:sdt>
      <w:customXmlInsRangeEnd w:id="85"/>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86" w:author="mario" w:date="2017-07-15T09:20:00Z">
        <w:r w:rsidR="009576D4">
          <w:rPr>
            <w:rFonts w:eastAsia="Arial" w:cs="Arial"/>
          </w:rPr>
          <w:t xml:space="preserve"> artificiais</w:t>
        </w:r>
      </w:ins>
      <w:ins w:id="87"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7C43C0">
            <w:rPr>
              <w:noProof/>
            </w:rPr>
            <w:t>(1990)</w:t>
          </w:r>
          <w:r w:rsidR="00982F5C">
            <w:fldChar w:fldCharType="end"/>
          </w:r>
        </w:sdtContent>
      </w:sdt>
      <w:r w:rsidR="009D6B61">
        <w:t xml:space="preserve">, </w:t>
      </w:r>
      <w:del w:id="88" w:author="mario" w:date="2017-07-15T09:21:00Z">
        <w:r w:rsidR="009D6B61" w:rsidDel="009576D4">
          <w:delText xml:space="preserve">previu </w:delText>
        </w:r>
      </w:del>
      <w:ins w:id="89" w:author="mario" w:date="2017-07-15T09:21:00Z">
        <w:r w:rsidR="009576D4">
          <w:t>que pode predizer</w:t>
        </w:r>
        <w:r w:rsidR="009576D4">
          <w:t xml:space="preserve">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7C43C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7C43C0">
            <w:rPr>
              <w:noProof/>
            </w:rPr>
            <w:t>(1994)</w:t>
          </w:r>
          <w:r w:rsidR="005D071E">
            <w:fldChar w:fldCharType="end"/>
          </w:r>
        </w:sdtContent>
      </w:sdt>
      <w:r w:rsidR="00BF7DFC">
        <w:t xml:space="preserve"> que</w:t>
      </w:r>
      <w:r w:rsidR="00260270">
        <w:t xml:space="preserve"> criou uma </w:t>
      </w:r>
      <w:del w:id="90" w:author="mario" w:date="2017-07-15T09:21:00Z">
        <w:r w:rsidR="00260270" w:rsidDel="009576D4">
          <w:delText xml:space="preserve">rede </w:delText>
        </w:r>
      </w:del>
      <w:ins w:id="91" w:author="mario" w:date="2017-07-15T09:21:00Z">
        <w:r w:rsidR="009576D4">
          <w:t>RNA</w:t>
        </w:r>
        <w:r w:rsidR="009576D4">
          <w:t xml:space="preserve">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7C43C0" w:rsidRPr="007C43C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92" w:name="_Toc447474809"/>
      <w:bookmarkStart w:id="93" w:name="_Toc462599922"/>
      <w:bookmarkStart w:id="94" w:name="_Toc465711339"/>
      <w:bookmarkStart w:id="95" w:name="_Toc486423133"/>
      <w:r w:rsidRPr="002CE37B">
        <w:t>O</w:t>
      </w:r>
      <w:r w:rsidR="0004786F" w:rsidRPr="002CE37B">
        <w:t>bjetivos</w:t>
      </w:r>
      <w:bookmarkEnd w:id="92"/>
      <w:bookmarkEnd w:id="93"/>
      <w:bookmarkEnd w:id="94"/>
      <w:bookmarkEnd w:id="95"/>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96" w:name="_Toc447474810"/>
      <w:bookmarkStart w:id="97" w:name="_Toc462599923"/>
      <w:bookmarkStart w:id="98" w:name="_Toc465711340"/>
      <w:bookmarkStart w:id="99" w:name="_Toc486423134"/>
      <w:r w:rsidRPr="00D71036">
        <w:t>J</w:t>
      </w:r>
      <w:r w:rsidR="0004786F" w:rsidRPr="00D71036">
        <w:t>ustificativa</w:t>
      </w:r>
      <w:bookmarkEnd w:id="96"/>
      <w:bookmarkEnd w:id="97"/>
      <w:bookmarkEnd w:id="98"/>
      <w:bookmarkEnd w:id="99"/>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100" w:author="mario" w:date="2017-07-15T09:22:00Z">
        <w:r w:rsidR="007616A7">
          <w:rPr>
            <w:rFonts w:eastAsia="Arial" w:cs="Arial"/>
          </w:rPr>
          <w:t xml:space="preserve"> e previsao</w:t>
        </w:r>
      </w:ins>
      <w:r w:rsidR="00076348">
        <w:rPr>
          <w:rFonts w:eastAsia="Arial" w:cs="Arial"/>
        </w:rPr>
        <w:t xml:space="preserve"> de preços</w:t>
      </w:r>
      <w:del w:id="101"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102" w:author="mario" w:date="2017-07-15T09:23:00Z">
        <w:r w:rsidR="007616A7">
          <w:t>RNA</w:t>
        </w:r>
      </w:ins>
      <w:del w:id="103"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104" w:name="_Toc465711341"/>
      <w:bookmarkStart w:id="105" w:name="_Toc486423135"/>
      <w:r w:rsidRPr="00D71036">
        <w:t>Tecnologias</w:t>
      </w:r>
      <w:bookmarkEnd w:id="104"/>
      <w:r w:rsidR="00DE3612">
        <w:t xml:space="preserve"> e Ferramentas de Apoio</w:t>
      </w:r>
      <w:bookmarkEnd w:id="10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164777E"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7C43C0" w:rsidRPr="007C43C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7C43C0" w:rsidRPr="007C43C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7C43C0" w:rsidRPr="007C43C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del w:id="106" w:author="mario" w:date="2017-07-15T09:23:00Z">
        <w:r w:rsidR="00D818C4" w:rsidRPr="382A6C4F" w:rsidDel="007616A7">
          <w:rPr>
            <w:rFonts w:eastAsia="Arial" w:cs="Arial"/>
          </w:rPr>
          <w:delText xml:space="preserve"> </w:delText>
        </w:r>
      </w:del>
      <w:ins w:id="107" w:author="mario" w:date="2017-07-15T09:23:00Z">
        <w:r w:rsidR="007616A7">
          <w:rPr>
            <w:rFonts w:eastAsia="Arial" w:cs="Arial"/>
          </w:rPr>
          <w:t>RNA</w:t>
        </w:r>
      </w:ins>
      <w:del w:id="108"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109" w:name="_Toc447474811"/>
      <w:bookmarkStart w:id="110" w:name="_Toc462599924"/>
      <w:bookmarkStart w:id="111" w:name="_Toc465711342"/>
      <w:bookmarkStart w:id="112" w:name="_Toc486423136"/>
      <w:r w:rsidRPr="00D71036">
        <w:t>Organização do Trabalho</w:t>
      </w:r>
      <w:bookmarkEnd w:id="109"/>
      <w:bookmarkEnd w:id="110"/>
      <w:bookmarkEnd w:id="111"/>
      <w:bookmarkEnd w:id="112"/>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del w:id="113" w:author="mario" w:date="2017-07-15T09:23:00Z">
        <w:r w:rsidR="006D3D59" w:rsidRPr="382A6C4F" w:rsidDel="007616A7">
          <w:rPr>
            <w:rFonts w:eastAsia="Arial" w:cs="Arial"/>
          </w:rPr>
          <w:delText xml:space="preserve"> </w:delText>
        </w:r>
      </w:del>
      <w:ins w:id="114" w:author="mario" w:date="2017-07-15T09:23:00Z">
        <w:r w:rsidR="007616A7">
          <w:rPr>
            <w:rFonts w:eastAsia="Arial" w:cs="Arial"/>
          </w:rPr>
          <w:t>RNAs</w:t>
        </w:r>
      </w:ins>
      <w:del w:id="115"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apresenta algumas ferramentas para a criação de</w:t>
      </w:r>
      <w:del w:id="116" w:author="mario" w:date="2017-07-15T09:24:00Z">
        <w:r w:rsidRPr="382A6C4F" w:rsidDel="007616A7">
          <w:rPr>
            <w:rFonts w:eastAsia="Arial" w:cs="Arial"/>
          </w:rPr>
          <w:delText xml:space="preserve"> </w:delText>
        </w:r>
      </w:del>
      <w:ins w:id="117" w:author="mario" w:date="2017-07-15T09:24:00Z">
        <w:r w:rsidR="007616A7">
          <w:rPr>
            <w:rFonts w:eastAsia="Arial" w:cs="Arial"/>
          </w:rPr>
          <w:t>RNAs</w:t>
        </w:r>
      </w:ins>
      <w:del w:id="118"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119" w:name="_Toc462599925"/>
      <w:bookmarkStart w:id="120" w:name="_Toc465711343"/>
      <w:bookmarkStart w:id="121" w:name="_Toc486423137"/>
      <w:r w:rsidR="00BC1E3B" w:rsidRPr="00882F55">
        <w:lastRenderedPageBreak/>
        <w:t>REDES NEURAIS</w:t>
      </w:r>
      <w:r w:rsidR="00BC1E3B">
        <w:t xml:space="preserve"> ARTIFICIAIS</w:t>
      </w:r>
      <w:bookmarkEnd w:id="119"/>
      <w:bookmarkEnd w:id="120"/>
      <w:bookmarkEnd w:id="121"/>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22" w:name="_Toc198053001"/>
    </w:p>
    <w:p w14:paraId="3ACB5560" w14:textId="01D75F79" w:rsidR="001069D4" w:rsidRDefault="00444ACE" w:rsidP="002078DB">
      <w:bookmarkStart w:id="123" w:name="_Toc462599926"/>
      <w:bookmarkEnd w:id="122"/>
      <w:r w:rsidRPr="382A6C4F">
        <w:rPr>
          <w:rFonts w:eastAsia="Arial" w:cs="Arial"/>
        </w:rPr>
        <w:t>Rede Neural</w:t>
      </w:r>
      <w:ins w:id="124"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00886A90" w:rsidRPr="382A6C4F">
        <w:rPr>
          <w:rFonts w:eastAsia="Arial" w:cs="Arial"/>
        </w:rPr>
        <w:t>:</w:t>
      </w:r>
      <w:bookmarkEnd w:id="123"/>
    </w:p>
    <w:p w14:paraId="6981A04D" w14:textId="0E51A48F" w:rsidR="00886A90" w:rsidRPr="002E2FB6" w:rsidRDefault="00886A90" w:rsidP="00152728">
      <w:pPr>
        <w:pStyle w:val="ListParagraph"/>
        <w:numPr>
          <w:ilvl w:val="0"/>
          <w:numId w:val="2"/>
        </w:numPr>
        <w:rPr>
          <w:rFonts w:eastAsia="Arial" w:cs="Arial"/>
        </w:rPr>
      </w:pPr>
      <w:bookmarkStart w:id="125" w:name="_Toc462599927"/>
      <w:r w:rsidRPr="382A6C4F">
        <w:rPr>
          <w:rFonts w:eastAsia="Arial" w:cs="Arial"/>
        </w:rPr>
        <w:t>O conhecimento é adquirido pela rede a partir do ambiente em que se encontra durante um processo de aprendizagem</w:t>
      </w:r>
      <w:bookmarkEnd w:id="125"/>
    </w:p>
    <w:p w14:paraId="44D9E0CE" w14:textId="7AD0DC8D" w:rsidR="00886A90" w:rsidRPr="002E2FB6" w:rsidRDefault="00886A90" w:rsidP="00152728">
      <w:pPr>
        <w:pStyle w:val="ListParagraph"/>
        <w:numPr>
          <w:ilvl w:val="0"/>
          <w:numId w:val="2"/>
        </w:numPr>
        <w:rPr>
          <w:rFonts w:eastAsia="Arial" w:cs="Arial"/>
        </w:rPr>
      </w:pPr>
      <w:bookmarkStart w:id="12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26"/>
    </w:p>
    <w:p w14:paraId="51F77571" w14:textId="77777777" w:rsidR="005244A0" w:rsidRDefault="005244A0" w:rsidP="002078DB"/>
    <w:p w14:paraId="015807C2" w14:textId="0B926DA3" w:rsidR="005244A0" w:rsidRDefault="00233B56" w:rsidP="002078DB">
      <w:bookmarkStart w:id="12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28"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29"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7C43C0" w:rsidRPr="007C43C0">
            <w:rPr>
              <w:rFonts w:eastAsia="Arial"/>
              <w:noProof/>
            </w:rPr>
            <w:t>(TAFNER, 1998, p. 1)</w:t>
          </w:r>
          <w:r w:rsidR="00FF59C9">
            <w:rPr>
              <w:rFonts w:eastAsia="Arial"/>
            </w:rPr>
            <w:fldChar w:fldCharType="end"/>
          </w:r>
        </w:sdtContent>
      </w:sdt>
      <w:r w:rsidR="006B717F" w:rsidRPr="382A6C4F">
        <w:rPr>
          <w:rFonts w:eastAsia="Arial" w:cs="Arial"/>
        </w:rPr>
        <w:t>:</w:t>
      </w:r>
      <w:bookmarkEnd w:id="127"/>
    </w:p>
    <w:p w14:paraId="6228508D" w14:textId="77777777" w:rsidR="00C14377" w:rsidRPr="005244A0" w:rsidRDefault="00C14377" w:rsidP="002078DB"/>
    <w:p w14:paraId="185E3A83" w14:textId="6ABC86FA"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r w:rsidR="00B270AC">
        <w:t>”</w:t>
      </w:r>
    </w:p>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Caption"/>
      </w:pPr>
      <w:bookmarkStart w:id="130" w:name="_Ref463108960"/>
      <w:bookmarkStart w:id="131" w:name="_Toc465711382"/>
      <w:bookmarkStart w:id="132" w:name="_Toc486423002"/>
      <w:r>
        <w:lastRenderedPageBreak/>
        <w:t xml:space="preserve">Figura </w:t>
      </w:r>
      <w:fldSimple w:instr=" SEQ Figura \* ARABIC ">
        <w:r w:rsidR="00A114EB">
          <w:rPr>
            <w:noProof/>
          </w:rPr>
          <w:t>1</w:t>
        </w:r>
      </w:fldSimple>
      <w:bookmarkEnd w:id="130"/>
      <w:r>
        <w:t>. Modelo de um Neurônio Artificial</w:t>
      </w:r>
      <w:bookmarkEnd w:id="131"/>
      <w:bookmarkEnd w:id="132"/>
    </w:p>
    <w:p w14:paraId="51A46605" w14:textId="77777777" w:rsidR="0053431D" w:rsidRPr="0053431D" w:rsidRDefault="0053431D" w:rsidP="0053431D"/>
    <w:p w14:paraId="5FB99F0B" w14:textId="6285B8A1" w:rsidR="006B717F" w:rsidRDefault="006B717F" w:rsidP="002F168E">
      <w:pPr>
        <w:pStyle w:val="Image"/>
      </w:pPr>
      <w:bookmarkStart w:id="133"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33"/>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7C43C0">
            <w:rPr>
              <w:noProof/>
            </w:rPr>
            <w:t>(VON ZUBEN e ATTUX, 2010)</w:t>
          </w:r>
          <w:r>
            <w:fldChar w:fldCharType="end"/>
          </w:r>
        </w:sdtContent>
      </w:sdt>
      <w:r w:rsidR="002E2FB6">
        <w:t>.</w:t>
      </w:r>
    </w:p>
    <w:p w14:paraId="2AA3AF70" w14:textId="77777777" w:rsidR="00B270AC" w:rsidRPr="00B270AC" w:rsidRDefault="00B270AC" w:rsidP="00B270AC"/>
    <w:p w14:paraId="15B528F6" w14:textId="1F3627AC" w:rsidR="00AD57AF" w:rsidRDefault="00C14377" w:rsidP="00B270AC">
      <w:pPr>
        <w:rPr>
          <w:rFonts w:eastAsia="Arial" w:cs="Arial"/>
        </w:rPr>
      </w:pPr>
      <w:bookmarkStart w:id="134" w:name="_Toc462599932"/>
      <w:r w:rsidRPr="382A6C4F">
        <w:rPr>
          <w:rFonts w:eastAsia="Arial" w:cs="Arial"/>
        </w:rPr>
        <w:t xml:space="preserve">A Equação 1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7C43C0" w:rsidRPr="007C43C0">
            <w:rPr>
              <w:rFonts w:eastAsia="Arial" w:cs="Arial"/>
              <w:noProof/>
            </w:rPr>
            <w:t>(VON ZUBEN e ATTUX, 2010)</w:t>
          </w:r>
          <w:r w:rsidRPr="00404D66">
            <w:rPr>
              <w:rFonts w:eastAsia="Arial" w:cs="Arial"/>
            </w:rPr>
            <w:fldChar w:fldCharType="end"/>
          </w:r>
        </w:sdtContent>
      </w:sdt>
      <w:r w:rsidRPr="382A6C4F">
        <w:rPr>
          <w:rFonts w:eastAsia="Arial" w:cs="Arial"/>
        </w:rPr>
        <w:t>:</w:t>
      </w:r>
      <w:bookmarkEnd w:id="134"/>
    </w:p>
    <w:p w14:paraId="4C108067" w14:textId="5C564524" w:rsidR="00AD57AF" w:rsidRDefault="00AD57AF" w:rsidP="00404D66">
      <w:pPr>
        <w:pStyle w:val="Caption"/>
      </w:pPr>
      <w:bookmarkStart w:id="135"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35"/>
    </w:p>
    <w:p w14:paraId="6A9826E2" w14:textId="20A1EDC8" w:rsidR="001B3CD2" w:rsidRDefault="00C14377" w:rsidP="00ED5B11">
      <w:pPr>
        <w:pStyle w:val="Caption"/>
      </w:pPr>
      <w:bookmarkStart w:id="136" w:name="_Toc462599933"/>
      <w:bookmarkStart w:id="137" w:name="_Toc463109358"/>
      <w:r>
        <w:rPr>
          <w:noProof/>
          <w:lang w:val="en-US" w:eastAsia="en-US"/>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36"/>
      <w:bookmarkEnd w:id="137"/>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1</w:t>
      </w:r>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7C43C0">
            <w:rPr>
              <w:noProof/>
            </w:rPr>
            <w:t>(HAYKIN, 2009)</w:t>
          </w:r>
          <w:r w:rsidR="00404D66">
            <w:fldChar w:fldCharType="end"/>
          </w:r>
        </w:sdtContent>
      </w:sdt>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Heading2"/>
      </w:pPr>
      <w:bookmarkStart w:id="138" w:name="_Toc462599934"/>
      <w:bookmarkStart w:id="139" w:name="_Toc465711344"/>
      <w:bookmarkStart w:id="140" w:name="_Toc486423138"/>
      <w:r>
        <w:lastRenderedPageBreak/>
        <w:t xml:space="preserve">Motivação para utilizar Redes Neurais na </w:t>
      </w:r>
      <w:bookmarkEnd w:id="138"/>
      <w:r w:rsidR="002E2FB6">
        <w:t>Predição.</w:t>
      </w:r>
      <w:bookmarkEnd w:id="139"/>
      <w:bookmarkEnd w:id="140"/>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41"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7C43C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41"/>
    </w:p>
    <w:p w14:paraId="5174C90D" w14:textId="16C86AF8" w:rsidR="00633B68" w:rsidRDefault="00633B68" w:rsidP="002078DB">
      <w:bookmarkStart w:id="142"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42"/>
    </w:p>
    <w:p w14:paraId="48179982" w14:textId="77777777" w:rsidR="00633B68" w:rsidRDefault="00633B68" w:rsidP="002078DB"/>
    <w:p w14:paraId="6361E011" w14:textId="38E7702A" w:rsidR="00633B68" w:rsidRPr="00226508" w:rsidRDefault="00B933AA" w:rsidP="00AD1FC5">
      <w:pPr>
        <w:pStyle w:val="Heading2"/>
      </w:pPr>
      <w:bookmarkStart w:id="143" w:name="_Toc462599937"/>
      <w:bookmarkStart w:id="144" w:name="_Toc465711345"/>
      <w:bookmarkStart w:id="145" w:name="_Ref479839526"/>
      <w:bookmarkStart w:id="146" w:name="_Toc486423139"/>
      <w:r>
        <w:t>Funções</w:t>
      </w:r>
      <w:r w:rsidR="00633B68">
        <w:t xml:space="preserve"> de Ativação</w:t>
      </w:r>
      <w:bookmarkEnd w:id="143"/>
      <w:bookmarkEnd w:id="144"/>
      <w:bookmarkEnd w:id="145"/>
      <w:bookmarkEnd w:id="146"/>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1E8C079E" w:rsidR="00E92237" w:rsidRDefault="005244A0" w:rsidP="002078DB">
      <w:bookmarkStart w:id="147"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47"/>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7C43C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7C43C0">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7C43C0" w:rsidRPr="007C43C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48" w:name="_Ref463108951"/>
      <w:bookmarkStart w:id="149" w:name="_Ref464057648"/>
      <w:bookmarkStart w:id="150" w:name="_Toc465711383"/>
      <w:r>
        <w:br w:type="page"/>
      </w:r>
    </w:p>
    <w:p w14:paraId="46415DD9" w14:textId="1FA59A07" w:rsidR="0053431D" w:rsidRDefault="0053431D" w:rsidP="0053431D">
      <w:pPr>
        <w:pStyle w:val="Caption"/>
      </w:pPr>
      <w:bookmarkStart w:id="151" w:name="_Toc486423003"/>
      <w:r>
        <w:lastRenderedPageBreak/>
        <w:t xml:space="preserve">Figura </w:t>
      </w:r>
      <w:fldSimple w:instr=" SEQ Figura \* ARABIC ">
        <w:r w:rsidR="00A114EB">
          <w:rPr>
            <w:noProof/>
          </w:rPr>
          <w:t>2</w:t>
        </w:r>
      </w:fldSimple>
      <w:bookmarkEnd w:id="148"/>
      <w:r w:rsidRPr="00930E48">
        <w:rPr>
          <w:noProof/>
        </w:rPr>
        <w:t>. Funções de ativação</w:t>
      </w:r>
      <w:bookmarkEnd w:id="149"/>
      <w:bookmarkEnd w:id="150"/>
      <w:bookmarkEnd w:id="151"/>
    </w:p>
    <w:p w14:paraId="4CCAA305" w14:textId="07747D10" w:rsidR="002078DB" w:rsidRDefault="00624AF7" w:rsidP="002F168E">
      <w:pPr>
        <w:pStyle w:val="Image"/>
      </w:pPr>
      <w:r>
        <w:rPr>
          <w:lang w:val="en-US" w:eastAsia="en-US"/>
        </w:rP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7C43C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7C43C0">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7C43C0">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152" w:name="_Toc465711355"/>
      <w:bookmarkStart w:id="153" w:name="_Toc486423140"/>
      <w:r>
        <w:t>Topologias</w:t>
      </w:r>
      <w:r w:rsidR="002CE37B">
        <w:t xml:space="preserve"> da</w:t>
      </w:r>
      <w:r w:rsidR="003726B2">
        <w:t>s</w:t>
      </w:r>
      <w:r w:rsidR="002CE37B">
        <w:t xml:space="preserve"> Rede</w:t>
      </w:r>
      <w:r w:rsidR="003726B2">
        <w:t>s</w:t>
      </w:r>
      <w:r w:rsidR="002CE37B">
        <w:t xml:space="preserve"> </w:t>
      </w:r>
      <w:bookmarkEnd w:id="152"/>
      <w:r w:rsidR="003726B2">
        <w:t>Neurais</w:t>
      </w:r>
      <w:bookmarkEnd w:id="153"/>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154" w:name="_Toc465711356"/>
      <w:bookmarkStart w:id="155" w:name="_Toc486423141"/>
      <w:r>
        <w:t>Feed-Forward</w:t>
      </w:r>
      <w:bookmarkEnd w:id="154"/>
      <w:bookmarkEnd w:id="155"/>
    </w:p>
    <w:p w14:paraId="7625D438" w14:textId="280DFD0D" w:rsidR="00E740A4" w:rsidRDefault="00E740A4" w:rsidP="002078DB">
      <w:pPr>
        <w:rPr>
          <w:ins w:id="156" w:author="mario" w:date="2017-07-15T09:26:00Z"/>
        </w:rPr>
      </w:pPr>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7C43C0">
            <w:rPr>
              <w:noProof/>
            </w:rPr>
            <w:t>(HAYKIN, 2009)</w:t>
          </w:r>
          <w:r w:rsidR="00135C3C">
            <w:fldChar w:fldCharType="end"/>
          </w:r>
        </w:sdtContent>
      </w:sdt>
    </w:p>
    <w:p w14:paraId="077DA94E" w14:textId="77777777" w:rsidR="009F4FA6" w:rsidRDefault="009F4FA6" w:rsidP="009F4FA6">
      <w:pPr>
        <w:rPr>
          <w:ins w:id="157" w:author="mario" w:date="2017-07-15T09:26:00Z"/>
        </w:rPr>
      </w:pPr>
      <w:ins w:id="158" w:author="mario" w:date="2017-07-15T09:26:00Z">
        <w:r>
          <w:t>A</w:t>
        </w:r>
        <w:r>
          <w:t xml:space="preserve"> </w:t>
        </w:r>
        <w:r>
          <w:fldChar w:fldCharType="begin"/>
        </w:r>
        <w:r>
          <w:instrText xml:space="preserve"> REF _Ref463108914 \h </w:instrText>
        </w:r>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Caption"/>
      </w:pPr>
      <w:bookmarkStart w:id="159" w:name="_Ref463108914"/>
      <w:bookmarkStart w:id="160" w:name="_Toc465711389"/>
      <w:bookmarkStart w:id="161" w:name="_Toc486423004"/>
      <w:r>
        <w:t xml:space="preserve">Figura </w:t>
      </w:r>
      <w:fldSimple w:instr=" SEQ Figura \* ARABIC ">
        <w:r w:rsidR="00404D66">
          <w:rPr>
            <w:noProof/>
          </w:rPr>
          <w:t>3</w:t>
        </w:r>
      </w:fldSimple>
      <w:bookmarkEnd w:id="159"/>
      <w:r w:rsidRPr="6103A698">
        <w:t xml:space="preserve">. </w:t>
      </w:r>
      <w:r w:rsidRPr="00A40E6B">
        <w:t>Multilayer</w:t>
      </w:r>
      <w:r w:rsidRPr="6103A698">
        <w:t xml:space="preserve"> </w:t>
      </w:r>
      <w:r w:rsidRPr="00A40E6B">
        <w:t>perceptron (MLP)</w:t>
      </w:r>
      <w:bookmarkEnd w:id="160"/>
      <w:bookmarkEnd w:id="161"/>
    </w:p>
    <w:p w14:paraId="47058618" w14:textId="5B7726E7" w:rsidR="00135C3C" w:rsidRPr="002F711A" w:rsidRDefault="00135C3C" w:rsidP="002F168E">
      <w:pPr>
        <w:pStyle w:val="Image"/>
      </w:pPr>
      <w:r>
        <w:rPr>
          <w:lang w:val="en-US" w:eastAsia="en-US"/>
        </w:rP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7C43C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62" w:author="mario" w:date="2017-07-15T09:26:00Z"/>
        </w:rPr>
      </w:pPr>
      <w:del w:id="163"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Heading4"/>
        <w:numPr>
          <w:ilvl w:val="3"/>
          <w:numId w:val="2"/>
        </w:numPr>
        <w:rPr>
          <w:lang w:val="pt-BR"/>
        </w:rPr>
      </w:pPr>
      <w:bookmarkStart w:id="164" w:name="_Ref478497315"/>
      <w:r>
        <w:t>Incorporação do Tempo em Feed-Forward</w:t>
      </w:r>
      <w:bookmarkEnd w:id="164"/>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t>.</w:t>
      </w:r>
    </w:p>
    <w:p w14:paraId="50F31668" w14:textId="50CAFCB3" w:rsidR="00372529" w:rsidRDefault="6103A698" w:rsidP="00B81B91">
      <w:pPr>
        <w:rPr>
          <w:ins w:id="165" w:author="mario" w:date="2017-07-15T09:28:00Z"/>
        </w:rPr>
      </w:pPr>
      <w:r>
        <w:lastRenderedPageBreak/>
        <w:t>Um exemplo para este caso</w:t>
      </w:r>
      <w:r w:rsidR="00B81B91">
        <w:t xml:space="preserve"> é</w:t>
      </w:r>
      <w:r>
        <w:t xml:space="preserve">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p>
    <w:p w14:paraId="79D6CCE3" w14:textId="77777777" w:rsidR="009F4FA6" w:rsidRDefault="009F4FA6" w:rsidP="009F4FA6">
      <w:moveToRangeStart w:id="166" w:author="mario" w:date="2017-07-15T09:28:00Z" w:name="move487874215"/>
      <w:moveTo w:id="167" w:author="mario" w:date="2017-07-15T09:28:00Z">
        <w:r w:rsidRPr="43C6375D">
          <w:t>A</w:t>
        </w:r>
        <w:r>
          <w:t xml:space="preserve"> </w:t>
        </w:r>
        <w:r>
          <w:fldChar w:fldCharType="begin"/>
        </w:r>
        <w:r>
          <w:instrText xml:space="preserve"> REF _Ref484419267 \h </w:instrText>
        </w:r>
        <w:r>
          <w:fldChar w:fldCharType="separate"/>
        </w:r>
        <w:r>
          <w:t xml:space="preserve">Figura </w:t>
        </w:r>
        <w:r>
          <w:rPr>
            <w:noProof/>
          </w:rPr>
          <w:t>4</w:t>
        </w:r>
        <w:r>
          <w:fldChar w:fldCharType="end"/>
        </w:r>
        <w:r>
          <w:t xml:space="preserve"> ilustra uma TLFN focada, na qual as</w:t>
        </w:r>
        <w:r w:rsidRPr="43C6375D">
          <w:t xml:space="preserve"> entradas são apresentadas à camada de entrada neurônio por neurônio, ou seja, com um </w:t>
        </w:r>
        <w:r w:rsidRPr="6103A698">
          <w:rPr>
            <w:i/>
            <w:iCs/>
          </w:rPr>
          <w:t xml:space="preserve">delay. </w:t>
        </w:r>
        <w:r>
          <w:t>O</w:t>
        </w:r>
        <w:r w:rsidRPr="43C6375D">
          <w:t xml:space="preserve"> primeiro neurônio</w:t>
        </w:r>
        <w:r>
          <w:t xml:space="preserve"> alimentado com o dado do instante n</w:t>
        </w:r>
        <w:r w:rsidRPr="43C6375D">
          <w:t>,</w:t>
        </w:r>
        <w:r>
          <w:t xml:space="preserve"> o segundo com o dado d</w:t>
        </w:r>
        <w:r w:rsidRPr="43C6375D">
          <w:t xml:space="preserve">o </w:t>
        </w:r>
        <w:r>
          <w:t>n</w:t>
        </w:r>
        <w:r w:rsidRPr="6103A698">
          <w:rPr>
            <w:i/>
            <w:iCs/>
          </w:rPr>
          <w:t>-1</w:t>
        </w:r>
        <w:r>
          <w:t xml:space="preserve"> </w:t>
        </w:r>
        <w:r w:rsidRPr="43C6375D">
          <w:t>e assim por diante, até atingir</w:t>
        </w:r>
        <w:r>
          <w:t xml:space="preserve"> todos os neurônios da camada (p)</w:t>
        </w:r>
        <w:r w:rsidRPr="6103A698">
          <w:t>.</w:t>
        </w:r>
      </w:moveTo>
    </w:p>
    <w:moveToRangeEnd w:id="166"/>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Caption"/>
      </w:pPr>
      <w:bookmarkStart w:id="168" w:name="_Ref484419267"/>
      <w:bookmarkStart w:id="169" w:name="_Ref484419251"/>
      <w:bookmarkStart w:id="170" w:name="_Toc486423005"/>
      <w:r>
        <w:t xml:space="preserve">Figura </w:t>
      </w:r>
      <w:fldSimple w:instr=" SEQ Figura \* ARABIC ">
        <w:r w:rsidR="00404D66">
          <w:rPr>
            <w:noProof/>
          </w:rPr>
          <w:t>4</w:t>
        </w:r>
      </w:fldSimple>
      <w:bookmarkEnd w:id="168"/>
      <w:r w:rsidRPr="00A15138">
        <w:t>. TLFN focada.</w:t>
      </w:r>
      <w:bookmarkEnd w:id="169"/>
      <w:bookmarkEnd w:id="170"/>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7C43C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71" w:author="mario" w:date="2017-07-15T09:28:00Z" w:name="move487874215"/>
      <w:moveFrom w:id="172"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71"/>
    <w:p w14:paraId="453D8624" w14:textId="523DE54C" w:rsidR="00135C3C" w:rsidRDefault="00135C3C" w:rsidP="006102FB">
      <w:pPr>
        <w:ind w:firstLine="0"/>
      </w:pPr>
    </w:p>
    <w:p w14:paraId="2B928933" w14:textId="6D7331B3" w:rsidR="00135C3C" w:rsidRDefault="43C6375D" w:rsidP="00AD1FC5">
      <w:pPr>
        <w:pStyle w:val="Heading3"/>
      </w:pPr>
      <w:bookmarkStart w:id="173" w:name="_Toc465711357"/>
      <w:bookmarkStart w:id="174" w:name="_Ref478158505"/>
      <w:bookmarkStart w:id="175" w:name="_Ref478158520"/>
      <w:bookmarkStart w:id="176" w:name="_Ref478497316"/>
      <w:bookmarkStart w:id="177" w:name="_Toc486423142"/>
      <w:r>
        <w:t>Recurrent Network</w:t>
      </w:r>
      <w:bookmarkEnd w:id="173"/>
      <w:bookmarkEnd w:id="174"/>
      <w:bookmarkEnd w:id="175"/>
      <w:bookmarkEnd w:id="176"/>
      <w:bookmarkEnd w:id="177"/>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178"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7C43C0" w:rsidRPr="007C43C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77777777" w:rsidR="009F4FA6" w:rsidRDefault="009F4FA6" w:rsidP="009F4FA6">
      <w:moveToRangeStart w:id="179" w:author="mario" w:date="2017-07-15T09:28:00Z" w:name="move487874245"/>
      <w:moveTo w:id="180" w:author="mario" w:date="2017-07-15T09:28:00Z">
        <w:r>
          <w:t xml:space="preserve">A </w:t>
        </w:r>
        <w:r>
          <w:fldChar w:fldCharType="begin"/>
        </w:r>
        <w:r>
          <w:instrText xml:space="preserve"> REF _Ref463108889 \h </w:instrText>
        </w:r>
        <w:r>
          <w:fldChar w:fldCharType="separate"/>
        </w:r>
        <w:r w:rsidRPr="00B81B91">
          <w:t>Figura 5</w:t>
        </w:r>
        <w:r>
          <w:fldChar w:fldCharType="end"/>
        </w:r>
        <w:r>
          <w:t xml:space="preserve"> ilustra uma rede recorrente, e nota-se a diferença dita anteriormente: o fluxo de dados tem uma parte cíclica.</w:t>
        </w:r>
      </w:moveTo>
    </w:p>
    <w:moveToRangeEnd w:id="179"/>
    <w:p w14:paraId="08A82CE9" w14:textId="77777777" w:rsidR="709AD7E9" w:rsidRDefault="709AD7E9" w:rsidP="00106770">
      <w:pPr>
        <w:rPr>
          <w:rFonts w:eastAsia="Arial"/>
        </w:rPr>
      </w:pPr>
    </w:p>
    <w:p w14:paraId="0C6576BC" w14:textId="7664C83F" w:rsidR="0053431D" w:rsidRPr="00B81B91" w:rsidRDefault="0053431D" w:rsidP="00B81B91">
      <w:pPr>
        <w:pStyle w:val="Caption"/>
      </w:pPr>
      <w:bookmarkStart w:id="181" w:name="_Ref463108889"/>
      <w:bookmarkStart w:id="182" w:name="_Toc465711391"/>
      <w:bookmarkStart w:id="183" w:name="_Toc486423006"/>
      <w:r w:rsidRPr="00B81B91">
        <w:t xml:space="preserve">Figura </w:t>
      </w:r>
      <w:fldSimple w:instr=" SEQ Figura \* ARABIC ">
        <w:r w:rsidR="00B81B91" w:rsidRPr="00B81B91">
          <w:t>5</w:t>
        </w:r>
      </w:fldSimple>
      <w:bookmarkEnd w:id="181"/>
      <w:r w:rsidRPr="00B81B91">
        <w:t>. Recurrent Network</w:t>
      </w:r>
      <w:bookmarkEnd w:id="182"/>
      <w:bookmarkEnd w:id="183"/>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7C43C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184" w:author="mario" w:date="2017-07-15T09:28:00Z" w:name="move487874245"/>
      <w:moveFrom w:id="185" w:author="mario" w:date="2017-07-15T09:28:00Z">
        <w:r w:rsidDel="009F4FA6">
          <w:t xml:space="preserve">A </w:t>
        </w:r>
        <w:r w:rsidR="00701AE4" w:rsidDel="009F4FA6">
          <w:fldChar w:fldCharType="begin"/>
        </w:r>
        <w:r w:rsidR="00701AE4" w:rsidDel="009F4FA6">
          <w:instrText xml:space="preserve"> REF _Ref463108889 \h </w:instrText>
        </w:r>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184"/>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7C43C0">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49ACF923" w:rsidR="0087680B" w:rsidRDefault="709AD7E9" w:rsidP="00AD1FC5">
      <w:pPr>
        <w:pStyle w:val="Heading2"/>
      </w:pPr>
      <w:bookmarkStart w:id="186" w:name="_Toc465711358"/>
      <w:bookmarkStart w:id="187" w:name="_Ref479840862"/>
      <w:bookmarkStart w:id="188" w:name="_Toc486423143"/>
      <w:r>
        <w:t>Aprendizagem</w:t>
      </w:r>
      <w:bookmarkEnd w:id="186"/>
      <w:bookmarkEnd w:id="187"/>
      <w:bookmarkEnd w:id="188"/>
    </w:p>
    <w:p w14:paraId="27D2B4CE" w14:textId="77777777" w:rsidR="00B81B91" w:rsidRDefault="00F30CAA" w:rsidP="00B81B91">
      <w:pPr>
        <w:rPr>
          <w:ins w:id="189"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7C43C0">
            <w:rPr>
              <w:noProof/>
            </w:rPr>
            <w:t>(HEATON, 2011)</w:t>
          </w:r>
          <w:r w:rsidR="006102FB">
            <w:fldChar w:fldCharType="end"/>
          </w:r>
        </w:sdtContent>
      </w:sdt>
      <w:r w:rsidR="00B81B91">
        <w:t>.</w:t>
      </w:r>
      <w:r w:rsidR="006102FB">
        <w:t xml:space="preserve"> </w:t>
      </w:r>
      <w:bookmarkStart w:id="190" w:name="_Ref463108821"/>
      <w:bookmarkStart w:id="191" w:name="_Toc465711393"/>
    </w:p>
    <w:p w14:paraId="60BB4FDA" w14:textId="77777777" w:rsidR="009F4FA6" w:rsidRDefault="009F4FA6" w:rsidP="009F4FA6">
      <w:moveToRangeStart w:id="192" w:author="mario" w:date="2017-07-15T09:28:00Z" w:name="move487874265"/>
      <w:moveTo w:id="193" w:author="mario" w:date="2017-07-15T09:28:00Z">
        <w:r>
          <w:t>Monard e Baranauskas (2003) explicam a</w:t>
        </w:r>
        <w:r w:rsidRPr="6103A698">
          <w:t xml:space="preserve"> </w:t>
        </w:r>
        <w:r>
          <w:fldChar w:fldCharType="begin"/>
        </w:r>
        <w:r>
          <w:instrText xml:space="preserve"> REF _Ref463108821 \h </w:instrText>
        </w:r>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192"/>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Caption"/>
      </w:pPr>
      <w:bookmarkStart w:id="194" w:name="_Toc486423007"/>
      <w:r>
        <w:t xml:space="preserve">Figura </w:t>
      </w:r>
      <w:fldSimple w:instr=" SEQ Figura \* ARABIC ">
        <w:r w:rsidR="00B81B91">
          <w:rPr>
            <w:noProof/>
          </w:rPr>
          <w:t>6</w:t>
        </w:r>
      </w:fldSimple>
      <w:bookmarkEnd w:id="190"/>
      <w:r w:rsidRPr="00197CF5">
        <w:t>. Hierarquia do aprendizado</w:t>
      </w:r>
      <w:bookmarkEnd w:id="191"/>
      <w:bookmarkEnd w:id="194"/>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t xml:space="preserve">Fonte: </w:t>
      </w:r>
      <w:r>
        <w:fldChar w:fldCharType="begin"/>
      </w:r>
      <w:r>
        <w:instrText xml:space="preserve"> CITATION Mon03 \l 1046 </w:instrText>
      </w:r>
      <w:r>
        <w:fldChar w:fldCharType="separate"/>
      </w:r>
      <w:r w:rsidR="007C43C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195" w:author="mario" w:date="2017-07-15T09:28:00Z" w:name="move487874265"/>
      <w:moveFrom w:id="196"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195"/>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197"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198" w:author="mario" w:date="2017-07-15T09:29:00Z" w:name="move487874288"/>
      <w:moveTo w:id="199" w:author="mario" w:date="2017-07-15T09:29:00Z">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t xml:space="preserve">Figura </w:t>
        </w:r>
        <w:r>
          <w:rPr>
            <w:noProof/>
          </w:rPr>
          <w:t>7</w:t>
        </w:r>
        <w:r>
          <w:fldChar w:fldCharType="end"/>
        </w:r>
        <w:r>
          <w:t xml:space="preserve"> (a) e (b).</w:t>
        </w:r>
      </w:moveTo>
    </w:p>
    <w:moveToRangeEnd w:id="198"/>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Caption"/>
        <w:rPr>
          <w:i/>
        </w:rPr>
      </w:pPr>
      <w:bookmarkStart w:id="200" w:name="_Ref474871108"/>
      <w:bookmarkStart w:id="201" w:name="_Ref474871088"/>
      <w:bookmarkStart w:id="202" w:name="_Toc486423008"/>
      <w:r>
        <w:t xml:space="preserve">Figura </w:t>
      </w:r>
      <w:fldSimple w:instr=" SEQ Figura \* ARABIC ">
        <w:r w:rsidR="00241171">
          <w:rPr>
            <w:noProof/>
          </w:rPr>
          <w:t>7</w:t>
        </w:r>
      </w:fldSimple>
      <w:bookmarkEnd w:id="200"/>
      <w:r>
        <w:t xml:space="preserve">. Redes com e sem </w:t>
      </w:r>
      <w:r>
        <w:rPr>
          <w:i/>
        </w:rPr>
        <w:t>dropout</w:t>
      </w:r>
      <w:bookmarkEnd w:id="201"/>
      <w:bookmarkEnd w:id="202"/>
    </w:p>
    <w:p w14:paraId="79A5E090" w14:textId="028B5081" w:rsidR="00987CB1" w:rsidRDefault="00987CB1" w:rsidP="002F168E">
      <w:pPr>
        <w:pStyle w:val="Image"/>
        <w:rPr>
          <w:i/>
        </w:rPr>
      </w:pPr>
      <w:r>
        <w:rPr>
          <w:lang w:val="en-US" w:eastAsia="en-US"/>
        </w:rP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7C43C0">
            <w:rPr>
              <w:noProof/>
            </w:rPr>
            <w:t xml:space="preserve">(SRIVASTAVA, HINTON, </w:t>
          </w:r>
          <w:r w:rsidR="007C43C0">
            <w:rPr>
              <w:i/>
              <w:iCs/>
              <w:noProof/>
            </w:rPr>
            <w:t>et al.</w:t>
          </w:r>
          <w:r w:rsidR="007C43C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03" w:author="mario" w:date="2017-07-15T09:29:00Z" w:name="move487874288"/>
      <w:moveFrom w:id="204"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03"/>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Heading3"/>
      </w:pPr>
      <w:bookmarkStart w:id="205" w:name="_Toc465711359"/>
      <w:bookmarkStart w:id="206" w:name="_Toc486423144"/>
      <w:r>
        <w:t>Backpropagation</w:t>
      </w:r>
      <w:bookmarkEnd w:id="205"/>
      <w:bookmarkEnd w:id="206"/>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7C43C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lastRenderedPageBreak/>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BodyText"/>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estará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7C43C0">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7C43C0">
            <w:rPr>
              <w:noProof/>
            </w:rPr>
            <w:t>(HEATON RESERACH, 2014)</w:t>
          </w:r>
          <w:r w:rsidR="006F4BBC">
            <w:fldChar w:fldCharType="end"/>
          </w:r>
        </w:sdtContent>
      </w:sdt>
      <w:r w:rsidR="006F4BBC">
        <w:t xml:space="preserve">, </w:t>
      </w:r>
      <w:bookmarkStart w:id="207" w:name="_Toc465711362"/>
      <w:r w:rsidR="00245ADC" w:rsidRPr="00AA69E8">
        <w:rPr>
          <w:i/>
        </w:rPr>
        <w:t>Quick</w:t>
      </w:r>
      <w:r w:rsidR="006F4BBC" w:rsidRPr="00AA69E8">
        <w:rPr>
          <w:i/>
        </w:rPr>
        <w:t xml:space="preserve"> </w:t>
      </w:r>
      <w:r w:rsidR="00245ADC" w:rsidRPr="00AA69E8">
        <w:rPr>
          <w:i/>
        </w:rPr>
        <w:t>Propagation</w:t>
      </w:r>
      <w:bookmarkEnd w:id="207"/>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7C43C0">
            <w:rPr>
              <w:noProof/>
            </w:rPr>
            <w:t>(FAHLMAN, 1988)</w:t>
          </w:r>
          <w:r w:rsidR="00BD6299">
            <w:fldChar w:fldCharType="end"/>
          </w:r>
        </w:sdtContent>
      </w:sdt>
      <w:r w:rsidR="006F4BBC">
        <w:t xml:space="preserve">, </w:t>
      </w:r>
      <w:bookmarkStart w:id="208"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208"/>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7C43C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Heading2"/>
      </w:pPr>
      <w:bookmarkStart w:id="209" w:name="_Toc465711364"/>
      <w:bookmarkStart w:id="210" w:name="_Ref478744429"/>
      <w:bookmarkStart w:id="211" w:name="_Toc486423145"/>
      <w:r>
        <w:t>Normalização</w:t>
      </w:r>
      <w:bookmarkEnd w:id="209"/>
      <w:bookmarkEnd w:id="210"/>
      <w:bookmarkEnd w:id="211"/>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7C43C0">
            <w:rPr>
              <w:noProof/>
            </w:rPr>
            <w:t>(HEATON, 2011)</w:t>
          </w:r>
          <w:r>
            <w:fldChar w:fldCharType="end"/>
          </w:r>
        </w:sdtContent>
      </w:sdt>
      <w:r w:rsidRPr="6103A698">
        <w:t>.</w:t>
      </w:r>
    </w:p>
    <w:p w14:paraId="7F795288" w14:textId="235AE6D9" w:rsidR="003A1D26" w:rsidRDefault="003A1D26" w:rsidP="002078DB">
      <w:r>
        <w:t xml:space="preserve">É possível normalizar </w:t>
      </w:r>
      <w:r w:rsidR="00CA2F21">
        <w:t xml:space="preserve">os dados </w:t>
      </w:r>
      <w:r>
        <w:t>de várias formas, desde regra de</w:t>
      </w:r>
      <w:r w:rsidR="00783D6B">
        <w:t xml:space="preserve"> três até </w:t>
      </w:r>
      <w:r w:rsidR="005B6548">
        <w:t>o</w:t>
      </w:r>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Caption"/>
      </w:pPr>
      <w:bookmarkStart w:id="212" w:name="_Ref486411125"/>
      <w:bookmarkStart w:id="213" w:name="_Toc486423072"/>
      <w:r>
        <w:t xml:space="preserve">Equação </w:t>
      </w:r>
      <w:fldSimple w:instr=" SEQ Equação \* ARABIC ">
        <w:r w:rsidR="005B6548">
          <w:rPr>
            <w:noProof/>
          </w:rPr>
          <w:t>2</w:t>
        </w:r>
      </w:fldSimple>
      <w:bookmarkEnd w:id="212"/>
      <w:r>
        <w:t>. Normalização</w:t>
      </w:r>
      <w:bookmarkEnd w:id="213"/>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14"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15" w:author="mario" w:date="2017-07-15T09:29:00Z" w:name="move487874306"/>
      <w:moveTo w:id="216" w:author="mario" w:date="2017-07-15T09:29:00Z">
        <w:r>
          <w:t xml:space="preserve">Como mostra a </w:t>
        </w:r>
        <w:r>
          <w:fldChar w:fldCharType="begin"/>
        </w:r>
        <w:r>
          <w:instrText xml:space="preserve"> REF _Ref486411158 \h </w:instrText>
        </w:r>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15"/>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Caption"/>
      </w:pPr>
      <w:bookmarkStart w:id="217" w:name="_Ref486411158"/>
      <w:bookmarkStart w:id="218" w:name="_Toc486423073"/>
      <w:r>
        <w:t xml:space="preserve">Equação </w:t>
      </w:r>
      <w:fldSimple w:instr=" SEQ Equação \* ARABIC ">
        <w:r w:rsidR="005B6548">
          <w:rPr>
            <w:noProof/>
          </w:rPr>
          <w:t>3</w:t>
        </w:r>
      </w:fldSimple>
      <w:bookmarkEnd w:id="217"/>
      <w:r>
        <w:t>. Normalização com margem</w:t>
      </w:r>
      <w:bookmarkEnd w:id="218"/>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19" w:author="mario" w:date="2017-07-15T09:29:00Z" w:name="move487874306"/>
      <w:moveFrom w:id="220"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19"/>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Caption"/>
        <w:ind w:firstLine="0"/>
      </w:pPr>
      <w:bookmarkStart w:id="221" w:name="_Ref465195472"/>
      <w:bookmarkStart w:id="222" w:name="_Toc465711378"/>
      <w:bookmarkStart w:id="223" w:name="_Toc486423068"/>
      <w:r>
        <w:t xml:space="preserve">Tabela </w:t>
      </w:r>
      <w:fldSimple w:instr=" SEQ Tabela \* ARABIC ">
        <w:r w:rsidR="005B6548">
          <w:rPr>
            <w:noProof/>
          </w:rPr>
          <w:t>1</w:t>
        </w:r>
      </w:fldSimple>
      <w:bookmarkEnd w:id="221"/>
      <w:r>
        <w:t>. Preços PRIO3 “puros”</w:t>
      </w:r>
      <w:bookmarkEnd w:id="222"/>
      <w:bookmarkEnd w:id="223"/>
    </w:p>
    <w:p w14:paraId="62D2A623" w14:textId="03E39B23" w:rsidR="00D93C67" w:rsidRDefault="00D93C67" w:rsidP="002F168E">
      <w:pPr>
        <w:pStyle w:val="Image"/>
      </w:pPr>
      <w:r>
        <w:rPr>
          <w:lang w:val="en-US" w:eastAsia="en-US"/>
        </w:rPr>
        <w:lastRenderedPageBreak/>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0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Caption"/>
      </w:pPr>
      <w:bookmarkStart w:id="224" w:name="_Ref486411279"/>
      <w:bookmarkStart w:id="225" w:name="_Toc486423074"/>
      <w:r>
        <w:t xml:space="preserve">Equação </w:t>
      </w:r>
      <w:fldSimple w:instr=" SEQ Equação \* ARABIC ">
        <w:r w:rsidR="005B6548">
          <w:rPr>
            <w:noProof/>
          </w:rPr>
          <w:t>4</w:t>
        </w:r>
      </w:fldSimple>
      <w:bookmarkEnd w:id="224"/>
      <w:r>
        <w:t>. Normalização exemplo</w:t>
      </w:r>
      <w:bookmarkEnd w:id="225"/>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Caption"/>
        <w:ind w:firstLine="0"/>
      </w:pPr>
      <w:bookmarkStart w:id="226" w:name="_Ref465274968"/>
      <w:bookmarkStart w:id="227" w:name="_Ref465274948"/>
      <w:bookmarkStart w:id="228" w:name="_Toc465711379"/>
      <w:bookmarkStart w:id="229" w:name="_Toc486423069"/>
      <w:r>
        <w:t xml:space="preserve">Tabela </w:t>
      </w:r>
      <w:fldSimple w:instr=" SEQ Tabela \* ARABIC ">
        <w:r w:rsidR="005B6548">
          <w:rPr>
            <w:noProof/>
          </w:rPr>
          <w:t>2</w:t>
        </w:r>
      </w:fldSimple>
      <w:bookmarkEnd w:id="226"/>
      <w:r>
        <w:t>. PRIO3 normalizado</w:t>
      </w:r>
      <w:bookmarkEnd w:id="227"/>
      <w:bookmarkEnd w:id="228"/>
      <w:bookmarkEnd w:id="229"/>
    </w:p>
    <w:p w14:paraId="006F7C03" w14:textId="243099E8" w:rsidR="00021301" w:rsidRDefault="00021301" w:rsidP="002F168E">
      <w:pPr>
        <w:pStyle w:val="Image"/>
      </w:pPr>
      <w:r>
        <w:rPr>
          <w:lang w:val="en-US" w:eastAsia="en-US"/>
        </w:rP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Caption"/>
      </w:pPr>
      <w:bookmarkStart w:id="230" w:name="_Ref465275761"/>
      <w:bookmarkStart w:id="231" w:name="_Toc465711394"/>
      <w:bookmarkStart w:id="232" w:name="_Toc486423009"/>
      <w:r>
        <w:t xml:space="preserve">Figura </w:t>
      </w:r>
      <w:fldSimple w:instr=" SEQ Figura \* ARABIC ">
        <w:r w:rsidR="00460EC9">
          <w:rPr>
            <w:noProof/>
          </w:rPr>
          <w:t>8</w:t>
        </w:r>
      </w:fldSimple>
      <w:bookmarkEnd w:id="230"/>
      <w:r>
        <w:t xml:space="preserve">. </w:t>
      </w:r>
      <w:r w:rsidRPr="007D0009">
        <w:t xml:space="preserve">Maiores </w:t>
      </w:r>
      <w:r>
        <w:t>altas</w:t>
      </w:r>
      <w:r w:rsidRPr="007D0009">
        <w:t xml:space="preserve"> em 5 dias</w:t>
      </w:r>
      <w:bookmarkEnd w:id="231"/>
      <w:bookmarkEnd w:id="232"/>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7C43C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Caption"/>
      </w:pPr>
      <w:bookmarkStart w:id="233" w:name="_Ref465275767"/>
      <w:bookmarkStart w:id="234" w:name="_Toc465711395"/>
      <w:bookmarkStart w:id="235" w:name="_Toc486423010"/>
      <w:r>
        <w:lastRenderedPageBreak/>
        <w:t xml:space="preserve">Figura </w:t>
      </w:r>
      <w:fldSimple w:instr=" SEQ Figura \* ARABIC ">
        <w:r w:rsidR="005B6548">
          <w:rPr>
            <w:noProof/>
          </w:rPr>
          <w:t>9</w:t>
        </w:r>
      </w:fldSimple>
      <w:bookmarkEnd w:id="233"/>
      <w:r>
        <w:t>. Maiores quedas em 5 dias</w:t>
      </w:r>
      <w:bookmarkEnd w:id="234"/>
      <w:bookmarkEnd w:id="235"/>
    </w:p>
    <w:p w14:paraId="54EA14D4" w14:textId="3837D7A4" w:rsidR="005212E7" w:rsidRDefault="005212E7" w:rsidP="002F168E">
      <w:pPr>
        <w:pStyle w:val="Image"/>
      </w:pPr>
      <w:r>
        <w:rPr>
          <w:lang w:val="en-US" w:eastAsia="en-US"/>
        </w:rP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7C43C0">
            <w:rPr>
              <w:noProof/>
            </w:rPr>
            <w:t>(BARCHART, 2016)</w:t>
          </w:r>
          <w:r>
            <w:fldChar w:fldCharType="end"/>
          </w:r>
        </w:sdtContent>
      </w:sdt>
    </w:p>
    <w:p w14:paraId="6957F0D7" w14:textId="777A2ED8" w:rsidR="00882F55" w:rsidRDefault="005579BF" w:rsidP="00AD1FC5">
      <w:pPr>
        <w:pStyle w:val="Heading1"/>
      </w:pPr>
      <w:r>
        <w:br w:type="page"/>
      </w:r>
      <w:bookmarkStart w:id="236" w:name="_Toc486423146"/>
      <w:r w:rsidR="009D104B">
        <w:lastRenderedPageBreak/>
        <w:t>ESTADO DA ARTE</w:t>
      </w:r>
      <w:bookmarkEnd w:id="236"/>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Heading2"/>
      </w:pPr>
      <w:bookmarkStart w:id="237" w:name="_Toc465711366"/>
      <w:bookmarkStart w:id="238" w:name="_Toc486423147"/>
      <w:r>
        <w:t>Excel + VBA</w:t>
      </w:r>
      <w:bookmarkEnd w:id="237"/>
      <w:bookmarkEnd w:id="238"/>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7C43C0">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7C43C0">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NeuroXL</w:t>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7C43C0">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7C43C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Heading2"/>
      </w:pPr>
      <w:bookmarkStart w:id="239" w:name="_Toc486423148"/>
      <w:r>
        <w:t>Weka</w:t>
      </w:r>
      <w:bookmarkEnd w:id="239"/>
    </w:p>
    <w:p w14:paraId="0FF269DA" w14:textId="7CED7BD8" w:rsidR="00CD55E6" w:rsidRDefault="00CD55E6" w:rsidP="00CD55E6">
      <w:pPr>
        <w:rPr>
          <w:lang w:eastAsia="pt-BR"/>
        </w:rPr>
      </w:pPr>
    </w:p>
    <w:p w14:paraId="3DB5104B" w14:textId="222FB39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7C43C0">
            <w:rPr>
              <w:noProof/>
            </w:rPr>
            <w:t>(UNIVERSITY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7C43C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7C43C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Heading2"/>
      </w:pPr>
      <w:bookmarkStart w:id="240" w:name="_Toc486423149"/>
      <w:r>
        <w:t>Neuroph Studio</w:t>
      </w:r>
      <w:bookmarkEnd w:id="240"/>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7C43C0">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7C43C0">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7C43C0">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Heading2"/>
      </w:pPr>
      <w:bookmarkStart w:id="241" w:name="_Toc486423150"/>
      <w:r w:rsidRPr="00267991">
        <w:t>Matlab</w:t>
      </w:r>
      <w:bookmarkEnd w:id="241"/>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7C43C0">
            <w:rPr>
              <w:noProof/>
            </w:rPr>
            <w:t>(MATHWORKS, 2007)</w:t>
          </w:r>
          <w:r w:rsidR="00451AFD">
            <w:fldChar w:fldCharType="end"/>
          </w:r>
        </w:sdtContent>
      </w:sdt>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7C43C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Heading2"/>
      </w:pPr>
      <w:bookmarkStart w:id="242" w:name="_Toc486423151"/>
      <w:r>
        <w:t>NeuroFURG</w:t>
      </w:r>
      <w:bookmarkEnd w:id="242"/>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7C43C0">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7C43C0" w:rsidRPr="007C43C0">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rPr>
          <w:ins w:id="243" w:author="mario" w:date="2017-07-15T09:30:00Z"/>
        </w:rPr>
      </w:pPr>
      <w:bookmarkStart w:id="244" w:name="_Ref478497309"/>
      <w:bookmarkStart w:id="245" w:name="_Ref478497310"/>
      <w:bookmarkStart w:id="246" w:name="_Toc486423152"/>
      <w:r>
        <w:t>Comparativo</w:t>
      </w:r>
      <w:bookmarkStart w:id="247" w:name="_Ref465362275"/>
      <w:bookmarkEnd w:id="244"/>
      <w:bookmarkEnd w:id="245"/>
      <w:bookmarkEnd w:id="246"/>
    </w:p>
    <w:p w14:paraId="75FDD927" w14:textId="1276FAB6" w:rsidR="009F4FA6" w:rsidRDefault="009F4FA6" w:rsidP="009F4FA6">
      <w:ins w:id="248" w:author="mario" w:date="2017-07-15T09:30:00Z">
        <w:r>
          <w:t xml:space="preserve">Nesta secao sera apresentado o comparativo entre os softwares supracitados. </w:t>
        </w:r>
      </w:ins>
      <w:moveToRangeStart w:id="249" w:author="mario" w:date="2017-07-15T09:30:00Z" w:name="move487874336"/>
      <w:moveTo w:id="250" w:author="mario" w:date="2017-07-15T09:30:00Z">
        <w:r>
          <w:t xml:space="preserve">Pode-se notar que nenhum software é capaz de realizar todas as operações. Enquanto alguns são voltados somente às redes em si, outros permitem fazer a normalização dos dados e a extração, conforme mostra a </w:t>
        </w:r>
        <w:r>
          <w:fldChar w:fldCharType="begin"/>
        </w:r>
        <w:r>
          <w:instrText xml:space="preserve"> REF _Ref479846293 \h </w:instrText>
        </w:r>
        <w:r>
          <w:fldChar w:fldCharType="separate"/>
        </w:r>
        <w:r>
          <w:t xml:space="preserve">Tabela </w:t>
        </w:r>
        <w:r>
          <w:rPr>
            <w:noProof/>
          </w:rPr>
          <w:t>3</w:t>
        </w:r>
        <w:r>
          <w:fldChar w:fldCharType="end"/>
        </w:r>
        <w:r>
          <w:t>.</w:t>
        </w:r>
      </w:moveTo>
    </w:p>
    <w:moveToRangeEnd w:id="249"/>
    <w:p w14:paraId="493210F3" w14:textId="77777777" w:rsidR="009F4FA6" w:rsidRPr="009F4FA6" w:rsidRDefault="009F4FA6" w:rsidP="009F4FA6">
      <w:pPr>
        <w:rPr>
          <w:lang w:eastAsia="pt-BR"/>
          <w:rPrChange w:id="251" w:author="mario" w:date="2017-07-15T09:30:00Z">
            <w:rPr/>
          </w:rPrChange>
        </w:rPr>
        <w:pPrChange w:id="252" w:author="mario" w:date="2017-07-15T09:30:00Z">
          <w:pPr>
            <w:pStyle w:val="Heading2"/>
          </w:pPr>
        </w:pPrChange>
      </w:pPr>
    </w:p>
    <w:p w14:paraId="3CB30D03" w14:textId="77777777" w:rsidR="0053431D" w:rsidRDefault="0053431D" w:rsidP="0011043B">
      <w:pPr>
        <w:ind w:firstLine="0"/>
        <w:jc w:val="left"/>
      </w:pPr>
    </w:p>
    <w:p w14:paraId="3C06FB4A" w14:textId="525A6A82" w:rsidR="0053431D" w:rsidRDefault="0053431D" w:rsidP="0053431D">
      <w:pPr>
        <w:pStyle w:val="Caption"/>
      </w:pPr>
      <w:bookmarkStart w:id="253" w:name="_Ref479846293"/>
      <w:bookmarkStart w:id="254" w:name="_Toc486423070"/>
      <w:r>
        <w:t xml:space="preserve">Tabela </w:t>
      </w:r>
      <w:fldSimple w:instr=" SEQ Tabela \* ARABIC ">
        <w:r w:rsidR="00C109A2">
          <w:rPr>
            <w:noProof/>
          </w:rPr>
          <w:t>3</w:t>
        </w:r>
      </w:fldSimple>
      <w:bookmarkEnd w:id="253"/>
      <w:r>
        <w:t xml:space="preserve">. </w:t>
      </w:r>
      <w:r w:rsidR="00957937">
        <w:t xml:space="preserve">Comparativo </w:t>
      </w:r>
      <w:r w:rsidR="00C1541C">
        <w:t xml:space="preserve">entre os </w:t>
      </w:r>
      <w:r w:rsidR="00957937">
        <w:t>software</w:t>
      </w:r>
      <w:r w:rsidR="00C1541C">
        <w:t>s descritos</w:t>
      </w:r>
      <w:bookmarkEnd w:id="254"/>
    </w:p>
    <w:p w14:paraId="3BF0FE14" w14:textId="5DDAD8F3"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247"/>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255" w:author="mario" w:date="2017-07-15T09:30:00Z" w:name="move487874336"/>
      <w:moveFrom w:id="256" w:author="mario" w:date="2017-07-15T09:30:00Z">
        <w:r w:rsidDel="009F4FA6">
          <w:lastRenderedPageBreak/>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255"/>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Heading1"/>
      </w:pPr>
      <w:bookmarkStart w:id="257" w:name="_Toc486423153"/>
      <w:r>
        <w:t>REQUISITOS DO SISTEMA DE SOFTWARE</w:t>
      </w:r>
      <w:bookmarkEnd w:id="257"/>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Heading2"/>
      </w:pPr>
      <w:bookmarkStart w:id="258" w:name="_Toc486423154"/>
      <w:commentRangeStart w:id="259"/>
      <w:r>
        <w:t>Identificação dos requisitos</w:t>
      </w:r>
      <w:commentRangeEnd w:id="259"/>
      <w:r w:rsidR="00EB5650">
        <w:rPr>
          <w:rStyle w:val="CommentReference"/>
          <w:rFonts w:eastAsia="Times New Roman" w:cs="Times New Roman"/>
          <w:b w:val="0"/>
          <w:bCs w:val="0"/>
          <w:iCs w:val="0"/>
          <w:lang w:eastAsia="ar-SA"/>
        </w:rPr>
        <w:commentReference w:id="259"/>
      </w:r>
      <w:bookmarkEnd w:id="258"/>
    </w:p>
    <w:p w14:paraId="2B28410A" w14:textId="47A198A0" w:rsidR="00055061" w:rsidRDefault="00055061" w:rsidP="00460EC9">
      <w:pPr>
        <w:ind w:firstLine="0"/>
        <w:rPr>
          <w:lang w:eastAsia="pt-BR"/>
        </w:rPr>
      </w:pPr>
    </w:p>
    <w:p w14:paraId="1D68FAA8" w14:textId="0C1B8D5A" w:rsidR="002407D4" w:rsidRDefault="002407D4" w:rsidP="00AD1FC5">
      <w:pPr>
        <w:pStyle w:val="Heading3"/>
      </w:pPr>
      <w:bookmarkStart w:id="260" w:name="_Toc486423155"/>
      <w:r>
        <w:t>Requisitos Funcionais</w:t>
      </w:r>
      <w:bookmarkEnd w:id="260"/>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7C43C0" w:rsidRPr="007C43C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w:t>
      </w:r>
      <w:r w:rsidR="004C61E1">
        <w:rPr>
          <w:rFonts w:eastAsia="Arial"/>
        </w:rPr>
        <w:lastRenderedPageBreak/>
        <w:t xml:space="preserve">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Heading2"/>
      </w:pPr>
      <w:bookmarkStart w:id="261" w:name="__RefHeading___Toc1261_1614258110"/>
      <w:bookmarkStart w:id="262" w:name="_Toc447474823"/>
      <w:bookmarkStart w:id="263" w:name="__RefHeading___Toc1263_1614258110"/>
      <w:bookmarkStart w:id="264" w:name="_Toc447474824"/>
      <w:bookmarkStart w:id="265" w:name="_Toc395474966"/>
      <w:bookmarkStart w:id="266" w:name="_Toc486423156"/>
      <w:bookmarkEnd w:id="261"/>
      <w:bookmarkEnd w:id="262"/>
      <w:bookmarkEnd w:id="263"/>
      <w:r w:rsidRPr="00381262">
        <w:t>Modelagem</w:t>
      </w:r>
      <w:bookmarkEnd w:id="264"/>
      <w:bookmarkEnd w:id="265"/>
      <w:r w:rsidRPr="00381262">
        <w:t xml:space="preserve"> dos requisitos funcionais</w:t>
      </w:r>
      <w:bookmarkEnd w:id="266"/>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Heading3"/>
      </w:pPr>
      <w:bookmarkStart w:id="267" w:name="__RefHeading___Toc1265_1614258110"/>
      <w:bookmarkStart w:id="268" w:name="_Toc447474825"/>
      <w:bookmarkStart w:id="269" w:name="_Toc486423157"/>
      <w:bookmarkEnd w:id="267"/>
      <w:bookmarkEnd w:id="268"/>
      <w:r w:rsidRPr="00084545">
        <w:t>Atores</w:t>
      </w:r>
      <w:bookmarkEnd w:id="269"/>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Heading3"/>
        <w:rPr>
          <w:rFonts w:ascii="Times New Roman,Calibri" w:eastAsia="Times New Roman,Calibri" w:hAnsi="Times New Roman,Calibri" w:cs="Times New Roman,Calibri"/>
          <w:color w:val="00000A"/>
        </w:rPr>
      </w:pPr>
      <w:bookmarkStart w:id="270" w:name="_Toc486423158"/>
      <w:r>
        <w:t xml:space="preserve">Diagrama de </w:t>
      </w:r>
      <w:r w:rsidR="002A209B">
        <w:t xml:space="preserve">caso </w:t>
      </w:r>
      <w:r>
        <w:t>de uso</w:t>
      </w:r>
      <w:bookmarkEnd w:id="270"/>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Caption"/>
      </w:pPr>
      <w:bookmarkStart w:id="271" w:name="_Toc486423011"/>
      <w:r>
        <w:t xml:space="preserve">Figura </w:t>
      </w:r>
      <w:fldSimple w:instr=" SEQ Figura \* ARABIC ">
        <w:r w:rsidR="00D003CB">
          <w:rPr>
            <w:noProof/>
          </w:rPr>
          <w:t>10</w:t>
        </w:r>
      </w:fldSimple>
      <w:r>
        <w:t xml:space="preserve">. </w:t>
      </w:r>
      <w:r w:rsidR="004C61E1">
        <w:t>Diagrama de caso de uso</w:t>
      </w:r>
      <w:bookmarkEnd w:id="271"/>
    </w:p>
    <w:p w14:paraId="1DE2A391" w14:textId="03530A24" w:rsidR="00084545" w:rsidRDefault="00BA564B" w:rsidP="002F168E">
      <w:pPr>
        <w:pStyle w:val="Image"/>
      </w:pPr>
      <w:r w:rsidRPr="00BA564B">
        <w:rPr>
          <w:lang w:val="en-US" w:eastAsia="en-US"/>
        </w:rPr>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Caption"/>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Heading3"/>
      </w:pPr>
      <w:bookmarkStart w:id="272" w:name="_Toc486423159"/>
      <w:r>
        <w:t>Especificação do</w:t>
      </w:r>
      <w:r w:rsidR="00191C81">
        <w:t>s</w:t>
      </w:r>
      <w:r>
        <w:t xml:space="preserve"> Caso</w:t>
      </w:r>
      <w:r w:rsidR="00191C81">
        <w:t>s</w:t>
      </w:r>
      <w:r>
        <w:t xml:space="preserve"> de Uso</w:t>
      </w:r>
      <w:bookmarkEnd w:id="272"/>
    </w:p>
    <w:p w14:paraId="1199C9BB" w14:textId="70B92D70" w:rsidR="00CD473C" w:rsidRDefault="00CD473C" w:rsidP="00E0085F">
      <w:pPr>
        <w:pStyle w:val="BodyText"/>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7C43C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BodyText"/>
        <w:rPr>
          <w:lang w:eastAsia="pt-BR"/>
        </w:rPr>
      </w:pPr>
    </w:p>
    <w:p w14:paraId="0B110AAA" w14:textId="77777777" w:rsidR="00D003CB" w:rsidRDefault="00D003CB" w:rsidP="00CD473C">
      <w:pPr>
        <w:pStyle w:val="BodyText"/>
        <w:rPr>
          <w:lang w:eastAsia="pt-BR"/>
        </w:rPr>
      </w:pPr>
    </w:p>
    <w:p w14:paraId="27D2E1AB" w14:textId="77777777" w:rsidR="00D003CB" w:rsidRDefault="00D003CB" w:rsidP="00CD473C">
      <w:pPr>
        <w:pStyle w:val="BodyText"/>
        <w:rPr>
          <w:lang w:eastAsia="pt-BR"/>
        </w:rPr>
      </w:pPr>
    </w:p>
    <w:p w14:paraId="602822A7" w14:textId="77777777" w:rsidR="00D003CB" w:rsidRPr="00CD473C" w:rsidRDefault="00D003CB" w:rsidP="00CD473C">
      <w:pPr>
        <w:pStyle w:val="BodyTex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Caption"/>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Heading1"/>
      </w:pPr>
      <w:bookmarkStart w:id="273" w:name="_Toc486423160"/>
      <w:r w:rsidRPr="00AD1FC5">
        <w:lastRenderedPageBreak/>
        <w:t>Desenvolvimento</w:t>
      </w:r>
      <w:r>
        <w:t xml:space="preserve"> do projeto</w:t>
      </w:r>
      <w:bookmarkEnd w:id="273"/>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BodyTextIndent3"/>
        <w:spacing w:after="0"/>
        <w:ind w:left="0"/>
        <w:rPr>
          <w:rFonts w:cs="Arial"/>
          <w:sz w:val="24"/>
          <w:szCs w:val="24"/>
        </w:rPr>
      </w:pPr>
    </w:p>
    <w:p w14:paraId="29D23FF3" w14:textId="5EB768E6" w:rsidR="00381262" w:rsidRDefault="00381262" w:rsidP="00AD1FC5">
      <w:pPr>
        <w:pStyle w:val="Heading2"/>
      </w:pPr>
      <w:bookmarkStart w:id="274" w:name="_Toc486423161"/>
      <w:r>
        <w:t>Análise</w:t>
      </w:r>
      <w:bookmarkEnd w:id="274"/>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Heading3"/>
      </w:pPr>
      <w:bookmarkStart w:id="275" w:name="_Toc486423162"/>
      <w:r>
        <w:t>Diagrama de Classes de Análise (Visão de Negócio)</w:t>
      </w:r>
      <w:bookmarkEnd w:id="275"/>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276" w:name="_Ref476398108"/>
      <w:r>
        <w:br w:type="page"/>
      </w:r>
    </w:p>
    <w:p w14:paraId="5A861699" w14:textId="7EDFAF51" w:rsidR="00067967" w:rsidRDefault="0053431D" w:rsidP="009E749C">
      <w:pPr>
        <w:pStyle w:val="Caption"/>
      </w:pPr>
      <w:bookmarkStart w:id="277" w:name="_Toc486423012"/>
      <w:r>
        <w:lastRenderedPageBreak/>
        <w:t xml:space="preserve">Figura </w:t>
      </w:r>
      <w:fldSimple w:instr=" SEQ Figura \* ARABIC ">
        <w:r w:rsidR="005B1AE8">
          <w:rPr>
            <w:noProof/>
          </w:rPr>
          <w:t>11</w:t>
        </w:r>
      </w:fldSimple>
      <w:bookmarkEnd w:id="276"/>
      <w:r>
        <w:t>. Diagrama de Classes de negócio</w:t>
      </w:r>
      <w:bookmarkEnd w:id="277"/>
    </w:p>
    <w:p w14:paraId="4BDDD260" w14:textId="157A9B71" w:rsidR="006C1DDD" w:rsidRDefault="006E15D2" w:rsidP="002F168E">
      <w:pPr>
        <w:pStyle w:val="Image"/>
      </w:pPr>
      <w:r>
        <w:rPr>
          <w:lang w:val="en-US" w:eastAsia="en-US"/>
        </w:rP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1764B6EC" w:rsidR="00ED5B11" w:rsidRDefault="00A52DED" w:rsidP="00AD1FC5">
      <w:pPr>
        <w:pStyle w:val="Heading2"/>
      </w:pPr>
      <w:bookmarkStart w:id="278" w:name="_Toc486423163"/>
      <w:r w:rsidRPr="00AD1FC5">
        <w:t>Projeto</w:t>
      </w:r>
      <w:bookmarkEnd w:id="278"/>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Heading3"/>
      </w:pPr>
      <w:bookmarkStart w:id="279" w:name="_Toc486423164"/>
      <w:r>
        <w:t>Arquitetura do Sistema</w:t>
      </w:r>
      <w:bookmarkEnd w:id="279"/>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Caption"/>
      </w:pPr>
      <w:bookmarkStart w:id="280" w:name="_Toc486423013"/>
      <w:r>
        <w:t xml:space="preserve">Figura </w:t>
      </w:r>
      <w:fldSimple w:instr=" SEQ Figura \* ARABIC ">
        <w:r w:rsidR="000B1BDA">
          <w:rPr>
            <w:noProof/>
          </w:rPr>
          <w:t>12</w:t>
        </w:r>
      </w:fldSimple>
      <w:r>
        <w:t>. Diagrama de implantação</w:t>
      </w:r>
      <w:bookmarkEnd w:id="280"/>
    </w:p>
    <w:p w14:paraId="522E1304" w14:textId="38F652D9" w:rsidR="00A52DED" w:rsidRDefault="006E15D2" w:rsidP="002F168E">
      <w:pPr>
        <w:pStyle w:val="Image"/>
      </w:pPr>
      <w:r>
        <w:rPr>
          <w:lang w:val="en-US" w:eastAsia="en-US"/>
        </w:rP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Heading3"/>
      </w:pPr>
      <w:bookmarkStart w:id="281" w:name="_Toc486423165"/>
      <w:r>
        <w:t>Diagrama de Classes de Projeto por Caso de Uso</w:t>
      </w:r>
      <w:bookmarkEnd w:id="281"/>
    </w:p>
    <w:p w14:paraId="40DE09F0" w14:textId="63E7F662" w:rsidR="0053431D" w:rsidRDefault="00F17C35" w:rsidP="008662A2">
      <w:pPr>
        <w:pStyle w:val="BodyText"/>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BodyText"/>
      </w:pPr>
    </w:p>
    <w:p w14:paraId="229C9944" w14:textId="77777777" w:rsidR="00865052" w:rsidRDefault="00865052" w:rsidP="008662A2">
      <w:pPr>
        <w:pStyle w:val="BodyText"/>
      </w:pPr>
    </w:p>
    <w:p w14:paraId="6CB077AE" w14:textId="77777777" w:rsidR="00865052" w:rsidRDefault="00865052" w:rsidP="008662A2">
      <w:pPr>
        <w:pStyle w:val="BodyText"/>
      </w:pPr>
    </w:p>
    <w:p w14:paraId="48EC2DF8" w14:textId="77777777" w:rsidR="00865052" w:rsidRDefault="00865052" w:rsidP="008662A2">
      <w:pPr>
        <w:pStyle w:val="BodyText"/>
      </w:pPr>
    </w:p>
    <w:p w14:paraId="27AC622E" w14:textId="77777777" w:rsidR="00865052" w:rsidRDefault="00865052" w:rsidP="008662A2">
      <w:pPr>
        <w:pStyle w:val="BodyText"/>
      </w:pPr>
    </w:p>
    <w:p w14:paraId="1B3F4572" w14:textId="77777777" w:rsidR="00865052" w:rsidRDefault="00865052" w:rsidP="008662A2">
      <w:pPr>
        <w:pStyle w:val="BodyText"/>
      </w:pPr>
    </w:p>
    <w:p w14:paraId="6557EBDF" w14:textId="77777777" w:rsidR="00865052" w:rsidRDefault="00865052" w:rsidP="008662A2">
      <w:pPr>
        <w:pStyle w:val="BodyText"/>
      </w:pPr>
    </w:p>
    <w:p w14:paraId="7900B275" w14:textId="77777777" w:rsidR="00865052" w:rsidRDefault="00865052" w:rsidP="008662A2">
      <w:pPr>
        <w:pStyle w:val="BodyText"/>
      </w:pPr>
    </w:p>
    <w:p w14:paraId="4956AADB" w14:textId="11B34AD5" w:rsidR="008662A2" w:rsidRPr="008662A2" w:rsidRDefault="0053431D" w:rsidP="008662A2">
      <w:pPr>
        <w:pStyle w:val="Caption"/>
      </w:pPr>
      <w:bookmarkStart w:id="282" w:name="_Toc486423014"/>
      <w:r w:rsidRPr="00ED5B11">
        <w:lastRenderedPageBreak/>
        <w:t xml:space="preserve">Figura </w:t>
      </w:r>
      <w:fldSimple w:instr=" SEQ Figura \* ARABIC ">
        <w:r w:rsidR="00B610E9">
          <w:rPr>
            <w:noProof/>
          </w:rPr>
          <w:t>13</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282"/>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53BFDF79" w:rsidR="006E15D2" w:rsidRDefault="006E15D2" w:rsidP="006E15D2">
      <w:pPr>
        <w:pStyle w:val="Caption"/>
      </w:pPr>
      <w:bookmarkStart w:id="283" w:name="_Toc486423015"/>
      <w:r>
        <w:t xml:space="preserve">Figura </w:t>
      </w:r>
      <w:fldSimple w:instr=" SEQ Figura \* ARABIC ">
        <w:r w:rsidR="00B610E9">
          <w:rPr>
            <w:noProof/>
          </w:rPr>
          <w:t>14</w:t>
        </w:r>
      </w:fldSimple>
      <w:r>
        <w:t xml:space="preserve">. Diagrama de </w:t>
      </w:r>
      <w:r w:rsidR="008662A2">
        <w:t>sequência</w:t>
      </w:r>
      <w:r>
        <w:t xml:space="preserve"> - </w:t>
      </w:r>
      <w:r w:rsidRPr="009565FD">
        <w:rPr>
          <w:i/>
        </w:rPr>
        <w:t>Create NN</w:t>
      </w:r>
      <w:bookmarkEnd w:id="283"/>
    </w:p>
    <w:p w14:paraId="066D110D" w14:textId="501346A2" w:rsidR="006E15D2" w:rsidRDefault="006E15D2" w:rsidP="00C924F0">
      <w:pPr>
        <w:pStyle w:val="Image"/>
      </w:pPr>
      <w:r>
        <w:rPr>
          <w:lang w:val="en-US" w:eastAsia="en-US"/>
        </w:rP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Caption"/>
      </w:pPr>
      <w:bookmarkStart w:id="284" w:name="_Toc486423016"/>
      <w:r>
        <w:t xml:space="preserve">Figura </w:t>
      </w:r>
      <w:fldSimple w:instr=" SEQ Figura \* ARABIC ">
        <w:r w:rsidR="00B610E9">
          <w:rPr>
            <w:noProof/>
          </w:rPr>
          <w:t>15</w:t>
        </w:r>
      </w:fldSimple>
      <w:r>
        <w:t xml:space="preserve">. Diagrama de classes de projeto - </w:t>
      </w:r>
      <w:r w:rsidRPr="009565FD">
        <w:rPr>
          <w:i/>
        </w:rPr>
        <w:t>Choose NN</w:t>
      </w:r>
      <w:bookmarkEnd w:id="284"/>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5947D7DE" w:rsidR="00C924F0" w:rsidRDefault="00C924F0" w:rsidP="00C924F0">
      <w:pPr>
        <w:pStyle w:val="Caption"/>
      </w:pPr>
      <w:bookmarkStart w:id="285" w:name="_Toc486423017"/>
      <w:r>
        <w:t xml:space="preserve">Figura </w:t>
      </w:r>
      <w:fldSimple w:instr=" SEQ Figura \* ARABIC ">
        <w:r w:rsidR="00B610E9">
          <w:rPr>
            <w:noProof/>
          </w:rPr>
          <w:t>16</w:t>
        </w:r>
      </w:fldSimple>
      <w:r>
        <w:t>. Diagrama de sequência - Choose NN</w:t>
      </w:r>
      <w:bookmarkEnd w:id="285"/>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Caption"/>
      </w:pPr>
      <w:bookmarkStart w:id="286" w:name="_Toc486423018"/>
      <w:r>
        <w:lastRenderedPageBreak/>
        <w:t xml:space="preserve">Figura </w:t>
      </w:r>
      <w:fldSimple w:instr=" SEQ Figura \* ARABIC ">
        <w:r w:rsidR="00B610E9">
          <w:rPr>
            <w:noProof/>
          </w:rPr>
          <w:t>17</w:t>
        </w:r>
      </w:fldSimple>
      <w:r>
        <w:t xml:space="preserve">. Diagrama de classes de projeto </w:t>
      </w:r>
      <w:r w:rsidRPr="009565FD">
        <w:rPr>
          <w:i/>
        </w:rPr>
        <w:t>- Import BMF Data</w:t>
      </w:r>
      <w:bookmarkEnd w:id="286"/>
    </w:p>
    <w:p w14:paraId="3B913AFA" w14:textId="0C124E1B" w:rsidR="00C924F0" w:rsidRPr="00C924F0" w:rsidRDefault="00C924F0" w:rsidP="00C924F0">
      <w:pPr>
        <w:pStyle w:val="Image"/>
      </w:pPr>
      <w:r>
        <w:rPr>
          <w:lang w:val="en-US" w:eastAsia="en-US"/>
        </w:rP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Caption"/>
      </w:pPr>
      <w:r>
        <w:t>Fonte: Autor (2017)</w:t>
      </w:r>
    </w:p>
    <w:p w14:paraId="61D7CFDF" w14:textId="77777777" w:rsidR="00B610E9" w:rsidRPr="00B610E9" w:rsidRDefault="00B610E9" w:rsidP="00B610E9"/>
    <w:p w14:paraId="54831939" w14:textId="18A0D021" w:rsidR="00C924F0" w:rsidRPr="009565FD" w:rsidRDefault="00C924F0" w:rsidP="00C924F0">
      <w:pPr>
        <w:pStyle w:val="Caption"/>
        <w:rPr>
          <w:i/>
        </w:rPr>
      </w:pPr>
      <w:bookmarkStart w:id="287" w:name="_Toc486423019"/>
      <w:r>
        <w:t xml:space="preserve">Figura </w:t>
      </w:r>
      <w:fldSimple w:instr=" SEQ Figura \* ARABIC ">
        <w:r w:rsidR="00B610E9">
          <w:rPr>
            <w:noProof/>
          </w:rPr>
          <w:t>18</w:t>
        </w:r>
      </w:fldSimple>
      <w:r>
        <w:t xml:space="preserve">. Diagrama de sequência </w:t>
      </w:r>
      <w:r w:rsidRPr="009565FD">
        <w:rPr>
          <w:i/>
        </w:rPr>
        <w:t>- Import BMF Data</w:t>
      </w:r>
      <w:bookmarkEnd w:id="287"/>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20A9BAC9" w14:textId="42DA7742" w:rsidR="00C924F0" w:rsidRDefault="00C924F0" w:rsidP="00C924F0"/>
    <w:p w14:paraId="521DE782" w14:textId="1EAB4A10" w:rsidR="00C924F0" w:rsidRPr="009565FD" w:rsidRDefault="00C924F0" w:rsidP="00C924F0">
      <w:pPr>
        <w:pStyle w:val="Caption"/>
        <w:rPr>
          <w:i/>
        </w:rPr>
      </w:pPr>
      <w:bookmarkStart w:id="288" w:name="_Toc486423020"/>
      <w:r>
        <w:lastRenderedPageBreak/>
        <w:t xml:space="preserve">Figura </w:t>
      </w:r>
      <w:fldSimple w:instr=" SEQ Figura \* ARABIC ">
        <w:r w:rsidR="00B610E9">
          <w:rPr>
            <w:noProof/>
          </w:rPr>
          <w:t>19</w:t>
        </w:r>
      </w:fldSimple>
      <w:r>
        <w:t xml:space="preserve">. Diagrama de classes de projeto - </w:t>
      </w:r>
      <w:r w:rsidRPr="009565FD">
        <w:rPr>
          <w:i/>
        </w:rPr>
        <w:t>Comparative Chart</w:t>
      </w:r>
      <w:bookmarkEnd w:id="288"/>
    </w:p>
    <w:p w14:paraId="5C919D00" w14:textId="2D8A522A" w:rsidR="00C924F0" w:rsidRDefault="00C924F0" w:rsidP="00C924F0">
      <w:pPr>
        <w:pStyle w:val="Image"/>
      </w:pPr>
      <w:r w:rsidRPr="00C924F0">
        <w:rPr>
          <w:lang w:val="en-US" w:eastAsia="en-US"/>
        </w:rPr>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18CECE23" w:rsidR="00C924F0" w:rsidRPr="009565FD" w:rsidRDefault="00C924F0" w:rsidP="00C924F0">
      <w:pPr>
        <w:pStyle w:val="Caption"/>
        <w:rPr>
          <w:i/>
        </w:rPr>
      </w:pPr>
      <w:bookmarkStart w:id="289" w:name="_Toc486423021"/>
      <w:r>
        <w:t xml:space="preserve">Figura </w:t>
      </w:r>
      <w:fldSimple w:instr=" SEQ Figura \* ARABIC ">
        <w:r w:rsidR="00B610E9">
          <w:rPr>
            <w:noProof/>
          </w:rPr>
          <w:t>20</w:t>
        </w:r>
      </w:fldSimple>
      <w:r>
        <w:t xml:space="preserve">. Diagrama de sequência - </w:t>
      </w:r>
      <w:r w:rsidRPr="009565FD">
        <w:rPr>
          <w:i/>
        </w:rPr>
        <w:t>Comparative Chart</w:t>
      </w:r>
      <w:bookmarkEnd w:id="289"/>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Caption"/>
      </w:pPr>
      <w:r>
        <w:t>Fonte: Autor (2017)</w:t>
      </w:r>
    </w:p>
    <w:p w14:paraId="4CC8C5EC" w14:textId="5502CE93" w:rsidR="00C924F0" w:rsidRPr="009565FD" w:rsidRDefault="00C924F0" w:rsidP="00C924F0">
      <w:pPr>
        <w:pStyle w:val="Caption"/>
        <w:rPr>
          <w:i/>
        </w:rPr>
      </w:pPr>
      <w:bookmarkStart w:id="290" w:name="_Toc486423022"/>
      <w:r>
        <w:lastRenderedPageBreak/>
        <w:t xml:space="preserve">Figura </w:t>
      </w:r>
      <w:fldSimple w:instr=" SEQ Figura \* ARABIC ">
        <w:r w:rsidR="00B610E9">
          <w:rPr>
            <w:noProof/>
          </w:rPr>
          <w:t>21</w:t>
        </w:r>
      </w:fldSimple>
      <w:r>
        <w:t xml:space="preserve">. Diagrama de classes de projeto </w:t>
      </w:r>
      <w:r w:rsidRPr="009565FD">
        <w:rPr>
          <w:i/>
        </w:rPr>
        <w:t>- Train NN</w:t>
      </w:r>
      <w:bookmarkEnd w:id="290"/>
    </w:p>
    <w:p w14:paraId="2EAB4017" w14:textId="109EDB76" w:rsidR="00C924F0" w:rsidRDefault="00C924F0" w:rsidP="00C924F0">
      <w:pPr>
        <w:pStyle w:val="Image"/>
      </w:pPr>
      <w:r>
        <w:rPr>
          <w:lang w:val="en-US" w:eastAsia="en-US"/>
        </w:rP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Caption"/>
      </w:pPr>
      <w:bookmarkStart w:id="291" w:name="_Toc486423023"/>
      <w:r>
        <w:t xml:space="preserve">Figura </w:t>
      </w:r>
      <w:fldSimple w:instr=" SEQ Figura \* ARABIC ">
        <w:r w:rsidR="00B610E9">
          <w:rPr>
            <w:noProof/>
          </w:rPr>
          <w:t>22</w:t>
        </w:r>
      </w:fldSimple>
      <w:r>
        <w:t xml:space="preserve">. Diagrama de sequência - </w:t>
      </w:r>
      <w:r w:rsidRPr="009565FD">
        <w:rPr>
          <w:i/>
        </w:rPr>
        <w:t>Train NN</w:t>
      </w:r>
      <w:bookmarkEnd w:id="291"/>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Heading1"/>
      </w:pPr>
      <w:bookmarkStart w:id="292" w:name="_Toc486423166"/>
      <w:r w:rsidRPr="00AD1FC5">
        <w:t>Detalhes de implementação.</w:t>
      </w:r>
      <w:bookmarkEnd w:id="292"/>
    </w:p>
    <w:p w14:paraId="3D0AA073" w14:textId="65E6A78F" w:rsidR="00F17C35" w:rsidRPr="00F17C35" w:rsidRDefault="00F17C35" w:rsidP="00F17C35">
      <w:pPr>
        <w:pStyle w:val="BodyText"/>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Heading2"/>
      </w:pPr>
      <w:bookmarkStart w:id="293" w:name="_Toc486423167"/>
      <w:r w:rsidRPr="00AD1FC5">
        <w:t>Topologia</w:t>
      </w:r>
      <w:bookmarkEnd w:id="293"/>
    </w:p>
    <w:p w14:paraId="1491AC5E" w14:textId="23FD74B3" w:rsidR="004B7E42" w:rsidRDefault="004B7E42" w:rsidP="004B7E42">
      <w:pPr>
        <w:rPr>
          <w:lang w:val="en-US"/>
        </w:rPr>
      </w:pPr>
    </w:p>
    <w:p w14:paraId="5E8205F2" w14:textId="78F80E89" w:rsidR="00AD1FC5" w:rsidRDefault="00C75C3E" w:rsidP="00C53E38">
      <w:pPr>
        <w:rPr>
          <w:ins w:id="294"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77777777" w:rsidR="009F4FA6" w:rsidRDefault="009F4FA6" w:rsidP="009F4FA6">
      <w:moveToRangeStart w:id="295" w:author="mario" w:date="2017-07-15T09:31:00Z" w:name="move487874421"/>
      <w:moveTo w:id="296" w:author="mario" w:date="2017-07-15T09:31:00Z">
        <w:r w:rsidRPr="00C53E38">
          <w:t xml:space="preserve">A </w:t>
        </w:r>
        <w:r w:rsidRPr="00C53E38">
          <w:fldChar w:fldCharType="begin"/>
        </w:r>
        <w:r w:rsidRPr="00C53E38">
          <w:instrText xml:space="preserve"> REF _Ref478497308 \h </w:instrText>
        </w:r>
        <w:r w:rsidRPr="00C53E38">
          <w:fldChar w:fldCharType="separate"/>
        </w:r>
        <w:r>
          <w:t xml:space="preserve">Figura </w:t>
        </w:r>
        <w:r>
          <w:rPr>
            <w:noProof/>
          </w:rPr>
          <w:t>23</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3 neurônios cada e com o </w:t>
        </w:r>
        <w:r>
          <w:rPr>
            <w:i/>
          </w:rPr>
          <w:t>date interval</w:t>
        </w:r>
        <w:r>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295"/>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Caption"/>
      </w:pPr>
      <w:bookmarkStart w:id="297" w:name="_Ref478497308"/>
      <w:bookmarkStart w:id="298" w:name="_Ref478500004"/>
      <w:bookmarkStart w:id="299" w:name="_Toc486423024"/>
      <w:r>
        <w:t xml:space="preserve">Figura </w:t>
      </w:r>
      <w:fldSimple w:instr=" SEQ Figura \* ARABIC ">
        <w:r w:rsidR="00C11719">
          <w:rPr>
            <w:noProof/>
          </w:rPr>
          <w:t>23</w:t>
        </w:r>
      </w:fldSimple>
      <w:bookmarkEnd w:id="297"/>
      <w:r>
        <w:t>. Topologia da RNA utilizada</w:t>
      </w:r>
      <w:bookmarkEnd w:id="298"/>
      <w:bookmarkEnd w:id="299"/>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0219831C" w:rsidR="009C18A7" w:rsidDel="009F4FA6" w:rsidRDefault="00C53E38" w:rsidP="009C18A7">
      <w:moveFromRangeStart w:id="300" w:author="mario" w:date="2017-07-15T09:31:00Z" w:name="move487874421"/>
      <w:moveFrom w:id="301" w:author="mario" w:date="2017-07-15T09:31:00Z">
        <w:r w:rsidRPr="00C53E38" w:rsidDel="009F4FA6">
          <w:t xml:space="preserve">A </w:t>
        </w:r>
        <w:r w:rsidRPr="00C53E38" w:rsidDel="009F4FA6">
          <w:fldChar w:fldCharType="begin"/>
        </w:r>
        <w:r w:rsidRPr="00C53E38" w:rsidDel="009F4FA6">
          <w:instrText xml:space="preserve"> REF _Ref478497308 \h </w:instrText>
        </w:r>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300"/>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pPr>
        <w:rPr>
          <w:ins w:id="302" w:author="mario" w:date="2017-07-15T09:31:00Z"/>
        </w:rPr>
      </w:pPr>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303" w:author="mario" w:date="2017-07-15T09:31:00Z" w:name="move487874431"/>
      <w:moveTo w:id="304" w:author="mario" w:date="2017-07-15T09:31:00Z">
        <w:r>
          <w:t xml:space="preserve">Já no início do código da </w:t>
        </w:r>
        <w:r>
          <w:fldChar w:fldCharType="begin"/>
        </w:r>
        <w:r>
          <w:instrText xml:space="preserve"> REF _Ref478500916 \h </w:instrText>
        </w:r>
        <w:r>
          <w:fldChar w:fldCharType="separate"/>
        </w:r>
        <w:r>
          <w:t xml:space="preserve">Figura </w:t>
        </w:r>
        <w:r>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moveTo>
      <w:sdt>
        <w:sdtPr>
          <w:id w:val="770051851"/>
          <w:citation/>
        </w:sdtPr>
        <w:sdtContent>
          <w:moveTo w:id="305" w:author="mario" w:date="2017-07-15T09:31:00Z">
            <w:r>
              <w:fldChar w:fldCharType="begin"/>
            </w:r>
            <w:r>
              <w:instrText xml:space="preserve"> CITATION Jav14 \l 1046 </w:instrText>
            </w:r>
            <w:r>
              <w:fldChar w:fldCharType="separate"/>
            </w:r>
            <w:r>
              <w:rPr>
                <w:noProof/>
              </w:rPr>
              <w:t>(ORACLE, 2014)</w:t>
            </w:r>
            <w:r>
              <w:fldChar w:fldCharType="end"/>
            </w:r>
          </w:moveTo>
        </w:sdtContent>
      </w:sdt>
      <w:moveTo w:id="306" w:author="mario" w:date="2017-07-15T09:31:00Z">
        <w:r>
          <w:t xml:space="preserve"> Conforme foi falado nos parágrafos anteriores, a camada de 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Caption"/>
      </w:pPr>
      <w:bookmarkStart w:id="307" w:name="_Ref478500916"/>
      <w:bookmarkStart w:id="308" w:name="_Toc486423025"/>
      <w:moveToRangeEnd w:id="303"/>
      <w:r>
        <w:lastRenderedPageBreak/>
        <w:t xml:space="preserve">Figura </w:t>
      </w:r>
      <w:fldSimple w:instr=" SEQ Figura \* ARABIC ">
        <w:r w:rsidR="00C11719">
          <w:rPr>
            <w:noProof/>
          </w:rPr>
          <w:t>24</w:t>
        </w:r>
      </w:fldSimple>
      <w:bookmarkEnd w:id="307"/>
      <w:r>
        <w:t>. Código implementação topologia</w:t>
      </w:r>
      <w:bookmarkEnd w:id="308"/>
    </w:p>
    <w:p w14:paraId="6068872A" w14:textId="00EC7E14" w:rsidR="009C18A7" w:rsidRDefault="009C18A7" w:rsidP="002F168E">
      <w:pPr>
        <w:pStyle w:val="Image"/>
      </w:pPr>
      <w:r>
        <w:rPr>
          <w:lang w:val="en-US" w:eastAsia="en-US"/>
        </w:rP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9F6AE83" w:rsidR="00A759AC" w:rsidRPr="00A759AC" w:rsidDel="009F4FA6" w:rsidRDefault="00A759AC" w:rsidP="00A759AC">
      <w:moveFromRangeStart w:id="309" w:author="mario" w:date="2017-07-15T09:31:00Z" w:name="move487874431"/>
      <w:moveFrom w:id="310" w:author="mario" w:date="2017-07-15T09:31:00Z">
        <w:r w:rsidDel="009F4FA6">
          <w:t xml:space="preserve">Já no início do código da </w:t>
        </w:r>
        <w:r w:rsidDel="009F4FA6">
          <w:fldChar w:fldCharType="begin"/>
        </w:r>
        <w:r w:rsidDel="009F4FA6">
          <w:instrText xml:space="preserve"> REF _Ref478500916 \h </w:instrText>
        </w:r>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Content>
          <w:moveFrom w:id="311"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312"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309"/>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Heading2"/>
      </w:pPr>
      <w:bookmarkStart w:id="313" w:name="_Toc486423168"/>
      <w:r>
        <w:lastRenderedPageBreak/>
        <w:t>Função de ativação</w:t>
      </w:r>
      <w:bookmarkEnd w:id="313"/>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pPr>
        <w:rPr>
          <w:ins w:id="314"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sidR="00C11719">
        <w:rPr>
          <w:i/>
        </w:rPr>
        <w:t xml:space="preserve">, </w:t>
      </w:r>
      <w:r>
        <w:t>para que não haja interferência entre um dia e outro.</w:t>
      </w:r>
    </w:p>
    <w:p w14:paraId="3A1ED7C1" w14:textId="77777777" w:rsidR="009F4FA6" w:rsidRDefault="009F4FA6" w:rsidP="009F4FA6">
      <w:moveToRangeStart w:id="315" w:author="mario" w:date="2017-07-15T09:32:00Z" w:name="move487874451"/>
      <w:moveTo w:id="316" w:author="mario" w:date="2017-07-15T09:32:00Z">
        <w:r>
          <w:t xml:space="preserve">A </w:t>
        </w:r>
        <w:r>
          <w:fldChar w:fldCharType="begin"/>
        </w:r>
        <w:r>
          <w:instrText xml:space="preserve"> REF _Ref478501908 \h </w:instrText>
        </w:r>
        <w:r>
          <w:fldChar w:fldCharType="separate"/>
        </w:r>
        <w:r>
          <w:t xml:space="preserve">Figura </w:t>
        </w:r>
        <w:r>
          <w:rPr>
            <w:noProof/>
          </w:rPr>
          <w:t>25</w:t>
        </w:r>
        <w:r>
          <w:fldChar w:fldCharType="end"/>
        </w:r>
        <w:r>
          <w:t xml:space="preserve"> apresenta o código utilizado na criação das funções de ativação, utilizado o padrão de projeto </w:t>
        </w:r>
        <w:r w:rsidRPr="00307DBC">
          <w:rPr>
            <w:i/>
          </w:rPr>
          <w:t>Factory</w:t>
        </w:r>
        <w:r>
          <w:t xml:space="preserve">. Este padrão é responsável por encapsular, simplificar e flexibilizar a criação e objetos concretos. Na </w:t>
        </w:r>
        <w:r>
          <w:fldChar w:fldCharType="begin"/>
        </w:r>
        <w:r>
          <w:instrText xml:space="preserve"> REF _Ref478500916 \h </w:instrText>
        </w:r>
        <w:r>
          <w:fldChar w:fldCharType="separate"/>
        </w:r>
        <w:r>
          <w:t xml:space="preserve">Figura </w:t>
        </w:r>
        <w:r>
          <w:rPr>
            <w:noProof/>
          </w:rPr>
          <w:t>24</w:t>
        </w:r>
        <w:r>
          <w:fldChar w:fldCharType="end"/>
        </w:r>
        <w:r>
          <w:t xml:space="preserve"> o trecho de criação de uma camada utiliza a </w:t>
        </w:r>
        <w:r w:rsidRPr="00307DBC">
          <w:rPr>
            <w:i/>
          </w:rPr>
          <w:t>factory</w:t>
        </w:r>
        <w:r>
          <w:rPr>
            <w:i/>
          </w:rPr>
          <w:t xml:space="preserve"> </w:t>
        </w:r>
        <w:r>
          <w:t>desta última figura. Nota-se a facilidade em criar vários tipos de funções de ativações em uma mesma linha de código.</w:t>
        </w:r>
      </w:moveTo>
    </w:p>
    <w:moveToRangeEnd w:id="315"/>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Caption"/>
      </w:pPr>
      <w:bookmarkStart w:id="317" w:name="_Ref478501908"/>
      <w:bookmarkStart w:id="318" w:name="_Toc486423026"/>
      <w:r>
        <w:t xml:space="preserve">Figura </w:t>
      </w:r>
      <w:fldSimple w:instr=" SEQ Figura \* ARABIC ">
        <w:r w:rsidR="00C11719">
          <w:rPr>
            <w:noProof/>
          </w:rPr>
          <w:t>25</w:t>
        </w:r>
      </w:fldSimple>
      <w:bookmarkEnd w:id="317"/>
      <w:r>
        <w:t xml:space="preserve">. Código </w:t>
      </w:r>
      <w:r w:rsidRPr="00307DBC">
        <w:rPr>
          <w:i/>
        </w:rPr>
        <w:t>Factory</w:t>
      </w:r>
      <w:r>
        <w:t xml:space="preserve"> função de ativação</w:t>
      </w:r>
      <w:bookmarkEnd w:id="318"/>
    </w:p>
    <w:p w14:paraId="0729BEB1" w14:textId="6D10C7D4" w:rsidR="00F71B19" w:rsidRDefault="00F71B19" w:rsidP="002F168E">
      <w:pPr>
        <w:pStyle w:val="Image"/>
      </w:pPr>
      <w:r>
        <w:rPr>
          <w:lang w:val="en-US" w:eastAsia="en-US"/>
        </w:rPr>
        <w:lastRenderedPageBreak/>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Caption"/>
      </w:pPr>
      <w:r>
        <w:t>Fonte: Autor (2017)</w:t>
      </w:r>
    </w:p>
    <w:p w14:paraId="59BC06C4" w14:textId="1E3DD77F" w:rsidR="00307DBC" w:rsidDel="009F4FA6" w:rsidRDefault="00773CAF" w:rsidP="00773CAF">
      <w:moveFromRangeStart w:id="319" w:author="mario" w:date="2017-07-15T09:32:00Z" w:name="move487874451"/>
      <w:moveFrom w:id="320" w:author="mario" w:date="2017-07-15T09:32:00Z">
        <w:r w:rsidDel="009F4FA6">
          <w:t xml:space="preserve">A </w:t>
        </w:r>
        <w:r w:rsidDel="009F4FA6">
          <w:fldChar w:fldCharType="begin"/>
        </w:r>
        <w:r w:rsidDel="009F4FA6">
          <w:instrText xml:space="preserve"> REF _Ref478501908 \h </w:instrText>
        </w:r>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319"/>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Heading2"/>
        <w:rPr>
          <w:lang w:val="en-US"/>
        </w:rPr>
      </w:pPr>
      <w:bookmarkStart w:id="321" w:name="_Toc486423169"/>
      <w:r w:rsidRPr="00C53E38">
        <w:rPr>
          <w:lang w:val="en-US"/>
        </w:rPr>
        <w:t>Date Interval</w:t>
      </w:r>
      <w:bookmarkEnd w:id="321"/>
    </w:p>
    <w:p w14:paraId="529899A6" w14:textId="23C36F01" w:rsidR="00096A17" w:rsidRDefault="00FA2FFE" w:rsidP="00454C7E">
      <w:pPr>
        <w:rPr>
          <w:ins w:id="322"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w:t>
      </w:r>
      <w:r w:rsidR="00096A17" w:rsidRPr="00C53E38">
        <w:lastRenderedPageBreak/>
        <w:t>(somente dados reais), dados mistos (dados reais e dados gerados) e somente dados gerados.</w:t>
      </w:r>
    </w:p>
    <w:p w14:paraId="1D2B453C" w14:textId="77777777" w:rsidR="009F4FA6" w:rsidRPr="00C53E38" w:rsidRDefault="009F4FA6" w:rsidP="009F4FA6">
      <w:moveToRangeStart w:id="323" w:author="mario" w:date="2017-07-15T09:32:00Z" w:name="move487874460"/>
      <w:moveTo w:id="324" w:author="mario" w:date="2017-07-15T09:32:00Z">
        <w:r w:rsidRPr="00C53E38">
          <w:t xml:space="preserve">Na </w:t>
        </w:r>
        <w:r w:rsidRPr="00C53E38">
          <w:fldChar w:fldCharType="begin"/>
        </w:r>
        <w:r w:rsidRPr="00C53E38">
          <w:instrText xml:space="preserve"> REF _Ref478497307 \h </w:instrText>
        </w:r>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moveTo>
    </w:p>
    <w:moveToRangeEnd w:id="323"/>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Caption"/>
        <w:rPr>
          <w:i/>
        </w:rPr>
      </w:pPr>
      <w:bookmarkStart w:id="325" w:name="_Ref478497307"/>
      <w:bookmarkStart w:id="326" w:name="_Toc486423027"/>
      <w:r w:rsidRPr="00C53E38">
        <w:t xml:space="preserve">Figura </w:t>
      </w:r>
      <w:fldSimple w:instr=" SEQ Figura \* ARABIC ">
        <w:r w:rsidR="005D70E4">
          <w:rPr>
            <w:noProof/>
          </w:rPr>
          <w:t>26</w:t>
        </w:r>
      </w:fldSimple>
      <w:bookmarkEnd w:id="325"/>
      <w:r w:rsidRPr="00C53E38">
        <w:t xml:space="preserve">. Ajuste </w:t>
      </w:r>
      <w:r w:rsidRPr="00C53E38">
        <w:rPr>
          <w:i/>
        </w:rPr>
        <w:t>Date Interval</w:t>
      </w:r>
      <w:bookmarkEnd w:id="326"/>
    </w:p>
    <w:p w14:paraId="49B17605" w14:textId="3D9EF2AD" w:rsidR="006D2C39" w:rsidRPr="00C53E38" w:rsidRDefault="006512C1" w:rsidP="002F168E">
      <w:pPr>
        <w:pStyle w:val="Image"/>
        <w:rPr>
          <w:i/>
        </w:rPr>
      </w:pPr>
      <w:r w:rsidRPr="00C53E38">
        <w:rPr>
          <w:lang w:val="en-US" w:eastAsia="en-US"/>
        </w:rPr>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327" w:author="mario" w:date="2017-07-15T09:32:00Z" w:name="move487874460"/>
      <w:moveFrom w:id="328" w:author="mario" w:date="2017-07-15T09:32:00Z">
        <w:r w:rsidRPr="00C53E38" w:rsidDel="009F4FA6">
          <w:t xml:space="preserve">Na </w:t>
        </w:r>
        <w:r w:rsidRPr="00C53E38" w:rsidDel="009F4FA6">
          <w:fldChar w:fldCharType="begin"/>
        </w:r>
        <w:r w:rsidRPr="00C53E38" w:rsidDel="009F4FA6">
          <w:instrText xml:space="preserve"> REF _Ref478497307 \h </w:instrText>
        </w:r>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327"/>
    <w:p w14:paraId="211802F6" w14:textId="22563A31" w:rsidR="006512C1" w:rsidRDefault="006512C1" w:rsidP="006512C1">
      <w:pPr>
        <w:rPr>
          <w:ins w:id="329" w:author="mario" w:date="2017-07-15T09:32:00Z"/>
        </w:rPr>
      </w:pPr>
      <w:r w:rsidRPr="00C53E38">
        <w:lastRenderedPageBreak/>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330" w:author="mario" w:date="2017-07-15T09:32:00Z" w:name="move487874475"/>
      <w:moveTo w:id="331" w:author="mario" w:date="2017-07-15T09:32:00Z">
        <w:r>
          <w:t xml:space="preserve">Como visto anteriormente, o primeiro laço mostrado na </w:t>
        </w:r>
        <w:r>
          <w:fldChar w:fldCharType="begin"/>
        </w:r>
        <w:r>
          <w:instrText xml:space="preserve"> REF _Ref478587359 \h </w:instrText>
        </w:r>
        <w:r>
          <w:fldChar w:fldCharType="separate"/>
        </w:r>
        <w:r>
          <w:t xml:space="preserve">Figura </w:t>
        </w:r>
        <w:r>
          <w:rPr>
            <w:noProof/>
          </w:rPr>
          <w:t>27</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moveTo>
    </w:p>
    <w:moveToRangeEnd w:id="330"/>
    <w:p w14:paraId="27E2E433" w14:textId="68CE5371" w:rsidR="009F4FA6" w:rsidDel="009F4FA6" w:rsidRDefault="009F4FA6" w:rsidP="006512C1">
      <w:pPr>
        <w:rPr>
          <w:del w:id="332" w:author="mario" w:date="2017-07-15T09:32:00Z"/>
        </w:rPr>
      </w:pPr>
    </w:p>
    <w:p w14:paraId="4848CB0E" w14:textId="4E64131B" w:rsidR="004D31C7" w:rsidDel="009F4FA6" w:rsidRDefault="004D31C7">
      <w:pPr>
        <w:suppressAutoHyphens w:val="0"/>
        <w:spacing w:after="0" w:line="240" w:lineRule="auto"/>
        <w:ind w:firstLine="0"/>
        <w:jc w:val="left"/>
        <w:rPr>
          <w:del w:id="333" w:author="mario" w:date="2017-07-15T09:32:00Z"/>
        </w:rPr>
      </w:pPr>
      <w:del w:id="334"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Caption"/>
        <w:rPr>
          <w:i/>
        </w:rPr>
      </w:pPr>
      <w:bookmarkStart w:id="335" w:name="_Ref478587359"/>
      <w:bookmarkStart w:id="336" w:name="_Ref478587346"/>
      <w:bookmarkStart w:id="337" w:name="_Toc486423028"/>
      <w:r>
        <w:t xml:space="preserve">Figura </w:t>
      </w:r>
      <w:fldSimple w:instr=" SEQ Figura \* ARABIC ">
        <w:r w:rsidR="004D31C7">
          <w:rPr>
            <w:noProof/>
          </w:rPr>
          <w:t>27</w:t>
        </w:r>
      </w:fldSimple>
      <w:bookmarkEnd w:id="335"/>
      <w:r>
        <w:t xml:space="preserve">. </w:t>
      </w:r>
      <w:r w:rsidR="00BB3113">
        <w:t>Código</w:t>
      </w:r>
      <w:r>
        <w:t xml:space="preserve"> </w:t>
      </w:r>
      <w:r>
        <w:rPr>
          <w:i/>
        </w:rPr>
        <w:t>mixed data</w:t>
      </w:r>
      <w:bookmarkEnd w:id="336"/>
      <w:bookmarkEnd w:id="337"/>
    </w:p>
    <w:p w14:paraId="61032B5D" w14:textId="36D9F7D5" w:rsidR="00D07015" w:rsidRDefault="00D07015" w:rsidP="002F168E">
      <w:pPr>
        <w:pStyle w:val="Image"/>
      </w:pPr>
      <w:r>
        <w:rPr>
          <w:lang w:val="en-US" w:eastAsia="en-US"/>
        </w:rP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C15412C" w:rsidR="00D35775" w:rsidRDefault="00D71AB3" w:rsidP="00D35775">
      <w:pPr>
        <w:rPr>
          <w:ins w:id="338" w:author="mario" w:date="2017-07-15T09:32:00Z"/>
        </w:rPr>
      </w:pPr>
      <w:moveFromRangeStart w:id="339" w:author="mario" w:date="2017-07-15T09:32:00Z" w:name="move487874475"/>
      <w:moveFrom w:id="340" w:author="mario" w:date="2017-07-15T09:32:00Z">
        <w:r w:rsidDel="009F4FA6">
          <w:t xml:space="preserve">Como visto anteriormente, o primeiro laço mostrado na </w:t>
        </w:r>
        <w:r w:rsidDel="009F4FA6">
          <w:fldChar w:fldCharType="begin"/>
        </w:r>
        <w:r w:rsidDel="009F4FA6">
          <w:instrText xml:space="preserve"> REF _Ref478587359 \h </w:instrText>
        </w:r>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341" w:author="mario" w:date="2017-07-15T09:32:00Z">
        <w:r>
          <w:t xml:space="preserve">Na </w:t>
        </w:r>
        <w:r>
          <w:fldChar w:fldCharType="begin"/>
        </w:r>
        <w:r>
          <w:instrText xml:space="preserve"> REF _Ref478588319 \h </w:instrText>
        </w:r>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339"/>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Caption"/>
        <w:rPr>
          <w:i/>
        </w:rPr>
      </w:pPr>
      <w:bookmarkStart w:id="342" w:name="_Ref478588319"/>
      <w:bookmarkStart w:id="343" w:name="_Toc486423029"/>
      <w:r>
        <w:t xml:space="preserve">Figura </w:t>
      </w:r>
      <w:fldSimple w:instr=" SEQ Figura \* ARABIC ">
        <w:r w:rsidR="001F0676">
          <w:rPr>
            <w:noProof/>
          </w:rPr>
          <w:t>28</w:t>
        </w:r>
      </w:fldSimple>
      <w:bookmarkEnd w:id="342"/>
      <w:r>
        <w:t xml:space="preserve">. Código </w:t>
      </w:r>
      <w:r w:rsidRPr="00BB3113">
        <w:rPr>
          <w:i/>
        </w:rPr>
        <w:t>calculated data</w:t>
      </w:r>
      <w:bookmarkEnd w:id="343"/>
    </w:p>
    <w:p w14:paraId="397CCD26" w14:textId="53E6D2B9" w:rsidR="00D71AB3" w:rsidRDefault="00BB3113" w:rsidP="002F168E">
      <w:pPr>
        <w:pStyle w:val="Image"/>
        <w:rPr>
          <w:i/>
        </w:rPr>
      </w:pPr>
      <w:r>
        <w:rPr>
          <w:lang w:val="en-US" w:eastAsia="en-US"/>
        </w:rP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039B5D48" w14:textId="77777777" w:rsidR="009F4FA6" w:rsidRDefault="00BB3113" w:rsidP="00454C7E">
      <w:pPr>
        <w:rPr>
          <w:ins w:id="344" w:author="mario" w:date="2017-07-15T09:32:00Z"/>
        </w:rPr>
      </w:pPr>
      <w:del w:id="345"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346" w:author="mario" w:date="2017-07-15T09:33:00Z"/>
        </w:rPr>
      </w:pPr>
      <w:del w:id="347"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r w:rsidRPr="00FE2C3B">
        <w:rPr>
          <w:i/>
        </w:rPr>
        <w:t>denormalizeDatas</w:t>
      </w:r>
      <w:r>
        <w:t>”.</w:t>
      </w:r>
      <w:moveToRangeStart w:id="348" w:author="mario" w:date="2017-07-15T09:33:00Z" w:name="move487874510"/>
      <w:moveTo w:id="349" w:author="mario" w:date="2017-07-15T09:33:00Z">
        <w:del w:id="350"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348"/>
    <w:p w14:paraId="31A51063" w14:textId="01CC9CB2" w:rsidR="009F4FA6" w:rsidRPr="00FE2C3B" w:rsidDel="009F4FA6" w:rsidRDefault="009F4FA6" w:rsidP="00454C7E">
      <w:pPr>
        <w:rPr>
          <w:del w:id="351" w:author="mario" w:date="2017-07-15T09:33:00Z"/>
        </w:rPr>
      </w:pPr>
    </w:p>
    <w:p w14:paraId="743080D5" w14:textId="21A40014" w:rsidR="00FE2C3B" w:rsidDel="009F4FA6" w:rsidRDefault="00FE2C3B" w:rsidP="00454C7E">
      <w:pPr>
        <w:rPr>
          <w:del w:id="352" w:author="mario" w:date="2017-07-15T09:33:00Z"/>
        </w:rPr>
      </w:pPr>
    </w:p>
    <w:p w14:paraId="0DA24034" w14:textId="5C6EB108" w:rsidR="00067967" w:rsidDel="009F4FA6" w:rsidRDefault="00FE2C3B" w:rsidP="009E749C">
      <w:pPr>
        <w:pStyle w:val="Caption"/>
        <w:rPr>
          <w:del w:id="353" w:author="mario" w:date="2017-07-15T09:33:00Z"/>
        </w:rPr>
      </w:pPr>
      <w:bookmarkStart w:id="354" w:name="_Ref478743763"/>
      <w:bookmarkStart w:id="355" w:name="_Toc486423030"/>
      <w:del w:id="356" w:author="mario" w:date="2017-07-15T09:33:00Z">
        <w:r w:rsidDel="009F4FA6">
          <w:delText xml:space="preserve">Figura </w:delText>
        </w:r>
        <w:r w:rsidR="00160A7A" w:rsidDel="009F4FA6">
          <w:fldChar w:fldCharType="begin"/>
        </w:r>
        <w:r w:rsidR="00160A7A" w:rsidDel="009F4FA6">
          <w:delInstrText xml:space="preserve"> SEQ Figura \* ARABIC </w:delInstrText>
        </w:r>
        <w:r w:rsidR="00160A7A" w:rsidDel="009F4FA6">
          <w:fldChar w:fldCharType="separate"/>
        </w:r>
        <w:r w:rsidR="001F0676" w:rsidDel="009F4FA6">
          <w:rPr>
            <w:noProof/>
          </w:rPr>
          <w:delText>29</w:delText>
        </w:r>
        <w:r w:rsidR="00160A7A" w:rsidDel="009F4FA6">
          <w:rPr>
            <w:noProof/>
          </w:rPr>
          <w:fldChar w:fldCharType="end"/>
        </w:r>
        <w:bookmarkEnd w:id="354"/>
        <w:r w:rsidDel="009F4FA6">
          <w:delText>. Código vetor de pessoa</w:delText>
        </w:r>
        <w:bookmarkEnd w:id="355"/>
      </w:del>
    </w:p>
    <w:p w14:paraId="7931124E" w14:textId="61EF0B8C" w:rsidR="00FE2C3B" w:rsidDel="009F4FA6" w:rsidRDefault="00FE2C3B" w:rsidP="002F168E">
      <w:pPr>
        <w:pStyle w:val="Image"/>
        <w:rPr>
          <w:del w:id="357" w:author="mario" w:date="2017-07-15T09:33:00Z"/>
        </w:rPr>
      </w:pPr>
      <w:del w:id="358" w:author="mario" w:date="2017-07-15T09:33:00Z">
        <w:r w:rsidDel="009F4FA6">
          <w:rPr>
            <w:lang w:val="en-US" w:eastAsia="en-US"/>
          </w:rPr>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Caption"/>
        <w:rPr>
          <w:del w:id="359" w:author="mario" w:date="2017-07-15T09:33:00Z"/>
        </w:rPr>
      </w:pPr>
      <w:del w:id="360" w:author="mario" w:date="2017-07-15T09:33:00Z">
        <w:r w:rsidDel="009F4FA6">
          <w:delText>Fonte: Autor (2017)</w:delText>
        </w:r>
      </w:del>
    </w:p>
    <w:p w14:paraId="0ADB796D" w14:textId="10876DE7" w:rsidR="00FE2C3B" w:rsidDel="009F4FA6" w:rsidRDefault="00FE2C3B" w:rsidP="00FE2C3B">
      <w:pPr>
        <w:rPr>
          <w:del w:id="361" w:author="mario" w:date="2017-07-15T09:33:00Z"/>
        </w:rPr>
      </w:pPr>
    </w:p>
    <w:p w14:paraId="4C69FFDE" w14:textId="5407F5CF" w:rsidR="00FE2C3B" w:rsidDel="009F4FA6" w:rsidRDefault="00FE2C3B" w:rsidP="00FE2C3B">
      <w:moveFromRangeStart w:id="362" w:author="mario" w:date="2017-07-15T09:33:00Z" w:name="move487874510"/>
      <w:moveFrom w:id="363" w:author="mario" w:date="2017-07-15T09:33:00Z">
        <w:del w:id="364" w:author="mario" w:date="2017-07-15T09:33:00Z">
          <w:r w:rsidDel="009F4FA6">
            <w:delText xml:space="preserve">Na </w:delText>
          </w:r>
          <w:r w:rsidDel="009F4FA6">
            <w:fldChar w:fldCharType="begin"/>
          </w:r>
          <w:r w:rsidDel="009F4FA6">
            <w:delInstrText xml:space="preserve"> REF _Ref478743763 \h </w:delInstrText>
          </w:r>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362"/>
    <w:p w14:paraId="1CB7559C" w14:textId="6B51E193" w:rsidR="0017671A" w:rsidRDefault="0017671A" w:rsidP="00FE2C3B"/>
    <w:p w14:paraId="3F47B073" w14:textId="2A831548" w:rsidR="0017671A" w:rsidRDefault="0017671A" w:rsidP="00AA7917">
      <w:pPr>
        <w:pStyle w:val="Heading2"/>
      </w:pPr>
      <w:bookmarkStart w:id="365" w:name="_Toc486423170"/>
      <w:r>
        <w:t>Normalizador de dados</w:t>
      </w:r>
      <w:bookmarkEnd w:id="365"/>
    </w:p>
    <w:p w14:paraId="3E7E9D7A" w14:textId="411AC49C" w:rsidR="0017671A" w:rsidRDefault="0017671A" w:rsidP="009E749C">
      <w:pPr>
        <w:pStyle w:val="BodyText"/>
        <w:rPr>
          <w:ins w:id="366"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44CC5AF8" w14:textId="77777777" w:rsidR="009F4FA6" w:rsidRDefault="009F4FA6" w:rsidP="009F4FA6">
      <w:pPr>
        <w:rPr>
          <w:lang w:eastAsia="pt-BR"/>
        </w:rPr>
      </w:pPr>
      <w:moveToRangeStart w:id="367" w:author="mario" w:date="2017-07-15T09:33:00Z" w:name="move487874549"/>
      <w:moveTo w:id="368" w:author="mario" w:date="2017-07-15T09:33:00Z">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t xml:space="preserve">Figura </w:t>
        </w:r>
        <w:r>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r>
          <w:rPr>
            <w:lang w:eastAsia="pt-BR"/>
          </w:rPr>
        </w:r>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r>
          <w:rPr>
            <w:i/>
            <w:lang w:eastAsia="pt-BR"/>
          </w:rPr>
          <w:t>forEach</w:t>
        </w:r>
        <w:r>
          <w:rPr>
            <w:lang w:eastAsia="pt-BR"/>
          </w:rPr>
          <w:t>, que será explicado posteriormente.</w:t>
        </w:r>
      </w:moveTo>
    </w:p>
    <w:moveToRangeEnd w:id="367"/>
    <w:p w14:paraId="2FCC1EF5" w14:textId="77777777" w:rsidR="009F4FA6" w:rsidRDefault="009F4FA6" w:rsidP="009E749C">
      <w:pPr>
        <w:pStyle w:val="BodyText"/>
        <w:rPr>
          <w:lang w:eastAsia="pt-BR"/>
        </w:rPr>
      </w:pPr>
    </w:p>
    <w:p w14:paraId="0E218622" w14:textId="3D88214B" w:rsidR="0017671A" w:rsidRDefault="0017671A" w:rsidP="0017671A">
      <w:pPr>
        <w:pStyle w:val="BodyText"/>
        <w:rPr>
          <w:lang w:eastAsia="pt-BR"/>
        </w:rPr>
      </w:pPr>
    </w:p>
    <w:p w14:paraId="29EF0B44" w14:textId="2376388D" w:rsidR="00067967" w:rsidRDefault="003B46E3" w:rsidP="009E749C">
      <w:pPr>
        <w:pStyle w:val="Caption"/>
        <w:rPr>
          <w:i/>
        </w:rPr>
      </w:pPr>
      <w:bookmarkStart w:id="369" w:name="_Ref478745216"/>
      <w:bookmarkStart w:id="370" w:name="_Toc486423031"/>
      <w:r>
        <w:t xml:space="preserve">Figura </w:t>
      </w:r>
      <w:fldSimple w:instr=" SEQ Figura \* ARABIC ">
        <w:r w:rsidR="00900609">
          <w:rPr>
            <w:noProof/>
          </w:rPr>
          <w:t>30</w:t>
        </w:r>
      </w:fldSimple>
      <w:bookmarkEnd w:id="369"/>
      <w:r>
        <w:t xml:space="preserve">. Código </w:t>
      </w:r>
      <w:r>
        <w:rPr>
          <w:i/>
        </w:rPr>
        <w:t>normalize data</w:t>
      </w:r>
      <w:bookmarkEnd w:id="370"/>
    </w:p>
    <w:p w14:paraId="2A721715" w14:textId="782476D0" w:rsidR="0017671A" w:rsidRDefault="003B46E3" w:rsidP="002F168E">
      <w:pPr>
        <w:pStyle w:val="Image"/>
      </w:pPr>
      <w:r>
        <w:rPr>
          <w:lang w:val="en-US" w:eastAsia="en-US"/>
        </w:rP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371" w:author="mario" w:date="2017-07-15T09:33:00Z"/>
          <w:lang w:eastAsia="pt-BR"/>
        </w:rPr>
      </w:pPr>
      <w:moveFromRangeStart w:id="372" w:author="mario" w:date="2017-07-15T09:33:00Z" w:name="move487874549"/>
      <w:moveFrom w:id="373"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r w:rsidDel="009F4FA6">
          <w:rPr>
            <w:lang w:eastAsia="pt-BR"/>
          </w:rPr>
        </w:r>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r w:rsidR="00900609" w:rsidDel="009F4FA6">
          <w:rPr>
            <w:lang w:eastAsia="pt-BR"/>
          </w:rPr>
        </w:r>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77777777" w:rsidR="009F4FA6" w:rsidRDefault="009F4FA6" w:rsidP="009F4FA6">
      <w:pPr>
        <w:rPr>
          <w:ins w:id="374" w:author="mario" w:date="2017-07-15T09:33:00Z"/>
          <w:lang w:eastAsia="pt-BR"/>
        </w:rPr>
      </w:pPr>
      <w:ins w:id="375" w:author="mario" w:date="2017-07-15T09:33:00Z">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Pr="00900609">
          <w:t xml:space="preserve">Figura </w:t>
        </w:r>
        <w:r>
          <w:rPr>
            <w:noProof/>
          </w:rPr>
          <w:t>31</w:t>
        </w:r>
        <w:r>
          <w:rPr>
            <w:lang w:eastAsia="pt-BR"/>
          </w:rPr>
          <w:fldChar w:fldCharType="end"/>
        </w:r>
        <w:r>
          <w:rPr>
            <w:lang w:eastAsia="pt-BR"/>
          </w:rPr>
          <w:t xml:space="preserve"> mostra como é feito para obter os valores máximos e mínimos. Apesar de não ser a forma mais eficiente de obter esses valores extremos, dado que a complexidade de fazer a ordenação é de </w:t>
        </w:r>
        <w:r w:rsidRPr="0004436A">
          <w:rPr>
            <w:lang w:eastAsia="pt-BR"/>
          </w:rPr>
          <w:t>O (</w:t>
        </w:r>
        <w:r>
          <w:rPr>
            <w:lang w:eastAsia="pt-BR"/>
          </w:rPr>
          <w:t xml:space="preserve">N </w:t>
        </w:r>
        <w:r w:rsidRPr="0004436A">
          <w:rPr>
            <w:lang w:eastAsia="pt-BR"/>
          </w:rPr>
          <w:t>log (n))</w:t>
        </w:r>
        <w:r>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372"/>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Caption"/>
        <w:rPr>
          <w:i/>
          <w:lang w:val="en-US"/>
        </w:rPr>
      </w:pPr>
      <w:bookmarkStart w:id="376" w:name="_Ref478746517"/>
      <w:bookmarkStart w:id="377" w:name="_Toc486423032"/>
      <w:proofErr w:type="gramStart"/>
      <w:r w:rsidRPr="00750EA0">
        <w:rPr>
          <w:lang w:val="en-US"/>
        </w:rPr>
        <w:t xml:space="preserve">Figura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376"/>
      <w:r w:rsidRPr="00750EA0">
        <w:rPr>
          <w:lang w:val="en-US"/>
        </w:rPr>
        <w:t>.</w:t>
      </w:r>
      <w:proofErr w:type="gramEnd"/>
      <w:r w:rsidRPr="00750EA0">
        <w:rPr>
          <w:lang w:val="en-US"/>
        </w:rPr>
        <w:t xml:space="preserve"> Código</w:t>
      </w:r>
      <w:r w:rsidRPr="00381F86">
        <w:rPr>
          <w:lang w:val="en-US"/>
        </w:rPr>
        <w:t xml:space="preserve"> </w:t>
      </w:r>
      <w:r w:rsidRPr="00970AA3">
        <w:rPr>
          <w:i/>
          <w:lang w:val="en-US"/>
        </w:rPr>
        <w:t>get max and min</w:t>
      </w:r>
      <w:bookmarkEnd w:id="377"/>
    </w:p>
    <w:p w14:paraId="0A8664A2" w14:textId="314636BD" w:rsidR="004D15DD" w:rsidRPr="003B46E3" w:rsidRDefault="004D15DD" w:rsidP="002F168E">
      <w:pPr>
        <w:pStyle w:val="Image"/>
      </w:pPr>
      <w:r>
        <w:rPr>
          <w:lang w:val="en-US" w:eastAsia="en-US"/>
        </w:rP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378" w:author="mario" w:date="2017-07-15T09:33:00Z"/>
          <w:lang w:eastAsia="pt-BR"/>
        </w:rPr>
      </w:pPr>
      <w:del w:id="379"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77777777" w:rsidR="009F4FA6" w:rsidRDefault="009F4FA6" w:rsidP="009F4FA6">
      <w:pPr>
        <w:rPr>
          <w:lang w:eastAsia="pt-BR"/>
        </w:rPr>
      </w:pPr>
      <w:moveToRangeStart w:id="380" w:author="mario" w:date="2017-07-15T09:34:00Z" w:name="move487874575"/>
      <w:moveTo w:id="381" w:author="mario" w:date="2017-07-15T09:34:00Z">
        <w:r>
          <w:t xml:space="preserve">A </w:t>
        </w:r>
        <w:r>
          <w:fldChar w:fldCharType="begin"/>
        </w:r>
        <w:r>
          <w:instrText xml:space="preserve"> REF _Ref478748471 \h </w:instrText>
        </w:r>
        <w:r>
          <w:fldChar w:fldCharType="separate"/>
        </w:r>
        <w:r>
          <w:t xml:space="preserve">Figura </w:t>
        </w:r>
        <w:r>
          <w:rPr>
            <w:noProof/>
          </w:rPr>
          <w:t>32</w:t>
        </w:r>
        <w:r>
          <w:fldChar w:fldCharType="end"/>
        </w:r>
        <w:r>
          <w:t xml:space="preserve"> mostra como foi implementado a </w:t>
        </w:r>
        <w:r>
          <w:fldChar w:fldCharType="begin"/>
        </w:r>
        <w:r>
          <w:instrText xml:space="preserve"> REF _Ref486411158 \h </w:instrText>
        </w:r>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r>
          <w:rPr>
            <w:i/>
          </w:rPr>
          <w:t>margin</w:t>
        </w:r>
        <w:r>
          <w:t>), será 0 e poluirá o range verdadeiro.</w:t>
        </w:r>
      </w:moveTo>
    </w:p>
    <w:moveToRangeEnd w:id="380"/>
    <w:p w14:paraId="2AC1C34A" w14:textId="77777777" w:rsidR="009F4FA6" w:rsidRDefault="009F4FA6" w:rsidP="009E749C">
      <w:pPr>
        <w:rPr>
          <w:ins w:id="382"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Caption"/>
        <w:rPr>
          <w:i/>
        </w:rPr>
      </w:pPr>
      <w:bookmarkStart w:id="383" w:name="_Ref478748471"/>
      <w:bookmarkStart w:id="384" w:name="_Toc486423033"/>
      <w:r>
        <w:t xml:space="preserve">Figura </w:t>
      </w:r>
      <w:fldSimple w:instr=" SEQ Figura \* ARABIC ">
        <w:r w:rsidR="00A239F2">
          <w:rPr>
            <w:noProof/>
          </w:rPr>
          <w:t>32</w:t>
        </w:r>
      </w:fldSimple>
      <w:bookmarkEnd w:id="383"/>
      <w:r>
        <w:t xml:space="preserve">. Código </w:t>
      </w:r>
      <w:r>
        <w:rPr>
          <w:i/>
        </w:rPr>
        <w:t>getNormalizedValue</w:t>
      </w:r>
      <w:bookmarkEnd w:id="384"/>
    </w:p>
    <w:p w14:paraId="645802CE" w14:textId="0229A7EB" w:rsidR="00BB012F" w:rsidRDefault="00BB012F" w:rsidP="002F168E">
      <w:pPr>
        <w:pStyle w:val="Image"/>
        <w:rPr>
          <w:i/>
        </w:rPr>
      </w:pPr>
      <w:r>
        <w:rPr>
          <w:lang w:val="en-US" w:eastAsia="en-US"/>
        </w:rP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385" w:author="mario" w:date="2017-07-15T09:34:00Z" w:name="move487874575"/>
      <w:moveFrom w:id="386" w:author="mario" w:date="2017-07-15T09:34:00Z">
        <w:r w:rsidDel="009F4FA6">
          <w:t xml:space="preserve">A </w:t>
        </w:r>
        <w:r w:rsidDel="009F4FA6">
          <w:fldChar w:fldCharType="begin"/>
        </w:r>
        <w:r w:rsidDel="009F4FA6">
          <w:instrText xml:space="preserve"> REF _Ref478748471 \h </w:instrText>
        </w:r>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385"/>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Heading2"/>
      </w:pPr>
      <w:bookmarkStart w:id="387" w:name="_Toc486423171"/>
      <w:r>
        <w:lastRenderedPageBreak/>
        <w:t>Recursos do Java 8</w:t>
      </w:r>
      <w:bookmarkEnd w:id="387"/>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BodyText"/>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BodyText"/>
        <w:ind w:firstLine="0"/>
        <w:rPr>
          <w:lang w:eastAsia="pt-BR"/>
        </w:rPr>
      </w:pPr>
    </w:p>
    <w:p w14:paraId="3D31E580" w14:textId="4BF4E999" w:rsidR="005E7025" w:rsidRPr="00293A13" w:rsidRDefault="0071521B" w:rsidP="00293A13">
      <w:pPr>
        <w:pStyle w:val="Heading3"/>
        <w:rPr>
          <w:lang w:val="en-US"/>
        </w:rPr>
      </w:pPr>
      <w:bookmarkStart w:id="388" w:name="_Toc486423172"/>
      <w:r>
        <w:rPr>
          <w:lang w:val="en-US"/>
        </w:rPr>
        <w:t>Lambda</w:t>
      </w:r>
      <w:bookmarkEnd w:id="388"/>
    </w:p>
    <w:p w14:paraId="5AB726B7" w14:textId="5749BBC3" w:rsidR="005E7025" w:rsidRDefault="005E7025" w:rsidP="005E7025">
      <w:pPr>
        <w:rPr>
          <w:ins w:id="389"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390" w:author="mario" w:date="2017-07-15T09:34:00Z" w:name="move487874584"/>
      <w:moveTo w:id="391" w:author="mario" w:date="2017-07-15T09:34:00Z">
        <w:r>
          <w:t xml:space="preserve">Na </w:t>
        </w:r>
        <w:r>
          <w:fldChar w:fldCharType="begin"/>
        </w:r>
        <w:r>
          <w:instrText xml:space="preserve"> REF _Ref479617381 \h </w:instrText>
        </w:r>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implementado de duas formas diferentes.</w:t>
        </w:r>
      </w:moveTo>
    </w:p>
    <w:moveToRangeEnd w:id="390"/>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Caption"/>
      </w:pPr>
      <w:bookmarkStart w:id="392" w:name="_Ref479617381"/>
      <w:bookmarkStart w:id="393" w:name="_Toc486423034"/>
      <w:r>
        <w:t xml:space="preserve">Figura </w:t>
      </w:r>
      <w:fldSimple w:instr=" SEQ Figura \* ARABIC ">
        <w:r w:rsidR="00293A13">
          <w:rPr>
            <w:noProof/>
          </w:rPr>
          <w:t>33</w:t>
        </w:r>
      </w:fldSimple>
      <w:bookmarkEnd w:id="392"/>
      <w:r>
        <w:t xml:space="preserve">. Diferença entre </w:t>
      </w:r>
      <w:r w:rsidRPr="00CF4F09">
        <w:rPr>
          <w:i/>
        </w:rPr>
        <w:t>inner class</w:t>
      </w:r>
      <w:r>
        <w:t xml:space="preserve"> e </w:t>
      </w:r>
      <w:r w:rsidRPr="00CF4F09">
        <w:rPr>
          <w:i/>
        </w:rPr>
        <w:t>lambda</w:t>
      </w:r>
      <w:bookmarkEnd w:id="393"/>
    </w:p>
    <w:p w14:paraId="75EBBD82" w14:textId="7C9BFABA" w:rsidR="001C4256" w:rsidRDefault="001C4256" w:rsidP="001C4256">
      <w:pPr>
        <w:pStyle w:val="Image"/>
      </w:pPr>
      <w:r>
        <w:rPr>
          <w:lang w:val="en-US" w:eastAsia="en-US"/>
        </w:rP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6AA611D8" w:rsidR="001C4256" w:rsidDel="009F4FA6" w:rsidRDefault="001C4256" w:rsidP="001C4256">
      <w:moveFromRangeStart w:id="394" w:author="mario" w:date="2017-07-15T09:34:00Z" w:name="move487874584"/>
      <w:moveFrom w:id="395" w:author="mario" w:date="2017-07-15T09:34:00Z">
        <w:r w:rsidDel="009F4FA6">
          <w:lastRenderedPageBreak/>
          <w:t xml:space="preserve">Na </w:t>
        </w:r>
        <w:r w:rsidDel="009F4FA6">
          <w:fldChar w:fldCharType="begin"/>
        </w:r>
        <w:r w:rsidDel="009F4FA6">
          <w:instrText xml:space="preserve"> REF _Ref479617381 \h </w:instrText>
        </w:r>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394"/>
    <w:p w14:paraId="1CBDBE3B" w14:textId="42360824" w:rsidR="00D7436C" w:rsidRDefault="00206FAB" w:rsidP="00293A13">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Heading3"/>
        <w:rPr>
          <w:lang w:val="en-US"/>
        </w:rPr>
      </w:pPr>
      <w:bookmarkStart w:id="396" w:name="_Toc486423173"/>
      <w:r w:rsidRPr="00A062B2">
        <w:rPr>
          <w:lang w:val="en-US"/>
        </w:rPr>
        <w:t>Method</w:t>
      </w:r>
      <w:r>
        <w:rPr>
          <w:lang w:val="en-US"/>
        </w:rPr>
        <w:t xml:space="preserve"> </w:t>
      </w:r>
      <w:r w:rsidRPr="00A062B2">
        <w:rPr>
          <w:lang w:val="en-US"/>
        </w:rPr>
        <w:t>Reference</w:t>
      </w:r>
      <w:bookmarkEnd w:id="396"/>
    </w:p>
    <w:p w14:paraId="28095064" w14:textId="4393B076" w:rsidR="00DB5823" w:rsidRDefault="00293A13" w:rsidP="00FA465C">
      <w:pPr>
        <w:rPr>
          <w:ins w:id="397" w:author="mario" w:date="2017-07-15T09:34:00Z"/>
          <w:lang w:eastAsia="pt-BR"/>
        </w:rPr>
      </w:pPr>
      <w:r>
        <w:rPr>
          <w:lang w:eastAsia="pt-BR"/>
        </w:rPr>
        <w:t xml:space="preserve">O </w:t>
      </w:r>
      <w:r w:rsidRPr="00293A13">
        <w:rPr>
          <w:i/>
          <w:lang w:eastAsia="pt-BR"/>
        </w:rPr>
        <w:t>Method Reference</w:t>
      </w:r>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398" w:author="mario" w:date="2017-07-15T09:34:00Z" w:name="move487874591"/>
      <w:moveTo w:id="399" w:author="mario" w:date="2017-07-15T09:34:00Z">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398"/>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Caption"/>
      </w:pPr>
      <w:bookmarkStart w:id="400" w:name="_Ref479619923"/>
      <w:bookmarkStart w:id="401" w:name="_Toc486423035"/>
      <w:r>
        <w:t xml:space="preserve">Figura </w:t>
      </w:r>
      <w:fldSimple w:instr=" SEQ Figura \* ARABIC ">
        <w:r w:rsidR="00D24458">
          <w:rPr>
            <w:noProof/>
          </w:rPr>
          <w:t>34</w:t>
        </w:r>
      </w:fldSimple>
      <w:bookmarkEnd w:id="400"/>
      <w:r>
        <w:t xml:space="preserve">. Código </w:t>
      </w:r>
      <w:r w:rsidRPr="00A062B2">
        <w:rPr>
          <w:i/>
        </w:rPr>
        <w:t>lambda</w:t>
      </w:r>
      <w:r>
        <w:t xml:space="preserve"> e </w:t>
      </w:r>
      <w:r w:rsidRPr="00A062B2">
        <w:rPr>
          <w:i/>
        </w:rPr>
        <w:t>method</w:t>
      </w:r>
      <w:r>
        <w:t xml:space="preserve"> </w:t>
      </w:r>
      <w:r w:rsidRPr="00A062B2">
        <w:rPr>
          <w:i/>
        </w:rPr>
        <w:t>reference</w:t>
      </w:r>
      <w:bookmarkEnd w:id="401"/>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402" w:author="mario" w:date="2017-07-15T09:34:00Z"/>
          <w:lang w:eastAsia="pt-BR"/>
        </w:rPr>
      </w:pPr>
      <w:moveFromRangeStart w:id="403" w:author="mario" w:date="2017-07-15T09:34:00Z" w:name="move487874591"/>
      <w:moveFrom w:id="404"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r w:rsidDel="009F4FA6">
          <w:rPr>
            <w:lang w:eastAsia="pt-BR"/>
          </w:rPr>
        </w:r>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77777777" w:rsidR="009F4FA6" w:rsidRDefault="009F4FA6" w:rsidP="009F4FA6">
      <w:pPr>
        <w:rPr>
          <w:ins w:id="405" w:author="mario" w:date="2017-07-15T09:34:00Z"/>
        </w:rPr>
      </w:pPr>
      <w:ins w:id="406"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r>
          <w:rPr>
            <w:i/>
          </w:rPr>
          <w:t xml:space="preserve">sort </w:t>
        </w:r>
        <w:r>
          <w:t xml:space="preserve">como se ordena esse tipo específico.  A </w:t>
        </w:r>
        <w:r>
          <w:fldChar w:fldCharType="begin"/>
        </w:r>
        <w:r>
          <w:instrText xml:space="preserve"> REF _Ref479701875 \h </w:instrText>
        </w:r>
        <w:r>
          <w:fldChar w:fldCharType="separate"/>
        </w:r>
        <w:r>
          <w:t xml:space="preserve">Figura </w:t>
        </w:r>
        <w:r>
          <w:rPr>
            <w:noProof/>
          </w:rPr>
          <w:t>35</w:t>
        </w:r>
        <w:r>
          <w:fldChar w:fldCharType="end"/>
        </w:r>
        <w:r>
          <w:t xml:space="preserve"> mostra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403"/>
    <w:p w14:paraId="5D38B9F7" w14:textId="77777777" w:rsidR="00933E83" w:rsidRDefault="00933E83" w:rsidP="00DB5823">
      <w:pPr>
        <w:rPr>
          <w:lang w:eastAsia="pt-BR"/>
        </w:rPr>
      </w:pPr>
    </w:p>
    <w:p w14:paraId="64432FDD" w14:textId="4EB0D2A6" w:rsidR="00933E83" w:rsidRDefault="00933E83" w:rsidP="00933E83">
      <w:pPr>
        <w:pStyle w:val="Caption"/>
      </w:pPr>
      <w:bookmarkStart w:id="407" w:name="_Ref479701875"/>
      <w:bookmarkStart w:id="408" w:name="_Toc486423036"/>
      <w:r>
        <w:t xml:space="preserve">Figura </w:t>
      </w:r>
      <w:fldSimple w:instr=" SEQ Figura \* ARABIC ">
        <w:r w:rsidR="00D24458">
          <w:rPr>
            <w:noProof/>
          </w:rPr>
          <w:t>35</w:t>
        </w:r>
      </w:fldSimple>
      <w:bookmarkEnd w:id="407"/>
      <w:r>
        <w:t xml:space="preserve">. Código </w:t>
      </w:r>
      <w:r w:rsidRPr="00A062B2">
        <w:rPr>
          <w:i/>
        </w:rPr>
        <w:t>compareByVolume</w:t>
      </w:r>
      <w:bookmarkEnd w:id="408"/>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1C0121E3" w:rsidR="00933E83" w:rsidDel="009F4FA6" w:rsidRDefault="00933E83" w:rsidP="00933E83">
      <w:pPr>
        <w:rPr>
          <w:del w:id="409" w:author="mario" w:date="2017-07-15T09:34:00Z"/>
        </w:rPr>
      </w:pPr>
      <w:del w:id="410"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411" w:author="mario" w:date="2017-07-15T09:34:00Z" w:name="move487874605"/>
      <w:moveTo w:id="412"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r>
          <w:t xml:space="preserve">Figura </w:t>
        </w:r>
        <w:r>
          <w:rPr>
            <w:noProof/>
          </w:rPr>
          <w:t>36</w:t>
        </w:r>
        <w:r>
          <w:fldChar w:fldCharType="end"/>
        </w:r>
        <w:r>
          <w:t xml:space="preserve"> é mostrado elas. Nota-se a facilidade de compreensão que o uso do </w:t>
        </w:r>
        <w:r>
          <w:rPr>
            <w:i/>
          </w:rPr>
          <w:t>method reference</w:t>
        </w:r>
        <w:r>
          <w:t xml:space="preserve"> proporciona.</w:t>
        </w:r>
      </w:moveTo>
    </w:p>
    <w:moveToRangeEnd w:id="411"/>
    <w:p w14:paraId="35E8B111" w14:textId="77777777" w:rsidR="009F4FA6" w:rsidRDefault="009F4FA6" w:rsidP="00933E83">
      <w:pPr>
        <w:rPr>
          <w:ins w:id="413" w:author="mario" w:date="2017-07-15T09:34:00Z"/>
        </w:rPr>
      </w:pPr>
    </w:p>
    <w:p w14:paraId="2C45EF4A" w14:textId="77777777" w:rsidR="00FE33A8" w:rsidRDefault="00FE33A8" w:rsidP="00933E83"/>
    <w:p w14:paraId="11F9AE4C" w14:textId="0D228B96" w:rsidR="00FE33A8" w:rsidRDefault="00FE33A8" w:rsidP="00FE33A8">
      <w:pPr>
        <w:pStyle w:val="Caption"/>
      </w:pPr>
      <w:bookmarkStart w:id="414" w:name="_Ref479704238"/>
      <w:bookmarkStart w:id="415" w:name="_Toc486423037"/>
      <w:r>
        <w:t xml:space="preserve">Figura </w:t>
      </w:r>
      <w:fldSimple w:instr=" SEQ Figura \* ARABIC ">
        <w:r w:rsidR="00D24458">
          <w:rPr>
            <w:noProof/>
          </w:rPr>
          <w:t>36</w:t>
        </w:r>
      </w:fldSimple>
      <w:bookmarkEnd w:id="414"/>
      <w:r>
        <w:t>. Código de ordenação</w:t>
      </w:r>
      <w:bookmarkEnd w:id="415"/>
    </w:p>
    <w:p w14:paraId="114BB38D" w14:textId="6BDE9427" w:rsidR="00FE33A8" w:rsidRPr="00FE33A8" w:rsidRDefault="00FE33A8" w:rsidP="00FE33A8">
      <w:pPr>
        <w:pStyle w:val="Image"/>
      </w:pPr>
      <w:r>
        <w:rPr>
          <w:lang w:val="en-US" w:eastAsia="en-US"/>
        </w:rP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12A74E27" w:rsidR="00FE33A8" w:rsidDel="009F4FA6" w:rsidRDefault="00FE33A8" w:rsidP="00FE33A8">
      <w:moveFromRangeStart w:id="416" w:author="mario" w:date="2017-07-15T09:34:00Z" w:name="move487874605"/>
      <w:moveFrom w:id="417"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416"/>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Heading3"/>
        <w:rPr>
          <w:lang w:val="en-US"/>
        </w:rPr>
      </w:pPr>
      <w:bookmarkStart w:id="418" w:name="_Toc486423174"/>
      <w:r w:rsidRPr="00A062B2">
        <w:rPr>
          <w:lang w:val="en-US"/>
        </w:rPr>
        <w:t>Stream</w:t>
      </w:r>
      <w:bookmarkEnd w:id="418"/>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7C43C0">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419"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CAAA107" w14:textId="77777777" w:rsidR="009F4FA6" w:rsidRDefault="009F4FA6" w:rsidP="009F4FA6">
      <w:moveToRangeStart w:id="420" w:author="mario" w:date="2017-07-15T09:34:00Z" w:name="move487874624"/>
      <w:moveTo w:id="421" w:author="mario" w:date="2017-07-15T09:34:00Z">
        <w:r>
          <w:t xml:space="preserve">Primeiro passo é extrair os dados da Petrobrás entre esse período. Na </w:t>
        </w:r>
        <w:r>
          <w:fldChar w:fldCharType="begin"/>
        </w:r>
        <w:r>
          <w:instrText xml:space="preserve"> REF _Ref479712557 \h </w:instrText>
        </w:r>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420"/>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Caption"/>
      </w:pPr>
      <w:bookmarkStart w:id="422" w:name="_Ref479712557"/>
      <w:bookmarkStart w:id="423" w:name="_Toc486423038"/>
      <w:r>
        <w:t xml:space="preserve">Figura </w:t>
      </w:r>
      <w:fldSimple w:instr=" SEQ Figura \* ARABIC ">
        <w:r w:rsidR="00D24458">
          <w:rPr>
            <w:noProof/>
          </w:rPr>
          <w:t>37</w:t>
        </w:r>
      </w:fldSimple>
      <w:bookmarkEnd w:id="422"/>
      <w:r>
        <w:t xml:space="preserve">. Código exemplo </w:t>
      </w:r>
      <w:r w:rsidRPr="00A062B2">
        <w:rPr>
          <w:i/>
        </w:rPr>
        <w:t>stream</w:t>
      </w:r>
      <w:r w:rsidR="00D709F2">
        <w:t xml:space="preserve"> – pegando dados</w:t>
      </w:r>
      <w:bookmarkEnd w:id="423"/>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48BBF782" w:rsidR="00D709F2" w:rsidRDefault="00D709F2" w:rsidP="00D709F2">
      <w:pPr>
        <w:rPr>
          <w:ins w:id="424" w:author="mario" w:date="2017-07-15T09:35:00Z"/>
        </w:rPr>
      </w:pPr>
      <w:moveFromRangeStart w:id="425" w:author="mario" w:date="2017-07-15T09:34:00Z" w:name="move487874624"/>
      <w:moveFrom w:id="426"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427" w:author="mario" w:date="2017-07-15T09:35:00Z"/>
        </w:rPr>
      </w:pPr>
      <w:ins w:id="428" w:author="mario" w:date="2017-07-15T09:35:00Z">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425"/>
    <w:p w14:paraId="31171C5D" w14:textId="77777777" w:rsidR="00D709F2" w:rsidRDefault="00D709F2" w:rsidP="00D709F2"/>
    <w:p w14:paraId="5EA7DDB8" w14:textId="4DD7D939" w:rsidR="00D709F2" w:rsidRDefault="00D709F2" w:rsidP="00D709F2">
      <w:pPr>
        <w:pStyle w:val="Caption"/>
      </w:pPr>
      <w:bookmarkStart w:id="429" w:name="_Ref479712759"/>
      <w:bookmarkStart w:id="430" w:name="_Toc486423039"/>
      <w:r>
        <w:t xml:space="preserve">Figura </w:t>
      </w:r>
      <w:fldSimple w:instr=" SEQ Figura \* ARABIC ">
        <w:r w:rsidR="00D24458">
          <w:rPr>
            <w:noProof/>
          </w:rPr>
          <w:t>38</w:t>
        </w:r>
      </w:fldSimple>
      <w:bookmarkEnd w:id="429"/>
      <w:r>
        <w:t xml:space="preserve">. Exemplo código </w:t>
      </w:r>
      <w:r w:rsidRPr="00A062B2">
        <w:rPr>
          <w:i/>
        </w:rPr>
        <w:t>stream</w:t>
      </w:r>
      <w:r>
        <w:t xml:space="preserve"> - sobrescrita </w:t>
      </w:r>
      <w:r w:rsidRPr="00A062B2">
        <w:rPr>
          <w:i/>
        </w:rPr>
        <w:t>toString</w:t>
      </w:r>
      <w:bookmarkEnd w:id="430"/>
    </w:p>
    <w:p w14:paraId="7BB20080" w14:textId="2EA53808" w:rsidR="00D709F2" w:rsidRDefault="00D709F2" w:rsidP="00D709F2">
      <w:pPr>
        <w:pStyle w:val="Image"/>
      </w:pPr>
      <w:r>
        <w:rPr>
          <w:lang w:val="en-US" w:eastAsia="en-US"/>
        </w:rP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431" w:author="mario" w:date="2017-07-15T09:35:00Z"/>
        </w:rPr>
      </w:pPr>
      <w:del w:id="432"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77777777" w:rsidR="009F4FA6" w:rsidRDefault="009F4FA6" w:rsidP="009F4FA6">
      <w:moveToRangeStart w:id="433" w:author="mario" w:date="2017-07-15T09:35:00Z" w:name="move487874637"/>
      <w:moveTo w:id="434" w:author="mario" w:date="2017-07-15T09:35:00Z">
        <w:r>
          <w:t xml:space="preserve">A </w:t>
        </w:r>
        <w:r>
          <w:fldChar w:fldCharType="begin"/>
        </w:r>
        <w:r>
          <w:instrText xml:space="preserve"> REF _Ref479712890 \h </w:instrText>
        </w:r>
        <w:r>
          <w:fldChar w:fldCharType="separate"/>
        </w:r>
        <w:r>
          <w:t xml:space="preserve">Figura </w:t>
        </w:r>
        <w:r>
          <w:rPr>
            <w:noProof/>
          </w:rPr>
          <w:t>39</w:t>
        </w:r>
        <w:r>
          <w:fldChar w:fldCharType="end"/>
        </w:r>
        <w:r>
          <w:t xml:space="preserve"> apresenta o resultado do código mostrado na </w:t>
        </w:r>
        <w:r>
          <w:fldChar w:fldCharType="begin"/>
        </w:r>
        <w:r>
          <w:instrText xml:space="preserve"> REF _Ref479712557 \h </w:instrText>
        </w:r>
        <w:r>
          <w:fldChar w:fldCharType="separate"/>
        </w:r>
        <w:r>
          <w:t xml:space="preserve">Figura </w:t>
        </w:r>
        <w:r>
          <w:rPr>
            <w:noProof/>
          </w:rPr>
          <w:t>37</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 xml:space="preserve">. </w:t>
        </w:r>
      </w:moveTo>
    </w:p>
    <w:moveToRangeEnd w:id="433"/>
    <w:p w14:paraId="5E4BE0EE" w14:textId="77777777" w:rsidR="009F4FA6" w:rsidRDefault="009F4FA6" w:rsidP="00D709F2">
      <w:pPr>
        <w:rPr>
          <w:ins w:id="435" w:author="mario" w:date="2017-07-15T09:35:00Z"/>
        </w:rPr>
      </w:pPr>
    </w:p>
    <w:p w14:paraId="004D2DF2" w14:textId="77777777" w:rsidR="00CC4264" w:rsidRDefault="00CC4264" w:rsidP="00D709F2"/>
    <w:p w14:paraId="41B638D4" w14:textId="6C5834C6" w:rsidR="00D709F2" w:rsidRDefault="00D709F2" w:rsidP="00D709F2">
      <w:pPr>
        <w:pStyle w:val="Caption"/>
      </w:pPr>
      <w:bookmarkStart w:id="436" w:name="_Ref479712890"/>
      <w:bookmarkStart w:id="437" w:name="_Toc486423040"/>
      <w:r>
        <w:t xml:space="preserve">Figura </w:t>
      </w:r>
      <w:fldSimple w:instr=" SEQ Figura \* ARABIC ">
        <w:r w:rsidR="00D24458">
          <w:rPr>
            <w:noProof/>
          </w:rPr>
          <w:t>39</w:t>
        </w:r>
      </w:fldSimple>
      <w:bookmarkEnd w:id="436"/>
      <w:r>
        <w:t xml:space="preserve">. Saída do código de exemplo da </w:t>
      </w:r>
      <w:r w:rsidRPr="00A062B2">
        <w:rPr>
          <w:i/>
        </w:rPr>
        <w:t>stream</w:t>
      </w:r>
      <w:bookmarkEnd w:id="437"/>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t>Fonte: Autor (2017)</w:t>
      </w:r>
    </w:p>
    <w:p w14:paraId="3A420D28" w14:textId="77777777" w:rsidR="00D709F2" w:rsidRDefault="00D709F2" w:rsidP="00D709F2"/>
    <w:p w14:paraId="2DCA69C9" w14:textId="2C40C28B" w:rsidR="00C04152" w:rsidDel="009F4FA6" w:rsidRDefault="00D709F2" w:rsidP="00D709F2">
      <w:moveFromRangeStart w:id="438" w:author="mario" w:date="2017-07-15T09:35:00Z" w:name="move487874637"/>
      <w:moveFrom w:id="439" w:author="mario" w:date="2017-07-15T09:35:00Z">
        <w:r w:rsidDel="009F4FA6">
          <w:t xml:space="preserve">A </w:t>
        </w:r>
        <w:r w:rsidDel="009F4FA6">
          <w:fldChar w:fldCharType="begin"/>
        </w:r>
        <w:r w:rsidDel="009F4FA6">
          <w:instrText xml:space="preserve"> REF _Ref479712890 \h </w:instrText>
        </w:r>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438"/>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440"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441" w:author="mario" w:date="2017-07-15T09:35:00Z" w:name="move487874645"/>
      <w:moveTo w:id="442" w:author="mario" w:date="2017-07-15T09:35:00Z">
        <w:r>
          <w:t xml:space="preserve">Com a </w:t>
        </w:r>
        <w:r>
          <w:fldChar w:fldCharType="begin"/>
        </w:r>
        <w:r>
          <w:instrText xml:space="preserve"> REF _Ref479714282 \h </w:instrText>
        </w:r>
        <w:r>
          <w:fldChar w:fldCharType="separate"/>
        </w:r>
        <w:r>
          <w:t xml:space="preserve">Figura </w:t>
        </w:r>
        <w:r>
          <w:rPr>
            <w:noProof/>
          </w:rPr>
          <w:t>40</w:t>
        </w:r>
        <w:r>
          <w:fldChar w:fldCharType="end"/>
        </w:r>
        <w:r>
          <w:t xml:space="preserve"> percebe</w:t>
        </w:r>
      </w:moveTo>
      <w:ins w:id="443" w:author="mario" w:date="2017-07-15T09:35:00Z">
        <w:r>
          <w:t>-se</w:t>
        </w:r>
      </w:ins>
      <w:moveTo w:id="444" w:author="mario" w:date="2017-07-15T09:35:00Z">
        <w:del w:id="445" w:author="mario" w:date="2017-07-15T09:35:00Z">
          <w:r w:rsidDel="009F4FA6">
            <w:delText>mos</w:delText>
          </w:r>
        </w:del>
        <w:r>
          <w:t xml:space="preserv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responsáveis por essa leitura mais “fluente” e um código muito menos verboso.</w:t>
        </w:r>
      </w:moveTo>
    </w:p>
    <w:moveToRangeEnd w:id="441"/>
    <w:p w14:paraId="1599CF99" w14:textId="77777777" w:rsidR="009F4FA6" w:rsidRDefault="009F4FA6" w:rsidP="00D709F2"/>
    <w:p w14:paraId="38405057" w14:textId="26893994" w:rsidR="00C04152" w:rsidRDefault="00C04152" w:rsidP="00C04152">
      <w:pPr>
        <w:pStyle w:val="Caption"/>
      </w:pPr>
      <w:bookmarkStart w:id="446" w:name="_Ref479714282"/>
      <w:bookmarkStart w:id="447" w:name="_Toc486423041"/>
      <w:r>
        <w:t xml:space="preserve">Figura </w:t>
      </w:r>
      <w:fldSimple w:instr=" SEQ Figura \* ARABIC ">
        <w:r w:rsidR="00D24458">
          <w:rPr>
            <w:noProof/>
          </w:rPr>
          <w:t>40</w:t>
        </w:r>
      </w:fldSimple>
      <w:bookmarkEnd w:id="446"/>
      <w:r>
        <w:t xml:space="preserve">. Código exemplo </w:t>
      </w:r>
      <w:r w:rsidRPr="00A062B2">
        <w:rPr>
          <w:i/>
        </w:rPr>
        <w:t>stream</w:t>
      </w:r>
      <w:bookmarkEnd w:id="447"/>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593728F4" w:rsidR="00C04152" w:rsidDel="009F4FA6" w:rsidRDefault="00C04152" w:rsidP="00C04152">
      <w:moveFromRangeStart w:id="448" w:author="mario" w:date="2017-07-15T09:35:00Z" w:name="move487874645"/>
      <w:moveFrom w:id="449" w:author="mario" w:date="2017-07-15T09:35:00Z">
        <w:r w:rsidDel="009F4FA6">
          <w:t xml:space="preserve">Com a </w:t>
        </w:r>
        <w:r w:rsidDel="009F4FA6">
          <w:fldChar w:fldCharType="begin"/>
        </w:r>
        <w:r w:rsidDel="009F4FA6">
          <w:instrText xml:space="preserve"> REF _Ref479714282 \h </w:instrText>
        </w:r>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448"/>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w:t>
      </w:r>
      <w:r>
        <w:lastRenderedPageBreak/>
        <w:t xml:space="preserve">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pPr>
        <w:rPr>
          <w:ins w:id="450" w:author="mario" w:date="2017-07-15T09:35:00Z"/>
        </w:rPr>
      </w:pPr>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09790E58" w14:textId="77777777" w:rsidR="009F4FA6" w:rsidRPr="00E10491" w:rsidRDefault="009F4FA6" w:rsidP="009F4FA6">
      <w:moveToRangeStart w:id="451" w:author="mario" w:date="2017-07-15T09:35:00Z" w:name="move487874660"/>
      <w:moveTo w:id="452" w:author="mario" w:date="2017-07-15T09:35:00Z">
        <w:r>
          <w:t xml:space="preserve">A </w:t>
        </w:r>
        <w:r>
          <w:fldChar w:fldCharType="begin"/>
        </w:r>
        <w:r>
          <w:instrText xml:space="preserve"> REF _Ref479717654 \h </w:instrText>
        </w:r>
        <w:r>
          <w:fldChar w:fldCharType="separate"/>
        </w:r>
        <w:r>
          <w:t xml:space="preserve">Figura </w:t>
        </w:r>
        <w:r>
          <w:rPr>
            <w:noProof/>
          </w:rPr>
          <w:t>41</w:t>
        </w:r>
        <w:r>
          <w:fldChar w:fldCharType="end"/>
        </w:r>
        <w:r>
          <w:t xml:space="preserve"> ilustra a sequencia dos passos realizados, explicada nos parágrafos anteriores de uma forma mais simples de entender.</w:t>
        </w:r>
      </w:moveTo>
    </w:p>
    <w:moveToRangeEnd w:id="451"/>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Caption"/>
      </w:pPr>
      <w:bookmarkStart w:id="453" w:name="_Ref479717654"/>
      <w:bookmarkStart w:id="454" w:name="_Toc486423042"/>
      <w:r>
        <w:t xml:space="preserve">Figura </w:t>
      </w:r>
      <w:fldSimple w:instr=" SEQ Figura \* ARABIC ">
        <w:r w:rsidR="00D24458">
          <w:rPr>
            <w:noProof/>
          </w:rPr>
          <w:t>41</w:t>
        </w:r>
      </w:fldSimple>
      <w:bookmarkEnd w:id="453"/>
      <w:r>
        <w:t>. Ilustração código stream</w:t>
      </w:r>
      <w:bookmarkEnd w:id="454"/>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Caption"/>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455" w:author="mario" w:date="2017-07-15T09:35:00Z" w:name="move487874660"/>
      <w:moveFrom w:id="456" w:author="mario" w:date="2017-07-15T09:35:00Z">
        <w:r w:rsidDel="009F4FA6">
          <w:t xml:space="preserve">A </w:t>
        </w:r>
        <w:r w:rsidDel="009F4FA6">
          <w:fldChar w:fldCharType="begin"/>
        </w:r>
        <w:r w:rsidDel="009F4FA6">
          <w:instrText xml:space="preserve"> REF _Ref479717654 \h </w:instrText>
        </w:r>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455"/>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pPr>
        <w:rPr>
          <w:ins w:id="457" w:author="mario" w:date="2017-07-15T09:35:00Z"/>
        </w:rPr>
      </w:pPr>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050D1985" w14:textId="77777777" w:rsidR="00095BD3" w:rsidRDefault="00095BD3" w:rsidP="00095BD3">
      <w:moveToRangeStart w:id="458" w:author="mario" w:date="2017-07-15T09:35:00Z" w:name="move487874672"/>
      <w:moveTo w:id="459" w:author="mario" w:date="2017-07-15T09:35:00Z">
        <w:r>
          <w:t xml:space="preserve">De fato, a resposta das duas perguntas acima é não. Como mostra a </w:t>
        </w:r>
        <w:r>
          <w:fldChar w:fldCharType="begin"/>
        </w:r>
        <w:r>
          <w:instrText xml:space="preserve"> REF _Ref479718370 \h </w:instrText>
        </w:r>
        <w:r>
          <w:fldChar w:fldCharType="separate"/>
        </w:r>
        <w:r>
          <w:t xml:space="preserve">Figura </w:t>
        </w:r>
        <w:r>
          <w:rPr>
            <w:noProof/>
          </w:rPr>
          <w:t>42</w:t>
        </w:r>
        <w:r>
          <w:fldChar w:fldCharType="end"/>
        </w:r>
        <w:r>
          <w:t xml:space="preserve">, só foi necessária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moveTo>
    </w:p>
    <w:moveToRangeEnd w:id="458"/>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Caption"/>
      </w:pPr>
      <w:bookmarkStart w:id="460" w:name="_Ref479718370"/>
      <w:bookmarkStart w:id="461" w:name="_Toc486423043"/>
      <w:r>
        <w:t xml:space="preserve">Figura </w:t>
      </w:r>
      <w:fldSimple w:instr=" SEQ Figura \* ARABIC ">
        <w:r w:rsidR="00D24458">
          <w:rPr>
            <w:noProof/>
          </w:rPr>
          <w:t>42</w:t>
        </w:r>
      </w:fldSimple>
      <w:bookmarkEnd w:id="460"/>
      <w:r>
        <w:t xml:space="preserve">. Código </w:t>
      </w:r>
      <w:r w:rsidRPr="00E10491">
        <w:rPr>
          <w:i/>
        </w:rPr>
        <w:t>stream</w:t>
      </w:r>
      <w:r>
        <w:t xml:space="preserve"> com paralelismo</w:t>
      </w:r>
      <w:bookmarkEnd w:id="461"/>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0CD1F510" w:rsidR="00E10491" w:rsidRDefault="00E10491" w:rsidP="00E10491">
      <w:pPr>
        <w:rPr>
          <w:ins w:id="462" w:author="mario" w:date="2017-07-15T09:35:00Z"/>
        </w:rPr>
      </w:pPr>
      <w:moveFromRangeStart w:id="463" w:author="mario" w:date="2017-07-15T09:35:00Z" w:name="move487874672"/>
      <w:moveFrom w:id="464"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77777777" w:rsidR="00095BD3" w:rsidRDefault="00095BD3" w:rsidP="00095BD3">
      <w:pPr>
        <w:rPr>
          <w:ins w:id="465" w:author="mario" w:date="2017-07-15T09:35:00Z"/>
        </w:rPr>
      </w:pPr>
      <w:ins w:id="466" w:author="mario" w:date="2017-07-15T09:35:00Z">
        <w:r>
          <w:t xml:space="preserve">Para mostrar as diferenças citadas no parágrafo anterior, a </w:t>
        </w:r>
        <w:r>
          <w:fldChar w:fldCharType="begin"/>
        </w:r>
        <w:r>
          <w:instrText xml:space="preserve"> REF _Ref479718613 \h </w:instrText>
        </w:r>
        <w:r>
          <w:fldChar w:fldCharType="separate"/>
        </w:r>
        <w:r>
          <w:t xml:space="preserve">Figura </w:t>
        </w:r>
        <w:r>
          <w:rPr>
            <w:noProof/>
          </w:rPr>
          <w:t>43</w:t>
        </w:r>
        <w:r>
          <w:fldChar w:fldCharType="end"/>
        </w:r>
        <w:r>
          <w:t xml:space="preserve"> mostra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467" w:author="mario" w:date="2017-07-15T09:35:00Z"/>
        </w:rPr>
      </w:pPr>
    </w:p>
    <w:moveFromRangeEnd w:id="463"/>
    <w:p w14:paraId="57EDD921" w14:textId="27D056D3" w:rsidR="00D5138D" w:rsidDel="00095BD3" w:rsidRDefault="00D5138D" w:rsidP="00E10491">
      <w:pPr>
        <w:rPr>
          <w:del w:id="468" w:author="mario" w:date="2017-07-15T09:35:00Z"/>
        </w:rPr>
      </w:pPr>
    </w:p>
    <w:p w14:paraId="3856A74F" w14:textId="7E9FA867" w:rsidR="00CC4264" w:rsidDel="00095BD3" w:rsidRDefault="00CC4264" w:rsidP="00E10491">
      <w:pPr>
        <w:rPr>
          <w:del w:id="469" w:author="mario" w:date="2017-07-15T09:35:00Z"/>
        </w:rPr>
      </w:pPr>
    </w:p>
    <w:p w14:paraId="6F5D4F06" w14:textId="4E0C69C2" w:rsidR="00CC4264" w:rsidDel="00095BD3" w:rsidRDefault="00CC4264" w:rsidP="00E10491">
      <w:pPr>
        <w:rPr>
          <w:del w:id="470" w:author="mario" w:date="2017-07-15T09:35:00Z"/>
        </w:rPr>
      </w:pPr>
    </w:p>
    <w:p w14:paraId="69AD8466" w14:textId="4D421882" w:rsidR="00CC4264" w:rsidDel="00095BD3" w:rsidRDefault="00CC4264" w:rsidP="00E10491">
      <w:pPr>
        <w:rPr>
          <w:del w:id="471" w:author="mario" w:date="2017-07-15T09:35:00Z"/>
        </w:rPr>
      </w:pPr>
    </w:p>
    <w:p w14:paraId="76274D61" w14:textId="7BB315AE" w:rsidR="00D24458" w:rsidDel="00095BD3" w:rsidRDefault="00D24458" w:rsidP="00E10491">
      <w:pPr>
        <w:rPr>
          <w:del w:id="472" w:author="mario" w:date="2017-07-15T09:35:00Z"/>
        </w:rPr>
      </w:pPr>
    </w:p>
    <w:p w14:paraId="5AAFA253" w14:textId="53167C83" w:rsidR="00D5138D" w:rsidRDefault="00D5138D" w:rsidP="00D5138D">
      <w:pPr>
        <w:pStyle w:val="Caption"/>
      </w:pPr>
      <w:bookmarkStart w:id="473" w:name="_Ref479718613"/>
      <w:bookmarkStart w:id="474" w:name="_Toc486423044"/>
      <w:r>
        <w:t xml:space="preserve">Figura </w:t>
      </w:r>
      <w:fldSimple w:instr=" SEQ Figura \* ARABIC ">
        <w:r w:rsidR="00D24458">
          <w:rPr>
            <w:noProof/>
          </w:rPr>
          <w:t>43</w:t>
        </w:r>
      </w:fldSimple>
      <w:bookmarkEnd w:id="473"/>
      <w:r>
        <w:t>. Código exemplo paralelismo</w:t>
      </w:r>
      <w:bookmarkEnd w:id="474"/>
    </w:p>
    <w:p w14:paraId="5E3871E9" w14:textId="0AAEC9FC" w:rsidR="00D5138D" w:rsidRDefault="00D5138D" w:rsidP="00D5138D">
      <w:pPr>
        <w:pStyle w:val="Image"/>
      </w:pPr>
      <w:r>
        <w:rPr>
          <w:lang w:val="en-US" w:eastAsia="en-US"/>
        </w:rP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54D725A1" w:rsidR="00E10491" w:rsidDel="00095BD3" w:rsidRDefault="00E10491" w:rsidP="00E10491">
      <w:pPr>
        <w:rPr>
          <w:del w:id="475" w:author="mario" w:date="2017-07-15T09:35:00Z"/>
        </w:rPr>
      </w:pPr>
      <w:del w:id="476"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77777777" w:rsidR="00095BD3" w:rsidRDefault="00095BD3" w:rsidP="00095BD3">
      <w:moveToRangeStart w:id="477" w:author="mario" w:date="2017-07-15T09:36:00Z" w:name="move487874689"/>
      <w:moveTo w:id="478" w:author="mario" w:date="2017-07-15T09:36:00Z">
        <w:r>
          <w:t xml:space="preserve">A </w:t>
        </w:r>
        <w:r>
          <w:fldChar w:fldCharType="begin"/>
        </w:r>
        <w:r>
          <w:instrText xml:space="preserve"> REF _Ref479719299 \h </w:instrText>
        </w:r>
        <w:r>
          <w:fldChar w:fldCharType="separate"/>
        </w:r>
        <w:r>
          <w:t xml:space="preserve">Figura </w:t>
        </w:r>
        <w:r>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477"/>
    <w:p w14:paraId="667598C0" w14:textId="77777777" w:rsidR="00095BD3" w:rsidRDefault="00095BD3" w:rsidP="00E10491">
      <w:pPr>
        <w:rPr>
          <w:ins w:id="479" w:author="mario" w:date="2017-07-15T09:36:00Z"/>
        </w:rPr>
      </w:pPr>
    </w:p>
    <w:p w14:paraId="3C0DB51F" w14:textId="77777777" w:rsidR="003C30F9" w:rsidRDefault="003C30F9" w:rsidP="00E10491"/>
    <w:p w14:paraId="74EA48F0" w14:textId="68B4540C" w:rsidR="003C30F9" w:rsidRDefault="003C30F9" w:rsidP="003C30F9">
      <w:pPr>
        <w:pStyle w:val="Caption"/>
      </w:pPr>
      <w:bookmarkStart w:id="480" w:name="_Ref479719299"/>
      <w:bookmarkStart w:id="481" w:name="_Toc486423045"/>
      <w:r>
        <w:t xml:space="preserve">Figura </w:t>
      </w:r>
      <w:fldSimple w:instr=" SEQ Figura \* ARABIC ">
        <w:r w:rsidR="00D24458">
          <w:rPr>
            <w:noProof/>
          </w:rPr>
          <w:t>44</w:t>
        </w:r>
      </w:fldSimple>
      <w:bookmarkEnd w:id="480"/>
      <w:r>
        <w:t>. Saída código exemplo paralelismo</w:t>
      </w:r>
      <w:bookmarkEnd w:id="481"/>
    </w:p>
    <w:p w14:paraId="62AB4A39" w14:textId="62C07C9A" w:rsidR="003C30F9" w:rsidRDefault="003C30F9" w:rsidP="003C30F9">
      <w:pPr>
        <w:pStyle w:val="Image"/>
      </w:pPr>
      <w:r>
        <w:rPr>
          <w:lang w:val="en-US" w:eastAsia="en-US"/>
        </w:rP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482" w:author="mario" w:date="2017-07-15T09:36:00Z" w:name="move487874689"/>
      <w:moveFrom w:id="483" w:author="mario" w:date="2017-07-15T09:36:00Z">
        <w:r w:rsidDel="00095BD3">
          <w:t xml:space="preserve">A </w:t>
        </w:r>
        <w:r w:rsidDel="00095BD3">
          <w:fldChar w:fldCharType="begin"/>
        </w:r>
        <w:r w:rsidDel="00095BD3">
          <w:instrText xml:space="preserve"> REF _Ref479719299 \h </w:instrText>
        </w:r>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482"/>
    <w:p w14:paraId="2AB68DF9" w14:textId="77777777" w:rsidR="00CE3640" w:rsidRDefault="003C30F9" w:rsidP="00095BD3">
      <w:pPr>
        <w:rPr>
          <w:ins w:id="484" w:author="mario" w:date="2017-07-15T09:50:00Z"/>
        </w:rPr>
      </w:pPr>
      <w:del w:id="485" w:author="mario" w:date="2017-07-15T09:50:00Z">
        <w:r w:rsidDel="00CE3640">
          <w:delText xml:space="preserve">É importante deixar claro que o paralelismo implementado utiliza um mecanismo de </w:delText>
        </w:r>
        <w:r w:rsidDel="00CE3640">
          <w:softHyphen/>
        </w:r>
        <w:r w:rsidDel="00CE3640">
          <w:rPr>
            <w:i/>
          </w:rPr>
          <w:delText>fork-join</w:delText>
        </w:r>
        <w:r w:rsidDel="00CE3640">
          <w:rPr>
            <w:i/>
          </w:rPr>
          <w:softHyphen/>
          <w:delText xml:space="preserve"> </w:delText>
        </w:r>
        <w:r w:rsidDel="00CE3640">
          <w:rPr>
            <w:i/>
          </w:rPr>
          <w:softHyphen/>
        </w:r>
        <w:r w:rsidDel="00CE3640">
          <w:delText xml:space="preserve">para o </w:delText>
        </w:r>
        <w:r w:rsidDel="00CE3640">
          <w:rPr>
            <w:i/>
          </w:rPr>
          <w:delText xml:space="preserve">pool </w:delText>
        </w:r>
        <w:r w:rsidDel="00CE3640">
          <w:delText xml:space="preserve">de </w:delText>
        </w:r>
        <w:r w:rsidDel="00CE3640">
          <w:rPr>
            <w:i/>
          </w:rPr>
          <w:delText>thread</w:delText>
        </w:r>
        <w:r w:rsidDel="00CE3640">
          <w:delText xml:space="preserve"> e, neste caso, se uma das instruções for uma tarefa que tenha um tempo de execução longa, ela irá bloquear </w:delText>
        </w:r>
        <w:r w:rsidR="002045AB" w:rsidDel="00CE3640">
          <w:delText>todos os threads</w:delText>
        </w:r>
        <w:r w:rsidDel="00CE3640">
          <w:delText xml:space="preserve"> do </w:delText>
        </w:r>
        <w:r w:rsidDel="00CE3640">
          <w:rPr>
            <w:i/>
          </w:rPr>
          <w:delText>pool</w:delText>
        </w:r>
        <w:r w:rsidDel="00CE3640">
          <w:delText xml:space="preserve">, consequentemente, </w:delText>
        </w:r>
        <w:r w:rsidR="00D24458" w:rsidDel="00CE3640">
          <w:delText>irão</w:delText>
        </w:r>
        <w:r w:rsidDel="00CE3640">
          <w:delText xml:space="preserve"> todas as outras tarefas que utilizam </w:delText>
        </w:r>
        <w:r w:rsidDel="00CE3640">
          <w:rPr>
            <w:i/>
          </w:rPr>
          <w:delText xml:space="preserve">parallel </w:delText>
        </w:r>
        <w:r w:rsidRPr="00570F30" w:rsidDel="00CE3640">
          <w:rPr>
            <w:i/>
          </w:rPr>
          <w:delText>streams</w:delText>
        </w:r>
        <w:r w:rsidDel="00CE3640">
          <w:delText xml:space="preserve">. </w:delText>
        </w:r>
        <w:r w:rsidR="00D21753" w:rsidDel="00CE3640">
          <w:delText>Por exemplo,</w:delText>
        </w:r>
        <w:r w:rsidDel="00CE3640">
          <w:delText xml:space="preserve"> e</w:delText>
        </w:r>
        <w:r w:rsidR="00D21753" w:rsidDel="00CE3640">
          <w:delTex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delText>
        </w:r>
      </w:del>
    </w:p>
    <w:p w14:paraId="55B9D793" w14:textId="387164CC" w:rsidR="00095BD3" w:rsidRDefault="00095BD3" w:rsidP="00095BD3">
      <w:moveToRangeStart w:id="486" w:author="mario" w:date="2017-07-15T09:36:00Z" w:name="move487874708"/>
      <w:moveTo w:id="487" w:author="mario" w:date="2017-07-15T09:36:00Z">
        <w:r>
          <w:t xml:space="preserve">A </w:t>
        </w:r>
        <w:r>
          <w:fldChar w:fldCharType="begin"/>
        </w:r>
        <w:r>
          <w:instrText xml:space="preserve"> REF _Ref479776876 \h </w:instrText>
        </w:r>
        <w:r>
          <w:fldChar w:fldCharType="separate"/>
        </w:r>
        <w:r>
          <w:t xml:space="preserve">Figura </w:t>
        </w:r>
        <w:r>
          <w:rPr>
            <w:noProof/>
          </w:rPr>
          <w:t>45</w:t>
        </w:r>
        <w:r>
          <w:fldChar w:fldCharType="end"/>
        </w:r>
        <w:r>
          <w:t xml:space="preserve"> apresenta o mesmo código da </w:t>
        </w:r>
        <w:r>
          <w:fldChar w:fldCharType="begin"/>
        </w:r>
        <w:r>
          <w:instrText xml:space="preserve"> REF _Ref478746517 \h </w:instrText>
        </w:r>
        <w:r>
          <w:fldChar w:fldCharType="separate"/>
        </w:r>
        <w:r w:rsidRPr="00D24458">
          <w:t xml:space="preserve">Figura </w:t>
        </w:r>
        <w:r w:rsidRPr="00D24458">
          <w:rPr>
            <w:noProof/>
          </w:rPr>
          <w:t>31</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486"/>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Caption"/>
      </w:pPr>
      <w:bookmarkStart w:id="488" w:name="_Ref479776876"/>
      <w:bookmarkStart w:id="489" w:name="_Toc486423046"/>
      <w:r>
        <w:lastRenderedPageBreak/>
        <w:t xml:space="preserve">Figura </w:t>
      </w:r>
      <w:fldSimple w:instr=" SEQ Figura \* ARABIC ">
        <w:r w:rsidR="00D24458">
          <w:rPr>
            <w:noProof/>
          </w:rPr>
          <w:t>45</w:t>
        </w:r>
      </w:fldSimple>
      <w:bookmarkEnd w:id="488"/>
      <w:r>
        <w:t>. Código updateMaxMin</w:t>
      </w:r>
      <w:bookmarkEnd w:id="489"/>
    </w:p>
    <w:p w14:paraId="1EC8D4DC" w14:textId="2D4374E2" w:rsidR="00AD1BD9" w:rsidRDefault="00BB5B5E" w:rsidP="00AD1BD9">
      <w:pPr>
        <w:pStyle w:val="Image"/>
      </w:pPr>
      <w:r>
        <w:rPr>
          <w:lang w:val="en-US" w:eastAsia="en-US"/>
        </w:rP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468D9B51" w:rsidR="00AD1BD9" w:rsidDel="00095BD3" w:rsidRDefault="00AD1BD9" w:rsidP="00AD1BD9">
      <w:moveFromRangeStart w:id="490" w:author="mario" w:date="2017-07-15T09:36:00Z" w:name="move487874708"/>
      <w:moveFrom w:id="491" w:author="mario" w:date="2017-07-15T09:36:00Z">
        <w:r w:rsidDel="00095BD3">
          <w:t xml:space="preserve">A </w:t>
        </w:r>
        <w:r w:rsidDel="00095BD3">
          <w:fldChar w:fldCharType="begin"/>
        </w:r>
        <w:r w:rsidDel="00095BD3">
          <w:instrText xml:space="preserve"> REF _Ref479776876 \h </w:instrText>
        </w:r>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490"/>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Heading1"/>
      </w:pPr>
      <w:bookmarkStart w:id="492" w:name="_Toc486423175"/>
      <w:r>
        <w:lastRenderedPageBreak/>
        <w:t>Resultados Obtidos</w:t>
      </w:r>
      <w:bookmarkEnd w:id="492"/>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Heading2"/>
      </w:pPr>
      <w:bookmarkStart w:id="493" w:name="_Toc486423176"/>
      <w:r>
        <w:t>Criar RNA</w:t>
      </w:r>
      <w:bookmarkEnd w:id="493"/>
    </w:p>
    <w:p w14:paraId="4014A5B1" w14:textId="2C3486B0" w:rsidR="00F059F7" w:rsidRDefault="00F059F7" w:rsidP="00F059F7">
      <w:pPr>
        <w:rPr>
          <w:lang w:eastAsia="pt-BR"/>
        </w:rPr>
      </w:pPr>
    </w:p>
    <w:p w14:paraId="3D21935E" w14:textId="77777777" w:rsidR="00095BD3" w:rsidRPr="009A4F96" w:rsidRDefault="00F059F7" w:rsidP="00095BD3">
      <w:r>
        <w:rPr>
          <w:lang w:eastAsia="pt-BR"/>
        </w:rPr>
        <w:t xml:space="preserve">Ao abrir o sistema, </w:t>
      </w:r>
      <w:r w:rsidR="00457226">
        <w:rPr>
          <w:lang w:eastAsia="pt-BR"/>
        </w:rPr>
        <w:t>a primeira tela será a de escolha da RNA.</w:t>
      </w:r>
      <w:ins w:id="494" w:author="mario" w:date="2017-07-15T09:36:00Z">
        <w:r w:rsidR="00095BD3">
          <w:rPr>
            <w:lang w:eastAsia="pt-BR"/>
          </w:rPr>
          <w:t xml:space="preserve"> </w:t>
        </w:r>
      </w:ins>
      <w:moveToRangeStart w:id="495" w:author="mario" w:date="2017-07-15T09:36:00Z" w:name="move487874722"/>
      <w:moveTo w:id="496" w:author="mario" w:date="2017-07-15T09:36:00Z">
        <w:r w:rsidR="00095BD3">
          <w:t xml:space="preserve">É possível perceber que na </w:t>
        </w:r>
        <w:r w:rsidR="00095BD3">
          <w:fldChar w:fldCharType="begin"/>
        </w:r>
        <w:r w:rsidR="00095BD3">
          <w:instrText xml:space="preserve"> REF _Ref479837139 \h </w:instrText>
        </w:r>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r w:rsidR="00095BD3">
          <w:rPr>
            <w:i/>
          </w:rPr>
          <w:t>NeuralNetwork</w:t>
        </w:r>
        <w:r w:rsidR="00095BD3">
          <w:t xml:space="preserve"> por alguns segundos, aparecerá uma dica do que se trata a aba.</w:t>
        </w:r>
      </w:moveTo>
    </w:p>
    <w:moveToRangeEnd w:id="495"/>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Caption"/>
        <w:rPr>
          <w:lang w:eastAsia="pt-BR"/>
        </w:rPr>
      </w:pPr>
      <w:bookmarkStart w:id="497" w:name="_Ref479837139"/>
      <w:bookmarkStart w:id="498" w:name="_Toc486423047"/>
      <w:r>
        <w:t xml:space="preserve">Figura </w:t>
      </w:r>
      <w:fldSimple w:instr=" SEQ Figura \* ARABIC ">
        <w:r w:rsidR="00452B5C">
          <w:rPr>
            <w:noProof/>
          </w:rPr>
          <w:t>46</w:t>
        </w:r>
      </w:fldSimple>
      <w:bookmarkEnd w:id="497"/>
      <w:r>
        <w:t xml:space="preserve">. Interface 1 - </w:t>
      </w:r>
      <w:r w:rsidRPr="004E0EDD">
        <w:rPr>
          <w:i/>
          <w:lang w:val="en-US"/>
        </w:rPr>
        <w:t>ini</w:t>
      </w:r>
      <w:r w:rsidR="004E0EDD" w:rsidRPr="004E0EDD">
        <w:rPr>
          <w:i/>
          <w:lang w:val="en-US"/>
        </w:rPr>
        <w:t>t</w:t>
      </w:r>
      <w:r w:rsidRPr="004E0EDD">
        <w:rPr>
          <w:i/>
          <w:lang w:val="en-US"/>
        </w:rPr>
        <w:t>ial</w:t>
      </w:r>
      <w:bookmarkEnd w:id="498"/>
    </w:p>
    <w:p w14:paraId="4E4E9750" w14:textId="13875DCC" w:rsidR="00457226" w:rsidRDefault="00270D20" w:rsidP="00457226">
      <w:pPr>
        <w:pStyle w:val="Image"/>
      </w:pPr>
      <w:r>
        <w:rPr>
          <w:lang w:val="en-US" w:eastAsia="en-US"/>
        </w:rP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Caption"/>
      </w:pPr>
      <w:r>
        <w:t>Fonte: Autor (2017)</w:t>
      </w:r>
    </w:p>
    <w:p w14:paraId="31287C18" w14:textId="77777777" w:rsidR="00457226" w:rsidRDefault="00457226" w:rsidP="00457226"/>
    <w:p w14:paraId="792D7ABC" w14:textId="1E8E0B69" w:rsidR="00457226" w:rsidRDefault="00457226" w:rsidP="00457226">
      <w:pPr>
        <w:rPr>
          <w:ins w:id="499" w:author="mario" w:date="2017-07-15T09:36:00Z"/>
        </w:rPr>
      </w:pPr>
      <w:moveFromRangeStart w:id="500" w:author="mario" w:date="2017-07-15T09:36:00Z" w:name="move487874722"/>
      <w:moveFrom w:id="501" w:author="mario" w:date="2017-07-15T09:36:00Z">
        <w:r w:rsidDel="00095BD3">
          <w:t xml:space="preserve">É possível perceber que na </w:t>
        </w:r>
        <w:r w:rsidDel="00095BD3">
          <w:fldChar w:fldCharType="begin"/>
        </w:r>
        <w:r w:rsidDel="00095BD3">
          <w:instrText xml:space="preserve"> REF _Ref479837139 \h </w:instrText>
        </w:r>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502" w:author="mario" w:date="2017-07-15T09:36:00Z"/>
        </w:rPr>
      </w:pPr>
      <w:ins w:id="503" w:author="mario" w:date="2017-07-15T09:36:00Z">
        <w:r>
          <w:t xml:space="preserve">Na </w:t>
        </w:r>
        <w:r>
          <w:fldChar w:fldCharType="begin"/>
        </w:r>
        <w:r>
          <w:instrText xml:space="preserve"> REF _Ref479837277 \h </w:instrText>
        </w:r>
        <w:r>
          <w:fldChar w:fldCharType="separate"/>
        </w:r>
        <w:r>
          <w:t xml:space="preserve">Figura </w:t>
        </w:r>
        <w:r>
          <w:rPr>
            <w:noProof/>
          </w:rPr>
          <w:t>47</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500"/>
    <w:p w14:paraId="0C7A8D2E" w14:textId="77777777" w:rsidR="00457226" w:rsidRDefault="00457226" w:rsidP="00457226"/>
    <w:p w14:paraId="302ACCF1" w14:textId="502545B6" w:rsidR="00457226" w:rsidRDefault="00457226" w:rsidP="00457226">
      <w:pPr>
        <w:pStyle w:val="Caption"/>
      </w:pPr>
      <w:bookmarkStart w:id="504" w:name="_Ref479837277"/>
      <w:bookmarkStart w:id="505" w:name="_Toc486423048"/>
      <w:r>
        <w:t xml:space="preserve">Figura </w:t>
      </w:r>
      <w:fldSimple w:instr=" SEQ Figura \* ARABIC ">
        <w:r w:rsidR="00452B5C">
          <w:rPr>
            <w:noProof/>
          </w:rPr>
          <w:t>47</w:t>
        </w:r>
      </w:fldSimple>
      <w:bookmarkEnd w:id="504"/>
      <w:r>
        <w:t xml:space="preserve">. Interface 1 - </w:t>
      </w:r>
      <w:r w:rsidRPr="004E0EDD">
        <w:rPr>
          <w:i/>
          <w:lang w:val="en-US"/>
        </w:rPr>
        <w:t>erro</w:t>
      </w:r>
      <w:r w:rsidR="004E0EDD" w:rsidRPr="004E0EDD">
        <w:rPr>
          <w:i/>
          <w:lang w:val="en-US"/>
        </w:rPr>
        <w:t>r</w:t>
      </w:r>
      <w:bookmarkEnd w:id="505"/>
    </w:p>
    <w:p w14:paraId="5486CBA4" w14:textId="79052A08" w:rsidR="00457226" w:rsidRDefault="00457226" w:rsidP="00457226">
      <w:pPr>
        <w:pStyle w:val="Image"/>
      </w:pPr>
      <w:r>
        <w:rPr>
          <w:lang w:val="en-US" w:eastAsia="en-US"/>
        </w:rP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58DD9FB0" w:rsidR="00457226" w:rsidDel="00095BD3" w:rsidRDefault="00457226" w:rsidP="00457226">
      <w:pPr>
        <w:rPr>
          <w:del w:id="506" w:author="mario" w:date="2017-07-15T09:36:00Z"/>
        </w:rPr>
      </w:pPr>
      <w:del w:id="507"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77777777" w:rsidR="00095BD3" w:rsidRDefault="00095BD3" w:rsidP="00095BD3">
      <w:moveToRangeStart w:id="508" w:author="mario" w:date="2017-07-15T09:36:00Z" w:name="move487874738"/>
      <w:moveTo w:id="509" w:author="mario" w:date="2017-07-15T09:36:00Z">
        <w:r w:rsidRPr="00457226">
          <w:t>Se o usuário colocar dados v</w:t>
        </w:r>
        <w:r>
          <w:t xml:space="preserve">álidos e clicar no botão </w:t>
        </w:r>
        <w:r>
          <w:rPr>
            <w:i/>
          </w:rPr>
          <w:t>Create</w:t>
        </w:r>
        <w:r>
          <w:t xml:space="preserve">, é apresentada uma mensagem dizendo que a rede foi criada com sucesso, como mostra a </w:t>
        </w:r>
        <w:r>
          <w:fldChar w:fldCharType="begin"/>
        </w:r>
        <w:r>
          <w:instrText xml:space="preserve"> REF _Ref479837596 \h </w:instrText>
        </w:r>
        <w:r>
          <w:fldChar w:fldCharType="separate"/>
        </w:r>
        <w:r>
          <w:t xml:space="preserve">Figura </w:t>
        </w:r>
        <w:r>
          <w:rPr>
            <w:noProof/>
          </w:rPr>
          <w:t>48</w:t>
        </w:r>
        <w:r>
          <w:fldChar w:fldCharType="end"/>
        </w:r>
        <w:r>
          <w:t xml:space="preserve">. Mesmo sem adicionar nenhuma camada oculta é possível criar a rede e, no </w:t>
        </w:r>
        <w:r>
          <w:lastRenderedPageBreak/>
          <w:t>caso, só terá duas camadas verdadeiras: a inicial (ou de entrada) e a final (ou de saída).</w:t>
        </w:r>
      </w:moveTo>
    </w:p>
    <w:moveToRangeEnd w:id="508"/>
    <w:p w14:paraId="6E413BE1" w14:textId="77777777" w:rsidR="00095BD3" w:rsidRDefault="00095BD3" w:rsidP="00457226">
      <w:pPr>
        <w:rPr>
          <w:ins w:id="510" w:author="mario" w:date="2017-07-15T09:36:00Z"/>
        </w:rPr>
      </w:pPr>
    </w:p>
    <w:p w14:paraId="1E45E2D9" w14:textId="77777777" w:rsidR="00457226" w:rsidRDefault="00457226" w:rsidP="00457226"/>
    <w:p w14:paraId="7A1C62CA" w14:textId="5A57BCFE" w:rsidR="00457226" w:rsidRDefault="00457226" w:rsidP="00457226">
      <w:pPr>
        <w:pStyle w:val="Caption"/>
        <w:rPr>
          <w:lang w:val="en-US"/>
        </w:rPr>
      </w:pPr>
      <w:bookmarkStart w:id="511" w:name="_Ref479837596"/>
      <w:bookmarkStart w:id="512" w:name="_Toc486423049"/>
      <w:r>
        <w:t xml:space="preserve">Figura </w:t>
      </w:r>
      <w:fldSimple w:instr=" SEQ Figura \* ARABIC ">
        <w:r w:rsidR="00452B5C">
          <w:rPr>
            <w:noProof/>
          </w:rPr>
          <w:t>48</w:t>
        </w:r>
      </w:fldSimple>
      <w:bookmarkEnd w:id="511"/>
      <w:r>
        <w:t xml:space="preserve">. Interface 1 – </w:t>
      </w:r>
      <w:r w:rsidRPr="004E0EDD">
        <w:rPr>
          <w:i/>
          <w:lang w:val="en-US"/>
        </w:rPr>
        <w:t>success</w:t>
      </w:r>
      <w:bookmarkEnd w:id="512"/>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Caption"/>
      </w:pPr>
      <w:r w:rsidRPr="00F25991">
        <w:t>Fonte: Autor (2017)</w:t>
      </w:r>
    </w:p>
    <w:p w14:paraId="2439A155" w14:textId="33BC4F92" w:rsidR="00457226" w:rsidRDefault="00457226" w:rsidP="00457226">
      <w:pPr>
        <w:rPr>
          <w:ins w:id="513" w:author="mario" w:date="2017-07-15T09:36:00Z"/>
        </w:rPr>
      </w:pPr>
      <w:moveFromRangeStart w:id="514" w:author="mario" w:date="2017-07-15T09:36:00Z" w:name="move487874738"/>
      <w:moveFrom w:id="515"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77777777" w:rsidR="00095BD3" w:rsidRDefault="00095BD3" w:rsidP="00095BD3">
      <w:pPr>
        <w:rPr>
          <w:ins w:id="516" w:author="mario" w:date="2017-07-15T09:36:00Z"/>
        </w:rPr>
      </w:pPr>
      <w:ins w:id="517" w:author="mario" w:date="2017-07-15T09:36:00Z">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514"/>
    <w:p w14:paraId="383436F5" w14:textId="77777777" w:rsidR="00EE61F1" w:rsidRDefault="00EE61F1" w:rsidP="00457226"/>
    <w:p w14:paraId="462D19F0" w14:textId="239A0DAA" w:rsidR="00EE61F1" w:rsidRDefault="00EE61F1" w:rsidP="00EE61F1">
      <w:pPr>
        <w:pStyle w:val="Caption"/>
        <w:rPr>
          <w:i/>
          <w:lang w:val="en-US"/>
        </w:rPr>
      </w:pPr>
      <w:bookmarkStart w:id="518" w:name="_Ref479839404"/>
      <w:bookmarkStart w:id="519" w:name="_Toc486423050"/>
      <w:proofErr w:type="gramStart"/>
      <w:r w:rsidRPr="00C515C6">
        <w:rPr>
          <w:lang w:val="en-US"/>
        </w:rPr>
        <w:t xml:space="preserve">Figura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518"/>
      <w:r w:rsidRPr="00EE61F1">
        <w:rPr>
          <w:lang w:val="en-US"/>
        </w:rPr>
        <w:t>.</w:t>
      </w:r>
      <w:proofErr w:type="gramEnd"/>
      <w:r w:rsidRPr="00EE61F1">
        <w:rPr>
          <w:lang w:val="en-US"/>
        </w:rPr>
        <w:t xml:space="preserve"> Interface 1 - </w:t>
      </w:r>
      <w:r w:rsidRPr="00EE61F1">
        <w:rPr>
          <w:i/>
          <w:lang w:val="en-US"/>
        </w:rPr>
        <w:t>add hidden layer</w:t>
      </w:r>
      <w:bookmarkEnd w:id="519"/>
    </w:p>
    <w:p w14:paraId="1845C10E" w14:textId="387D2953" w:rsidR="00EE61F1" w:rsidRDefault="00EE61F1" w:rsidP="00EE61F1">
      <w:pPr>
        <w:pStyle w:val="Image"/>
        <w:rPr>
          <w:lang w:val="en-US"/>
        </w:rPr>
      </w:pPr>
      <w:r>
        <w:rPr>
          <w:lang w:val="en-US" w:eastAsia="en-US"/>
        </w:rP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520" w:author="mario" w:date="2017-07-15T09:36:00Z"/>
        </w:rPr>
      </w:pPr>
      <w:del w:id="521"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522" w:author="mario" w:date="2017-07-15T09:37:00Z" w:name="move487874752"/>
      <w:moveTo w:id="523" w:author="mario" w:date="2017-07-15T09:37:00Z">
        <w:r>
          <w:t xml:space="preserve">Na </w:t>
        </w:r>
        <w:r>
          <w:fldChar w:fldCharType="begin"/>
        </w:r>
        <w:r>
          <w:instrText xml:space="preserve"> REF _Ref479839571 \h </w:instrText>
        </w:r>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522"/>
    <w:p w14:paraId="31493C10" w14:textId="77777777" w:rsidR="00095BD3" w:rsidRDefault="00095BD3" w:rsidP="00EE61F1">
      <w:pPr>
        <w:rPr>
          <w:ins w:id="524" w:author="mario" w:date="2017-07-15T09:37:00Z"/>
        </w:rPr>
      </w:pPr>
    </w:p>
    <w:p w14:paraId="15CB753C" w14:textId="77777777" w:rsidR="00EE61F1" w:rsidRDefault="00EE61F1" w:rsidP="00EE61F1"/>
    <w:p w14:paraId="395D350C" w14:textId="72460CB4" w:rsidR="00EE61F1" w:rsidRDefault="00EE61F1" w:rsidP="00EE61F1">
      <w:pPr>
        <w:pStyle w:val="Caption"/>
        <w:rPr>
          <w:i/>
          <w:lang w:val="en-US"/>
        </w:rPr>
      </w:pPr>
      <w:bookmarkStart w:id="525" w:name="_Ref479839571"/>
      <w:bookmarkStart w:id="526" w:name="_Toc486423051"/>
      <w:r w:rsidRPr="00C515C6">
        <w:t xml:space="preserve">Figura </w:t>
      </w:r>
      <w:fldSimple w:instr=" SEQ Figura \* ARABIC ">
        <w:r w:rsidR="00452B5C">
          <w:rPr>
            <w:noProof/>
          </w:rPr>
          <w:t>50</w:t>
        </w:r>
      </w:fldSimple>
      <w:bookmarkEnd w:id="525"/>
      <w:r w:rsidRPr="00EE61F1">
        <w:rPr>
          <w:lang w:val="en-US"/>
        </w:rPr>
        <w:t xml:space="preserve">. Interface 1 - </w:t>
      </w:r>
      <w:r w:rsidRPr="00EE61F1">
        <w:rPr>
          <w:i/>
          <w:lang w:val="en-US"/>
        </w:rPr>
        <w:t>activation functions</w:t>
      </w:r>
      <w:bookmarkEnd w:id="526"/>
    </w:p>
    <w:p w14:paraId="6C605748" w14:textId="78F596A7" w:rsidR="00EE61F1" w:rsidRDefault="00EE61F1" w:rsidP="00EE61F1">
      <w:pPr>
        <w:pStyle w:val="Image"/>
        <w:rPr>
          <w:lang w:val="en-US"/>
        </w:rPr>
      </w:pPr>
      <w:r>
        <w:rPr>
          <w:lang w:val="en-US" w:eastAsia="en-US"/>
        </w:rP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2BCB229" w:rsidR="00EE61F1" w:rsidRDefault="00D42852" w:rsidP="00EE61F1">
      <w:pPr>
        <w:rPr>
          <w:ins w:id="527" w:author="mario" w:date="2017-07-15T09:37:00Z"/>
        </w:rPr>
      </w:pPr>
      <w:moveFromRangeStart w:id="528" w:author="mario" w:date="2017-07-15T09:37:00Z" w:name="move487874752"/>
      <w:moveFrom w:id="529" w:author="mario" w:date="2017-07-15T09:37:00Z">
        <w:r w:rsidDel="00095BD3">
          <w:lastRenderedPageBreak/>
          <w:t xml:space="preserve">Na </w:t>
        </w:r>
        <w:r w:rsidDel="00095BD3">
          <w:fldChar w:fldCharType="begin"/>
        </w:r>
        <w:r w:rsidDel="00095BD3">
          <w:instrText xml:space="preserve"> REF _Ref479839571 \h </w:instrText>
        </w:r>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725FED1D" w:rsidR="00095BD3" w:rsidRDefault="00095BD3" w:rsidP="00095BD3">
      <w:pPr>
        <w:rPr>
          <w:ins w:id="530" w:author="mario" w:date="2017-07-15T09:37:00Z"/>
        </w:rPr>
      </w:pPr>
      <w:ins w:id="531" w:author="mario" w:date="2017-07-15T09:37:00Z">
        <w:r>
          <w:t xml:space="preserve">Se o botão </w:t>
        </w:r>
        <w:r>
          <w:rPr>
            <w:i/>
          </w:rPr>
          <w:t>Create</w:t>
        </w:r>
        <w:r>
          <w:t xml:space="preserve"> for clicado novamente, é apresentada uma mensagem alertando ao usuário que já existe uma rede criada com o mesmo nome, e se ele deseja sobrescrever a rede existente</w:t>
        </w:r>
      </w:ins>
      <w:ins w:id="532" w:author="mario" w:date="2017-07-15T09:38:00Z">
        <w:r>
          <w:t xml:space="preserve">, como mostra a </w:t>
        </w:r>
        <w:r>
          <w:fldChar w:fldCharType="begin"/>
        </w:r>
        <w:r>
          <w:instrText xml:space="preserve"> REF _Ref487874829 \h </w:instrText>
        </w:r>
      </w:ins>
      <w:r>
        <w:fldChar w:fldCharType="separate"/>
      </w:r>
      <w:ins w:id="533" w:author="mario" w:date="2017-07-15T09:38:00Z">
        <w:r w:rsidRPr="00C515C6">
          <w:t xml:space="preserve">Figura </w:t>
        </w:r>
        <w:r>
          <w:rPr>
            <w:noProof/>
          </w:rPr>
          <w:t>51</w:t>
        </w:r>
        <w:r>
          <w:fldChar w:fldCharType="end"/>
        </w:r>
      </w:ins>
      <w:ins w:id="534"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528"/>
    <w:p w14:paraId="5111053D" w14:textId="77777777" w:rsidR="00F25991" w:rsidRPr="00EE61F1" w:rsidRDefault="00F25991" w:rsidP="00457226"/>
    <w:p w14:paraId="1502D8E5" w14:textId="7321688F" w:rsidR="00F25991" w:rsidRDefault="00F25991" w:rsidP="00F25991">
      <w:pPr>
        <w:pStyle w:val="Caption"/>
      </w:pPr>
      <w:bookmarkStart w:id="535" w:name="_Toc486423052"/>
      <w:bookmarkStart w:id="536" w:name="_Ref487874829"/>
      <w:r w:rsidRPr="00C515C6">
        <w:t xml:space="preserve">Figura </w:t>
      </w:r>
      <w:fldSimple w:instr=" SEQ Figura \* ARABIC ">
        <w:r w:rsidR="00452B5C">
          <w:rPr>
            <w:noProof/>
          </w:rPr>
          <w:t>51</w:t>
        </w:r>
      </w:fldSimple>
      <w:bookmarkEnd w:id="536"/>
      <w:r w:rsidRPr="00EE61F1">
        <w:rPr>
          <w:lang w:val="en-US"/>
        </w:rPr>
        <w:t xml:space="preserve">. </w:t>
      </w:r>
      <w:r>
        <w:t xml:space="preserve">Interface 1 – </w:t>
      </w:r>
      <w:r w:rsidRPr="004E0EDD">
        <w:rPr>
          <w:i/>
        </w:rPr>
        <w:t>overwrite</w:t>
      </w:r>
      <w:bookmarkEnd w:id="535"/>
    </w:p>
    <w:p w14:paraId="47338EF2" w14:textId="46D2829E" w:rsidR="00F25991" w:rsidRDefault="00F25991" w:rsidP="00F25991">
      <w:pPr>
        <w:pStyle w:val="Image"/>
      </w:pPr>
      <w:r>
        <w:rPr>
          <w:lang w:val="en-US" w:eastAsia="en-US"/>
        </w:rP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3B0046BD" w14:textId="43FB0ADC" w:rsidR="00095BD3" w:rsidRDefault="00F25991" w:rsidP="00F25991">
      <w:del w:id="537"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538" w:author="mario" w:date="2017-07-15T09:37:00Z" w:name="move487874776"/>
      <w:moveTo w:id="539" w:author="mario" w:date="2017-07-15T09:37:00Z">
        <w:r w:rsidR="00095BD3">
          <w:t xml:space="preserve">Caso o usuário clique no botão de negação, </w:t>
        </w:r>
        <w:r w:rsidR="00095BD3">
          <w:lastRenderedPageBreak/>
          <w:t xml:space="preserve">“Não” no caso, a mensagem deixará de ser exibida e aparecerá outra mensagem, como mostra a </w:t>
        </w:r>
        <w:r w:rsidR="00095BD3">
          <w:fldChar w:fldCharType="begin"/>
        </w:r>
        <w:r w:rsidR="00095BD3">
          <w:instrText xml:space="preserve"> REF _Ref479838380 \h </w:instrText>
        </w:r>
        <w:r w:rsidR="00095BD3">
          <w:fldChar w:fldCharType="separate"/>
        </w:r>
        <w:r w:rsidR="00095BD3">
          <w:t xml:space="preserve">Figura </w:t>
        </w:r>
        <w:r w:rsidR="00095BD3">
          <w:rPr>
            <w:noProof/>
          </w:rPr>
          <w:t>52</w:t>
        </w:r>
        <w:r w:rsidR="00095BD3">
          <w:fldChar w:fldCharType="end"/>
        </w:r>
        <w:r w:rsidR="00095BD3">
          <w:t>.</w:t>
        </w:r>
      </w:moveTo>
      <w:moveToRangeEnd w:id="538"/>
    </w:p>
    <w:p w14:paraId="54A729C8" w14:textId="77777777" w:rsidR="004E0EDD" w:rsidRDefault="004E0EDD" w:rsidP="00F25991"/>
    <w:p w14:paraId="2BFAC06A" w14:textId="0A6BC261" w:rsidR="004E0EDD" w:rsidRDefault="004E0EDD" w:rsidP="004E0EDD">
      <w:pPr>
        <w:pStyle w:val="Caption"/>
      </w:pPr>
      <w:bookmarkStart w:id="540" w:name="_Ref479838380"/>
      <w:bookmarkStart w:id="541" w:name="_Toc486423053"/>
      <w:r>
        <w:t xml:space="preserve">Figura </w:t>
      </w:r>
      <w:fldSimple w:instr=" SEQ Figura \* ARABIC ">
        <w:r w:rsidR="00452B5C">
          <w:rPr>
            <w:noProof/>
          </w:rPr>
          <w:t>52</w:t>
        </w:r>
      </w:fldSimple>
      <w:bookmarkEnd w:id="540"/>
      <w:r>
        <w:t xml:space="preserve">. Interface 1 – </w:t>
      </w:r>
      <w:r>
        <w:rPr>
          <w:i/>
        </w:rPr>
        <w:t>don’t</w:t>
      </w:r>
      <w:r w:rsidRPr="004E0EDD">
        <w:rPr>
          <w:i/>
        </w:rPr>
        <w:t xml:space="preserve"> overwrite</w:t>
      </w:r>
      <w:bookmarkEnd w:id="541"/>
    </w:p>
    <w:p w14:paraId="2134FD93" w14:textId="7CE3BBA1" w:rsidR="004E0EDD" w:rsidRDefault="004E0EDD" w:rsidP="00C515C6">
      <w:pPr>
        <w:pStyle w:val="Image"/>
      </w:pPr>
      <w:r>
        <w:rPr>
          <w:lang w:val="en-US" w:eastAsia="en-US"/>
        </w:rP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Caption"/>
      </w:pPr>
      <w:r>
        <w:t>Fonte: Autor (2017)</w:t>
      </w:r>
    </w:p>
    <w:p w14:paraId="47A20B32" w14:textId="77777777" w:rsidR="00C515C6" w:rsidRPr="00C515C6" w:rsidRDefault="00C515C6" w:rsidP="00C515C6"/>
    <w:p w14:paraId="22662206" w14:textId="77777777" w:rsidR="00095BD3" w:rsidRDefault="00F25991" w:rsidP="00F25991">
      <w:pPr>
        <w:rPr>
          <w:ins w:id="542" w:author="mario" w:date="2017-07-15T09:37:00Z"/>
        </w:rPr>
      </w:pPr>
      <w:moveFromRangeStart w:id="543" w:author="mario" w:date="2017-07-15T09:37:00Z" w:name="move487874776"/>
      <w:moveFrom w:id="544"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543"/>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Heading2"/>
      </w:pPr>
      <w:bookmarkStart w:id="545" w:name="_Toc486423177"/>
      <w:r>
        <w:t>Escolher RNA</w:t>
      </w:r>
      <w:bookmarkEnd w:id="545"/>
    </w:p>
    <w:p w14:paraId="4B65886A" w14:textId="77777777" w:rsidR="004E0EDD" w:rsidRDefault="004E0EDD" w:rsidP="004E0EDD">
      <w:pPr>
        <w:rPr>
          <w:lang w:eastAsia="pt-BR"/>
        </w:rPr>
      </w:pPr>
    </w:p>
    <w:p w14:paraId="6DBF8D45" w14:textId="6D8BD543" w:rsidR="004E0EDD" w:rsidRDefault="004E0EDD" w:rsidP="004E0EDD">
      <w:pPr>
        <w:rPr>
          <w:ins w:id="546" w:author="mario" w:date="2017-07-15T09:38:00Z"/>
          <w:lang w:eastAsia="pt-BR"/>
        </w:rPr>
      </w:pPr>
      <w:r>
        <w:rPr>
          <w:lang w:eastAsia="pt-BR"/>
        </w:rPr>
        <w:t>Nesta etapa existem somente duas coisas que podem acontecer, ou a rede não existe ou existe.</w:t>
      </w:r>
    </w:p>
    <w:p w14:paraId="379ED1E2" w14:textId="77777777" w:rsidR="00095BD3" w:rsidRPr="004E0EDD" w:rsidRDefault="00095BD3" w:rsidP="00095BD3">
      <w:pPr>
        <w:rPr>
          <w:lang w:eastAsia="pt-BR"/>
        </w:rPr>
      </w:pPr>
      <w:moveToRangeStart w:id="547" w:author="mario" w:date="2017-07-15T09:38:00Z" w:name="move487874849"/>
      <w:moveTo w:id="548" w:author="mario" w:date="2017-07-15T09:38:00Z">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rsidRPr="00452B5C">
          <w:t xml:space="preserve">Figura </w:t>
        </w:r>
        <w:r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Pr>
            <w:i/>
            <w:lang w:eastAsia="pt-BR"/>
          </w:rPr>
          <w:t>Stock</w:t>
        </w:r>
        <w:r>
          <w:rPr>
            <w:lang w:eastAsia="pt-BR"/>
          </w:rPr>
          <w:t xml:space="preserve"> da rede, para que se note o preenchimento dos campos corretos.</w:t>
        </w:r>
      </w:moveTo>
    </w:p>
    <w:p w14:paraId="28815FC8" w14:textId="3A34E9A6" w:rsidR="004E0EDD" w:rsidRPr="00C515C6" w:rsidRDefault="004E0EDD" w:rsidP="004E0EDD">
      <w:pPr>
        <w:pStyle w:val="Caption"/>
        <w:rPr>
          <w:i/>
          <w:lang w:val="en-US" w:eastAsia="pt-BR"/>
        </w:rPr>
      </w:pPr>
      <w:bookmarkStart w:id="549" w:name="_Ref479838674"/>
      <w:bookmarkStart w:id="550" w:name="_Toc486423054"/>
      <w:moveToRangeEnd w:id="547"/>
      <w:proofErr w:type="gramStart"/>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549"/>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550"/>
    </w:p>
    <w:p w14:paraId="064439A0" w14:textId="7525B2AD" w:rsidR="004E0EDD" w:rsidRDefault="004E0EDD" w:rsidP="004E0EDD">
      <w:pPr>
        <w:pStyle w:val="Image"/>
      </w:pPr>
      <w:r>
        <w:rPr>
          <w:lang w:val="en-US" w:eastAsia="en-US"/>
        </w:rP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551" w:author="mario" w:date="2017-07-15T09:38:00Z"/>
          <w:lang w:eastAsia="pt-BR"/>
        </w:rPr>
      </w:pPr>
      <w:moveFromRangeStart w:id="552" w:author="mario" w:date="2017-07-15T09:38:00Z" w:name="move487874849"/>
      <w:moveFrom w:id="553"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r w:rsidDel="00095BD3">
          <w:rPr>
            <w:lang w:eastAsia="pt-BR"/>
          </w:rPr>
        </w:r>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77777777" w:rsidR="00095BD3" w:rsidRDefault="00095BD3" w:rsidP="00095BD3">
      <w:pPr>
        <w:rPr>
          <w:ins w:id="554" w:author="mario" w:date="2017-07-15T09:38:00Z"/>
          <w:lang w:eastAsia="pt-BR"/>
        </w:rPr>
      </w:pPr>
      <w:ins w:id="555" w:author="mario" w:date="2017-07-15T09:38:00Z">
        <w:r>
          <w:rPr>
            <w:lang w:eastAsia="pt-BR"/>
          </w:rPr>
          <w:lastRenderedPageBreak/>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54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552"/>
    <w:p w14:paraId="17A2E980" w14:textId="77777777" w:rsidR="004E0EDD" w:rsidRDefault="004E0EDD" w:rsidP="004E0EDD">
      <w:pPr>
        <w:rPr>
          <w:lang w:eastAsia="pt-BR"/>
        </w:rPr>
      </w:pPr>
    </w:p>
    <w:p w14:paraId="5FE4943D" w14:textId="40072184" w:rsidR="004E0EDD" w:rsidRDefault="004E0EDD" w:rsidP="004E0EDD">
      <w:pPr>
        <w:pStyle w:val="Caption"/>
        <w:rPr>
          <w:i/>
        </w:rPr>
      </w:pPr>
      <w:bookmarkStart w:id="556" w:name="_Ref479838992"/>
      <w:bookmarkStart w:id="557" w:name="_Toc486423055"/>
      <w:r>
        <w:t xml:space="preserve">Figura </w:t>
      </w:r>
      <w:fldSimple w:instr=" SEQ Figura \* ARABIC ">
        <w:r w:rsidR="00452B5C">
          <w:rPr>
            <w:noProof/>
          </w:rPr>
          <w:t>54</w:t>
        </w:r>
      </w:fldSimple>
      <w:bookmarkEnd w:id="556"/>
      <w:r>
        <w:t xml:space="preserve">. Interface 1 - </w:t>
      </w:r>
      <w:r w:rsidRPr="00A93DAC">
        <w:rPr>
          <w:i/>
        </w:rPr>
        <w:t>NN loaded</w:t>
      </w:r>
      <w:bookmarkEnd w:id="557"/>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558" w:author="mario" w:date="2017-07-15T09:38:00Z"/>
          <w:lang w:eastAsia="pt-BR"/>
        </w:rPr>
      </w:pPr>
      <w:del w:id="559"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Heading2"/>
      </w:pPr>
      <w:bookmarkStart w:id="560" w:name="_Toc486423178"/>
      <w:r>
        <w:t>Treinar RNA</w:t>
      </w:r>
      <w:bookmarkEnd w:id="560"/>
    </w:p>
    <w:p w14:paraId="4230DA83" w14:textId="77777777" w:rsidR="00D42852" w:rsidRDefault="00D42852" w:rsidP="00D42852">
      <w:pPr>
        <w:rPr>
          <w:lang w:eastAsia="pt-BR"/>
        </w:rPr>
      </w:pPr>
    </w:p>
    <w:p w14:paraId="673BACAD" w14:textId="180E5DEF" w:rsidR="00D42852" w:rsidRDefault="00D42852" w:rsidP="00D42852">
      <w:pPr>
        <w:rPr>
          <w:ins w:id="561" w:author="mario" w:date="2017-07-15T09:39:00Z"/>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425E0F50" w14:textId="77777777" w:rsidR="00095BD3" w:rsidRPr="00AE1E63" w:rsidRDefault="00095BD3" w:rsidP="00095BD3">
      <w:moveToRangeStart w:id="562" w:author="mario" w:date="2017-07-15T09:39:00Z" w:name="move487874891"/>
      <w:moveTo w:id="563" w:author="mario" w:date="2017-07-15T09:39:00Z">
        <w:r>
          <w:rPr>
            <w:lang w:eastAsia="pt-BR"/>
          </w:rPr>
          <w:t xml:space="preserve">A </w:t>
        </w:r>
        <w:r>
          <w:rPr>
            <w:lang w:eastAsia="pt-BR"/>
          </w:rPr>
          <w:fldChar w:fldCharType="begin"/>
        </w:r>
        <w:r>
          <w:rPr>
            <w:lang w:eastAsia="pt-BR"/>
          </w:rPr>
          <w:instrText xml:space="preserve"> REF _Ref479840033 \h </w:instrText>
        </w:r>
        <w:r>
          <w:rPr>
            <w:lang w:eastAsia="pt-BR"/>
          </w:rPr>
        </w:r>
        <w:r>
          <w:rPr>
            <w:lang w:eastAsia="pt-BR"/>
          </w:rPr>
          <w:fldChar w:fldCharType="separate"/>
        </w:r>
        <w:r>
          <w:t xml:space="preserve">Figura </w:t>
        </w:r>
        <w:r>
          <w:rPr>
            <w:noProof/>
          </w:rPr>
          <w:t>55</w:t>
        </w:r>
        <w:r>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Pr>
            <w:i/>
          </w:rPr>
          <w:t>Train</w:t>
        </w:r>
        <w:r>
          <w:t xml:space="preserve"> por alguns segundos, aparecerá uma dica do que se trata a aba.</w:t>
        </w:r>
      </w:moveTo>
    </w:p>
    <w:moveToRangeEnd w:id="562"/>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Caption"/>
      </w:pPr>
      <w:bookmarkStart w:id="564" w:name="_Ref479840033"/>
      <w:bookmarkStart w:id="565" w:name="_Toc486423056"/>
      <w:r>
        <w:t xml:space="preserve">Figura </w:t>
      </w:r>
      <w:fldSimple w:instr=" SEQ Figura \* ARABIC ">
        <w:r w:rsidR="00452B5C">
          <w:rPr>
            <w:noProof/>
          </w:rPr>
          <w:t>55</w:t>
        </w:r>
      </w:fldSimple>
      <w:bookmarkEnd w:id="564"/>
      <w:r>
        <w:t>. Interface 2 – initial</w:t>
      </w:r>
      <w:bookmarkEnd w:id="565"/>
    </w:p>
    <w:p w14:paraId="13E0D001" w14:textId="74F51361" w:rsidR="00D42852" w:rsidRDefault="00270D20" w:rsidP="00AE1E63">
      <w:pPr>
        <w:pStyle w:val="Image"/>
      </w:pPr>
      <w:r>
        <w:rPr>
          <w:lang w:val="en-US" w:eastAsia="en-US"/>
        </w:rP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566" w:author="mario" w:date="2017-07-15T09:39:00Z"/>
        </w:rPr>
      </w:pPr>
      <w:moveFromRangeStart w:id="567" w:author="mario" w:date="2017-07-15T09:39:00Z" w:name="move487874891"/>
      <w:moveFrom w:id="568"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r w:rsidR="00D42852" w:rsidDel="00095BD3">
          <w:rPr>
            <w:lang w:eastAsia="pt-BR"/>
          </w:rPr>
        </w:r>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569" w:author="mario" w:date="2017-07-15T09:39:00Z"/>
          <w:lang w:eastAsia="pt-BR"/>
        </w:rPr>
      </w:pPr>
    </w:p>
    <w:p w14:paraId="262A60B6" w14:textId="77777777" w:rsidR="00095BD3" w:rsidRDefault="00095BD3" w:rsidP="00095BD3">
      <w:pPr>
        <w:rPr>
          <w:ins w:id="570" w:author="mario" w:date="2017-07-15T09:39:00Z"/>
          <w:lang w:eastAsia="pt-BR"/>
        </w:rPr>
      </w:pPr>
      <w:ins w:id="571" w:author="mario" w:date="2017-07-15T09:39:00Z">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Caption"/>
        <w:rPr>
          <w:i/>
        </w:rPr>
      </w:pPr>
      <w:bookmarkStart w:id="572" w:name="_Ref479840343"/>
      <w:bookmarkStart w:id="573" w:name="_Toc486423057"/>
      <w:moveFromRangeEnd w:id="567"/>
      <w:r>
        <w:t xml:space="preserve">Figura </w:t>
      </w:r>
      <w:fldSimple w:instr=" SEQ Figura \* ARABIC ">
        <w:r w:rsidR="00452B5C">
          <w:rPr>
            <w:noProof/>
          </w:rPr>
          <w:t>56</w:t>
        </w:r>
      </w:fldSimple>
      <w:bookmarkEnd w:id="572"/>
      <w:r>
        <w:t xml:space="preserve">. Interface 2 - </w:t>
      </w:r>
      <w:r w:rsidRPr="00456629">
        <w:rPr>
          <w:i/>
        </w:rPr>
        <w:t>null dates</w:t>
      </w:r>
      <w:bookmarkEnd w:id="573"/>
    </w:p>
    <w:p w14:paraId="776B0E00" w14:textId="00E06663" w:rsidR="00AE1E63" w:rsidRDefault="00AE1E63" w:rsidP="00AE1E63">
      <w:pPr>
        <w:pStyle w:val="Image"/>
      </w:pPr>
      <w:bookmarkStart w:id="574" w:name="_GoBack"/>
      <w:bookmarkEnd w:id="574"/>
      <w:r>
        <w:rPr>
          <w:lang w:val="en-US" w:eastAsia="en-US"/>
        </w:rP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1235875" w:rsidR="00AE1E63" w:rsidDel="00095BD3" w:rsidRDefault="00AE1E63" w:rsidP="00AE1E63">
      <w:pPr>
        <w:rPr>
          <w:del w:id="575" w:author="mario" w:date="2017-07-15T09:39:00Z"/>
          <w:lang w:eastAsia="pt-BR"/>
        </w:rPr>
      </w:pPr>
    </w:p>
    <w:p w14:paraId="64008986" w14:textId="1FEE9069" w:rsidR="00AE1E63" w:rsidDel="00095BD3" w:rsidRDefault="00AE1E63" w:rsidP="00AE1E63">
      <w:pPr>
        <w:rPr>
          <w:del w:id="576" w:author="mario" w:date="2017-07-15T09:39:00Z"/>
          <w:lang w:eastAsia="pt-BR"/>
        </w:rPr>
      </w:pPr>
      <w:del w:id="577"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578" w:author="mario" w:date="2017-07-15T09:39:00Z" w:name="move487874906"/>
      <w:moveTo w:id="579"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578"/>
    <w:p w14:paraId="3CFDB76E" w14:textId="77777777" w:rsidR="00095BD3" w:rsidRDefault="00095BD3" w:rsidP="00AE1E63">
      <w:pPr>
        <w:rPr>
          <w:ins w:id="580"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Caption"/>
        <w:rPr>
          <w:i/>
        </w:rPr>
      </w:pPr>
      <w:bookmarkStart w:id="581" w:name="_Ref479840498"/>
      <w:bookmarkStart w:id="582" w:name="_Toc486423058"/>
      <w:r>
        <w:t xml:space="preserve">Figura </w:t>
      </w:r>
      <w:fldSimple w:instr=" SEQ Figura \* ARABIC ">
        <w:r w:rsidR="00452B5C">
          <w:rPr>
            <w:noProof/>
          </w:rPr>
          <w:t>57</w:t>
        </w:r>
      </w:fldSimple>
      <w:bookmarkEnd w:id="581"/>
      <w:r>
        <w:t xml:space="preserve">. Interface 2 - </w:t>
      </w:r>
      <w:r w:rsidRPr="000B462E">
        <w:rPr>
          <w:i/>
        </w:rPr>
        <w:t>null NN</w:t>
      </w:r>
      <w:bookmarkEnd w:id="582"/>
    </w:p>
    <w:p w14:paraId="552CC606" w14:textId="4EB5C4C3" w:rsidR="00AE1E63" w:rsidRDefault="00AE1E63" w:rsidP="00AE1E63">
      <w:pPr>
        <w:pStyle w:val="Image"/>
      </w:pPr>
      <w:r>
        <w:rPr>
          <w:lang w:val="en-US" w:eastAsia="en-US"/>
        </w:rP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583" w:author="mario" w:date="2017-07-15T09:39:00Z"/>
          <w:lang w:eastAsia="pt-BR"/>
        </w:rPr>
      </w:pPr>
      <w:moveFromRangeStart w:id="584" w:author="mario" w:date="2017-07-15T09:39:00Z" w:name="move487874906"/>
      <w:moveFrom w:id="585"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r w:rsidDel="00095BD3">
          <w:rPr>
            <w:lang w:eastAsia="pt-BR"/>
          </w:rPr>
        </w:r>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77777777" w:rsidR="00095BD3" w:rsidRDefault="00095BD3" w:rsidP="00095BD3">
      <w:pPr>
        <w:rPr>
          <w:ins w:id="586" w:author="mario" w:date="2017-07-15T09:39:00Z"/>
        </w:rPr>
      </w:pPr>
      <w:ins w:id="587" w:author="mario" w:date="2017-07-15T09:39:00Z">
        <w:r>
          <w:t xml:space="preserve">A </w:t>
        </w:r>
        <w:r>
          <w:fldChar w:fldCharType="begin"/>
        </w:r>
        <w:r>
          <w:instrText xml:space="preserve"> REF _Ref479840673 \h </w:instrText>
        </w:r>
        <w:r>
          <w:fldChar w:fldCharType="separate"/>
        </w:r>
        <w:r>
          <w:t xml:space="preserve">Figura </w:t>
        </w:r>
        <w:r>
          <w:rPr>
            <w:noProof/>
          </w:rPr>
          <w:t>58</w:t>
        </w:r>
        <w:r>
          <w:fldChar w:fldCharType="end"/>
        </w:r>
        <w:r>
          <w:t xml:space="preserve"> mostra todas as opções de algoritmos de aprendizagem disponível no programa. Esses algoritmos já foram tratados em outra parte deste </w:t>
        </w:r>
        <w:r>
          <w:lastRenderedPageBreak/>
          <w:t xml:space="preserve">trabalho, quando foi apresentado sobre aprendizagem e seus algoritmos, presente na sessão </w:t>
        </w:r>
        <w:r>
          <w:fldChar w:fldCharType="begin"/>
        </w:r>
        <w:r>
          <w:instrText xml:space="preserve"> REF _Ref479840862 \n \h </w:instrText>
        </w:r>
        <w:r>
          <w:fldChar w:fldCharType="separate"/>
        </w:r>
        <w:r>
          <w:t>2.4</w:t>
        </w:r>
        <w:r>
          <w:fldChar w:fldCharType="end"/>
        </w:r>
        <w:r>
          <w:t>.</w:t>
        </w:r>
      </w:ins>
    </w:p>
    <w:p w14:paraId="27C9C58A" w14:textId="77777777" w:rsidR="00095BD3" w:rsidDel="00095BD3" w:rsidRDefault="00095BD3" w:rsidP="00AE1E63">
      <w:pPr>
        <w:rPr>
          <w:lang w:eastAsia="pt-BR"/>
        </w:rPr>
      </w:pPr>
    </w:p>
    <w:moveFromRangeEnd w:id="584"/>
    <w:p w14:paraId="5F5B2551" w14:textId="77777777" w:rsidR="00AE1E63" w:rsidRDefault="00AE1E63" w:rsidP="00AE1E63">
      <w:pPr>
        <w:rPr>
          <w:lang w:eastAsia="pt-BR"/>
        </w:rPr>
      </w:pPr>
    </w:p>
    <w:p w14:paraId="46B38B7D" w14:textId="33C5640E" w:rsidR="00AE1E63" w:rsidRDefault="00AE1E63" w:rsidP="00AE1E63">
      <w:pPr>
        <w:pStyle w:val="Caption"/>
        <w:rPr>
          <w:i/>
        </w:rPr>
      </w:pPr>
      <w:bookmarkStart w:id="588" w:name="_Ref479840673"/>
      <w:bookmarkStart w:id="589" w:name="_Toc486423059"/>
      <w:r>
        <w:t xml:space="preserve">Figura </w:t>
      </w:r>
      <w:fldSimple w:instr=" SEQ Figura \* ARABIC ">
        <w:r w:rsidR="00452B5C">
          <w:rPr>
            <w:noProof/>
          </w:rPr>
          <w:t>58</w:t>
        </w:r>
      </w:fldSimple>
      <w:bookmarkEnd w:id="588"/>
      <w:r>
        <w:t xml:space="preserve">. Interface 2 - </w:t>
      </w:r>
      <w:r>
        <w:rPr>
          <w:i/>
        </w:rPr>
        <w:t>Learning Rules</w:t>
      </w:r>
      <w:bookmarkEnd w:id="589"/>
    </w:p>
    <w:p w14:paraId="5D918382" w14:textId="0EBBFC6A" w:rsidR="00AE1E63" w:rsidRDefault="00AE1E63" w:rsidP="00AE1E63">
      <w:pPr>
        <w:pStyle w:val="Image"/>
      </w:pPr>
      <w:r>
        <w:rPr>
          <w:lang w:val="en-US" w:eastAsia="en-US"/>
        </w:rP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334D582E" w:rsidR="00AE1E63" w:rsidDel="00095BD3" w:rsidRDefault="00AE1E63" w:rsidP="00AE1E63">
      <w:pPr>
        <w:rPr>
          <w:del w:id="590" w:author="mario" w:date="2017-07-15T09:39:00Z"/>
        </w:rPr>
      </w:pPr>
      <w:del w:id="591"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7777777" w:rsidR="00095BD3" w:rsidRDefault="00095BD3" w:rsidP="00095BD3">
      <w:moveToRangeStart w:id="592" w:author="mario" w:date="2017-07-15T09:39:00Z" w:name="move487874924"/>
      <w:moveTo w:id="593" w:author="mario" w:date="2017-07-15T09:39:00Z">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592"/>
    <w:p w14:paraId="32C526DD" w14:textId="77777777" w:rsidR="00095BD3" w:rsidRDefault="00095BD3" w:rsidP="00AE1E63">
      <w:pPr>
        <w:rPr>
          <w:ins w:id="594" w:author="mario" w:date="2017-07-15T09:39:00Z"/>
        </w:rPr>
      </w:pPr>
    </w:p>
    <w:p w14:paraId="6A7FE83D" w14:textId="77777777" w:rsidR="00361EEE" w:rsidRDefault="00361EEE" w:rsidP="00AE1E63"/>
    <w:p w14:paraId="47FD68C4" w14:textId="0A0FC589" w:rsidR="00361EEE" w:rsidRDefault="00361EEE" w:rsidP="00361EEE">
      <w:pPr>
        <w:pStyle w:val="Caption"/>
        <w:rPr>
          <w:i/>
        </w:rPr>
      </w:pPr>
      <w:bookmarkStart w:id="595" w:name="_Ref479840972"/>
      <w:bookmarkStart w:id="596" w:name="_Toc486423060"/>
      <w:r>
        <w:t xml:space="preserve">Figura </w:t>
      </w:r>
      <w:fldSimple w:instr=" SEQ Figura \* ARABIC ">
        <w:r w:rsidR="00452B5C">
          <w:rPr>
            <w:noProof/>
          </w:rPr>
          <w:t>59</w:t>
        </w:r>
      </w:fldSimple>
      <w:bookmarkEnd w:id="595"/>
      <w:r>
        <w:t xml:space="preserve">. Interface 2 – </w:t>
      </w:r>
      <w:r w:rsidRPr="00A871FD">
        <w:rPr>
          <w:i/>
        </w:rPr>
        <w:t>dates</w:t>
      </w:r>
      <w:bookmarkEnd w:id="596"/>
    </w:p>
    <w:p w14:paraId="6A0B338E" w14:textId="48E7A2A1" w:rsidR="00361EEE" w:rsidRDefault="00361EEE" w:rsidP="00361EEE">
      <w:pPr>
        <w:pStyle w:val="Image"/>
      </w:pPr>
      <w:r>
        <w:rPr>
          <w:lang w:val="en-US" w:eastAsia="en-US"/>
        </w:rP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698F624D" w:rsidR="00361EEE" w:rsidRDefault="00361EEE" w:rsidP="00361EEE">
      <w:pPr>
        <w:rPr>
          <w:ins w:id="597" w:author="mario" w:date="2017-07-15T09:40:00Z"/>
        </w:rPr>
      </w:pPr>
      <w:moveFromRangeStart w:id="598" w:author="mario" w:date="2017-07-15T09:39:00Z" w:name="move487874924"/>
      <w:moveFrom w:id="599"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77777777" w:rsidR="00095BD3" w:rsidRDefault="00095BD3" w:rsidP="00095BD3">
      <w:pPr>
        <w:rPr>
          <w:ins w:id="600" w:author="mario" w:date="2017-07-15T09:40:00Z"/>
        </w:rPr>
      </w:pPr>
      <w:ins w:id="601" w:author="mario" w:date="2017-07-15T09:40:00Z">
        <w:r>
          <w:lastRenderedPageBreak/>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598"/>
    <w:p w14:paraId="7537DD12" w14:textId="77777777" w:rsidR="008647C5" w:rsidRDefault="008647C5" w:rsidP="00361EEE"/>
    <w:p w14:paraId="7B28E63C" w14:textId="38F81AA5" w:rsidR="008647C5" w:rsidRPr="00C515C6" w:rsidRDefault="00A479BE" w:rsidP="00A479BE">
      <w:pPr>
        <w:pStyle w:val="Caption"/>
        <w:rPr>
          <w:i/>
          <w:lang w:val="en-US"/>
        </w:rPr>
      </w:pPr>
      <w:bookmarkStart w:id="602" w:name="_Ref479842025"/>
      <w:bookmarkStart w:id="603" w:name="_Toc486423061"/>
      <w:proofErr w:type="gramStart"/>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602"/>
      <w:r w:rsidRPr="00C515C6">
        <w:rPr>
          <w:lang w:val="en-US"/>
        </w:rPr>
        <w:t>.</w:t>
      </w:r>
      <w:proofErr w:type="gramEnd"/>
      <w:r w:rsidRPr="00C515C6">
        <w:rPr>
          <w:lang w:val="en-US"/>
        </w:rPr>
        <w:t xml:space="preserve"> Interface 2 - </w:t>
      </w:r>
      <w:r w:rsidRPr="00C515C6">
        <w:rPr>
          <w:i/>
          <w:lang w:val="en-US"/>
        </w:rPr>
        <w:t>from after to</w:t>
      </w:r>
      <w:bookmarkEnd w:id="603"/>
    </w:p>
    <w:p w14:paraId="2D6289C3" w14:textId="625AF92A" w:rsidR="00A479BE" w:rsidRDefault="00A479BE" w:rsidP="00A479BE">
      <w:pPr>
        <w:pStyle w:val="Image"/>
      </w:pPr>
      <w:r>
        <w:rPr>
          <w:lang w:val="en-US" w:eastAsia="en-US"/>
        </w:rP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673CB5F9" w:rsidR="00A479BE" w:rsidDel="00095BD3" w:rsidRDefault="00A479BE" w:rsidP="00A479BE">
      <w:pPr>
        <w:rPr>
          <w:del w:id="604" w:author="mario" w:date="2017-07-15T09:40:00Z"/>
        </w:rPr>
      </w:pPr>
      <w:del w:id="605"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77777777" w:rsidR="00095BD3" w:rsidRDefault="00095BD3" w:rsidP="00095BD3">
      <w:moveToRangeStart w:id="606" w:author="mario" w:date="2017-07-15T09:40:00Z" w:name="move487874942"/>
      <w:moveTo w:id="607" w:author="mario" w:date="2017-07-15T09:40:00Z">
        <w:r w:rsidRPr="00A479BE">
          <w:lastRenderedPageBreak/>
          <w:t xml:space="preserve">A </w:t>
        </w:r>
        <w:r w:rsidRPr="00A479BE">
          <w:fldChar w:fldCharType="begin"/>
        </w:r>
        <w:r w:rsidRPr="00A479BE">
          <w:instrText xml:space="preserve"> REF _Ref479842876 \h </w:instrText>
        </w:r>
        <w:r w:rsidRPr="00A479BE">
          <w:fldChar w:fldCharType="separate"/>
        </w:r>
        <w:r w:rsidRPr="00452B5C">
          <w:t xml:space="preserve">Figura </w:t>
        </w:r>
        <w:r w:rsidRPr="00452B5C">
          <w:rPr>
            <w:noProof/>
          </w:rPr>
          <w:t>61</w:t>
        </w:r>
        <w:r w:rsidRPr="00A479BE">
          <w:fldChar w:fldCharType="end"/>
        </w:r>
        <w:r w:rsidRPr="00A479BE">
          <w:t xml:space="preserve"> apresenta o </w:t>
        </w:r>
        <w:r>
          <w:t>erro que aparece quando o usuário tenta selecionar datas que ainda não existem dados disponíveis, no caso foi selecionado em 2017 dados de negociações feitas em 2018.</w:t>
        </w:r>
      </w:moveTo>
    </w:p>
    <w:moveToRangeEnd w:id="606"/>
    <w:p w14:paraId="04D710AD" w14:textId="77777777" w:rsidR="00095BD3" w:rsidRDefault="00095BD3" w:rsidP="00A479BE">
      <w:pPr>
        <w:rPr>
          <w:ins w:id="608" w:author="mario" w:date="2017-07-15T09:40:00Z"/>
        </w:rPr>
      </w:pPr>
    </w:p>
    <w:p w14:paraId="4B411ABE" w14:textId="77777777" w:rsidR="00A479BE" w:rsidRDefault="00A479BE" w:rsidP="00A479BE"/>
    <w:p w14:paraId="1BABCDEE" w14:textId="34AA128B" w:rsidR="00A479BE" w:rsidRDefault="00A479BE" w:rsidP="00A479BE">
      <w:pPr>
        <w:pStyle w:val="Caption"/>
        <w:rPr>
          <w:i/>
          <w:lang w:val="en-US"/>
        </w:rPr>
      </w:pPr>
      <w:bookmarkStart w:id="609" w:name="_Ref479842876"/>
      <w:bookmarkStart w:id="610" w:name="_Toc486423062"/>
      <w:proofErr w:type="gramStart"/>
      <w:r w:rsidRPr="00381F86">
        <w:rPr>
          <w:lang w:val="en-US"/>
        </w:rPr>
        <w:t xml:space="preserve">Figura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609"/>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610"/>
    </w:p>
    <w:p w14:paraId="489627B8" w14:textId="3EE1ED8F" w:rsidR="00A479BE" w:rsidRDefault="00A479BE" w:rsidP="00A479BE">
      <w:pPr>
        <w:pStyle w:val="Image"/>
        <w:rPr>
          <w:lang w:val="en-US"/>
        </w:rPr>
      </w:pPr>
      <w:r>
        <w:rPr>
          <w:lang w:val="en-US" w:eastAsia="en-US"/>
        </w:rP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017BC4" w:rsidR="00A479BE" w:rsidRDefault="00A479BE" w:rsidP="00A479BE">
      <w:pPr>
        <w:rPr>
          <w:ins w:id="611" w:author="mario" w:date="2017-07-15T09:40:00Z"/>
        </w:rPr>
      </w:pPr>
      <w:moveFromRangeStart w:id="612" w:author="mario" w:date="2017-07-15T09:40:00Z" w:name="move487874942"/>
      <w:moveFrom w:id="613"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77777777" w:rsidR="00095BD3" w:rsidRDefault="00095BD3" w:rsidP="00095BD3">
      <w:pPr>
        <w:rPr>
          <w:ins w:id="614" w:author="mario" w:date="2017-07-15T09:40:00Z"/>
        </w:rPr>
      </w:pPr>
      <w:ins w:id="615" w:author="mario" w:date="2017-07-15T09:40:00Z">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r>
          <w:rPr>
            <w:i/>
          </w:rPr>
          <w:t>epoch</w:t>
        </w:r>
        <w:r>
          <w:t>).</w:t>
        </w:r>
      </w:ins>
    </w:p>
    <w:p w14:paraId="0F40C3D4" w14:textId="77777777" w:rsidR="00095BD3" w:rsidDel="00095BD3" w:rsidRDefault="00095BD3" w:rsidP="00A479BE"/>
    <w:moveFromRangeEnd w:id="612"/>
    <w:p w14:paraId="3662D46C" w14:textId="77777777" w:rsidR="00270D20" w:rsidRDefault="00270D20" w:rsidP="00A479BE"/>
    <w:p w14:paraId="087BFE17" w14:textId="27645C72" w:rsidR="00270D20" w:rsidRDefault="00270D20" w:rsidP="00270D20">
      <w:pPr>
        <w:pStyle w:val="Caption"/>
        <w:rPr>
          <w:i/>
        </w:rPr>
      </w:pPr>
      <w:bookmarkStart w:id="616" w:name="_Ref479843026"/>
      <w:bookmarkStart w:id="617" w:name="_Toc486423063"/>
      <w:r>
        <w:t xml:space="preserve">Figura </w:t>
      </w:r>
      <w:fldSimple w:instr=" SEQ Figura \* ARABIC ">
        <w:r w:rsidR="00452B5C">
          <w:rPr>
            <w:noProof/>
          </w:rPr>
          <w:t>62</w:t>
        </w:r>
      </w:fldSimple>
      <w:bookmarkEnd w:id="616"/>
      <w:r>
        <w:t xml:space="preserve">. Interface 2 – </w:t>
      </w:r>
      <w:r w:rsidRPr="00CF0E0C">
        <w:rPr>
          <w:i/>
        </w:rPr>
        <w:t>trained</w:t>
      </w:r>
      <w:bookmarkEnd w:id="617"/>
    </w:p>
    <w:p w14:paraId="42FA6DC2" w14:textId="68D66196" w:rsidR="00270D20" w:rsidRDefault="00270D20" w:rsidP="00270D20">
      <w:pPr>
        <w:pStyle w:val="Image"/>
      </w:pPr>
      <w:r>
        <w:rPr>
          <w:lang w:val="en-US" w:eastAsia="en-US"/>
        </w:rP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549C256D" w:rsidR="00270D20" w:rsidDel="00095BD3" w:rsidRDefault="00270D20" w:rsidP="00270D20">
      <w:pPr>
        <w:rPr>
          <w:del w:id="618" w:author="mario" w:date="2017-07-15T09:40:00Z"/>
        </w:rPr>
      </w:pPr>
      <w:del w:id="619"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Heading2"/>
      </w:pPr>
      <w:bookmarkStart w:id="620" w:name="_Toc486423179"/>
      <w:r>
        <w:t>Gerar Relatório</w:t>
      </w:r>
      <w:bookmarkEnd w:id="620"/>
    </w:p>
    <w:p w14:paraId="4E37C396" w14:textId="5E543309" w:rsidR="00C63693" w:rsidRDefault="00C63693" w:rsidP="00C63693"/>
    <w:p w14:paraId="5F36C75F" w14:textId="77C710B7" w:rsidR="00C63693" w:rsidRDefault="009A4F96" w:rsidP="00C63693">
      <w:pPr>
        <w:rPr>
          <w:ins w:id="621" w:author="mario" w:date="2017-07-15T09:40:00Z"/>
        </w:rPr>
      </w:pPr>
      <w:r>
        <w:t>Depois de selecionado a RNA, é possível gerar um gráfico comparando os dados calculados pela rede e os reais, mesmo sem ter treinado essa rede antes.</w:t>
      </w:r>
    </w:p>
    <w:p w14:paraId="1624AA33" w14:textId="77777777" w:rsidR="00095BD3" w:rsidRDefault="00095BD3" w:rsidP="00095BD3">
      <w:moveToRangeStart w:id="622" w:author="mario" w:date="2017-07-15T09:40:00Z" w:name="move487874960"/>
      <w:moveTo w:id="623" w:author="mario" w:date="2017-07-15T09:40:00Z">
        <w:r>
          <w:t xml:space="preserve">A </w:t>
        </w:r>
        <w:r>
          <w:fldChar w:fldCharType="begin"/>
        </w:r>
        <w:r>
          <w:instrText xml:space="preserve"> REF _Ref479843935 \h </w:instrText>
        </w:r>
        <w:r>
          <w:fldChar w:fldCharType="separate"/>
        </w:r>
        <w:r>
          <w:t xml:space="preserve">Figura </w:t>
        </w:r>
        <w:r>
          <w:rPr>
            <w:noProof/>
          </w:rPr>
          <w:t>63</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moveTo>
    </w:p>
    <w:moveToRangeEnd w:id="622"/>
    <w:p w14:paraId="2FE598D3" w14:textId="17A22E50" w:rsidR="00095BD3" w:rsidDel="00095BD3" w:rsidRDefault="00095BD3" w:rsidP="00C63693">
      <w:pPr>
        <w:rPr>
          <w:del w:id="624" w:author="mario" w:date="2017-07-15T09:40:00Z"/>
        </w:rPr>
      </w:pPr>
    </w:p>
    <w:p w14:paraId="2AD945AD" w14:textId="43D766FD" w:rsidR="009A4F96" w:rsidDel="00095BD3" w:rsidRDefault="009A4F96" w:rsidP="00C63693">
      <w:pPr>
        <w:rPr>
          <w:del w:id="625" w:author="mario" w:date="2017-07-15T09:40:00Z"/>
        </w:rPr>
      </w:pPr>
    </w:p>
    <w:p w14:paraId="04B59597" w14:textId="3996CD08" w:rsidR="007C43C0" w:rsidDel="00095BD3" w:rsidRDefault="007C43C0" w:rsidP="00C63693">
      <w:pPr>
        <w:rPr>
          <w:del w:id="626" w:author="mario" w:date="2017-07-15T09:40:00Z"/>
        </w:rPr>
      </w:pPr>
    </w:p>
    <w:p w14:paraId="45387C13" w14:textId="69446C91" w:rsidR="007C43C0" w:rsidDel="00095BD3" w:rsidRDefault="007C43C0" w:rsidP="00C63693">
      <w:pPr>
        <w:rPr>
          <w:del w:id="627" w:author="mario" w:date="2017-07-15T09:40:00Z"/>
        </w:rPr>
      </w:pPr>
    </w:p>
    <w:p w14:paraId="22FCC3EA" w14:textId="0105ED84" w:rsidR="007C43C0" w:rsidDel="00095BD3" w:rsidRDefault="007C43C0" w:rsidP="00C63693">
      <w:pPr>
        <w:rPr>
          <w:del w:id="628" w:author="mario" w:date="2017-07-15T09:40:00Z"/>
        </w:rPr>
      </w:pPr>
    </w:p>
    <w:p w14:paraId="55F4A7C5" w14:textId="5B759793" w:rsidR="007C43C0" w:rsidDel="00095BD3" w:rsidRDefault="007C43C0" w:rsidP="00C63693">
      <w:pPr>
        <w:rPr>
          <w:del w:id="629" w:author="mario" w:date="2017-07-15T09:40:00Z"/>
        </w:rPr>
      </w:pPr>
    </w:p>
    <w:p w14:paraId="25D52083" w14:textId="4944CC34" w:rsidR="007C43C0" w:rsidDel="00095BD3" w:rsidRDefault="007C43C0" w:rsidP="00C63693">
      <w:pPr>
        <w:rPr>
          <w:del w:id="630" w:author="mario" w:date="2017-07-15T09:40:00Z"/>
        </w:rPr>
      </w:pPr>
    </w:p>
    <w:p w14:paraId="7C4D034C" w14:textId="6F5AB81C" w:rsidR="007C43C0" w:rsidDel="00095BD3" w:rsidRDefault="007C43C0" w:rsidP="00C63693">
      <w:pPr>
        <w:rPr>
          <w:del w:id="631" w:author="mario" w:date="2017-07-15T09:40:00Z"/>
        </w:rPr>
      </w:pPr>
    </w:p>
    <w:p w14:paraId="31848647" w14:textId="0656067B" w:rsidR="007C43C0" w:rsidDel="00095BD3" w:rsidRDefault="007C43C0" w:rsidP="00C63693">
      <w:pPr>
        <w:rPr>
          <w:del w:id="632" w:author="mario" w:date="2017-07-15T09:40:00Z"/>
        </w:rPr>
      </w:pPr>
    </w:p>
    <w:p w14:paraId="44201B73" w14:textId="2D435D59" w:rsidR="007C43C0" w:rsidDel="00095BD3" w:rsidRDefault="007C43C0" w:rsidP="00C63693">
      <w:pPr>
        <w:rPr>
          <w:del w:id="633" w:author="mario" w:date="2017-07-15T09:40:00Z"/>
        </w:rPr>
      </w:pPr>
    </w:p>
    <w:p w14:paraId="6C52C7CD" w14:textId="4276A232" w:rsidR="009A4F96" w:rsidRDefault="009A4F96" w:rsidP="009A4F96">
      <w:pPr>
        <w:pStyle w:val="Caption"/>
        <w:rPr>
          <w:i/>
        </w:rPr>
      </w:pPr>
      <w:bookmarkStart w:id="634" w:name="_Ref479843935"/>
      <w:bookmarkStart w:id="635" w:name="_Toc486423064"/>
      <w:r>
        <w:lastRenderedPageBreak/>
        <w:t xml:space="preserve">Figura </w:t>
      </w:r>
      <w:fldSimple w:instr=" SEQ Figura \* ARABIC ">
        <w:r w:rsidR="00452B5C">
          <w:rPr>
            <w:noProof/>
          </w:rPr>
          <w:t>63</w:t>
        </w:r>
      </w:fldSimple>
      <w:bookmarkEnd w:id="634"/>
      <w:r>
        <w:t xml:space="preserve">. Interface 3 – </w:t>
      </w:r>
      <w:r>
        <w:rPr>
          <w:i/>
        </w:rPr>
        <w:t>initial</w:t>
      </w:r>
      <w:bookmarkEnd w:id="635"/>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1C7FD8B" w:rsidR="009A4F96" w:rsidRDefault="009A4F96" w:rsidP="009A4F96">
      <w:pPr>
        <w:rPr>
          <w:ins w:id="636" w:author="mario" w:date="2017-07-15T09:40:00Z"/>
        </w:rPr>
      </w:pPr>
      <w:moveFromRangeStart w:id="637" w:author="mario" w:date="2017-07-15T09:40:00Z" w:name="move487874960"/>
      <w:moveFrom w:id="638" w:author="mario" w:date="2017-07-15T09:40:00Z">
        <w:r w:rsidDel="00095BD3">
          <w:t xml:space="preserve">A </w:t>
        </w:r>
        <w:r w:rsidDel="00095BD3">
          <w:fldChar w:fldCharType="begin"/>
        </w:r>
        <w:r w:rsidDel="00095BD3">
          <w:instrText xml:space="preserve"> REF _Ref479843935 \h </w:instrText>
        </w:r>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639" w:author="mario" w:date="2017-07-15T09:40:00Z"/>
        </w:rPr>
      </w:pPr>
      <w:ins w:id="640"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637"/>
    <w:p w14:paraId="0918FE48" w14:textId="77777777" w:rsidR="009A4F96" w:rsidRDefault="009A4F96" w:rsidP="009A4F96"/>
    <w:p w14:paraId="0C3DEE8C" w14:textId="0E50E2CC" w:rsidR="009A4F96" w:rsidRDefault="009A4F96" w:rsidP="009A4F96">
      <w:pPr>
        <w:pStyle w:val="Caption"/>
        <w:rPr>
          <w:i/>
        </w:rPr>
      </w:pPr>
      <w:bookmarkStart w:id="641" w:name="_Ref479844133"/>
      <w:bookmarkStart w:id="642" w:name="_Toc486423065"/>
      <w:r>
        <w:t xml:space="preserve">Figura </w:t>
      </w:r>
      <w:fldSimple w:instr=" SEQ Figura \* ARABIC ">
        <w:r w:rsidR="00452B5C">
          <w:rPr>
            <w:noProof/>
          </w:rPr>
          <w:t>64</w:t>
        </w:r>
      </w:fldSimple>
      <w:bookmarkEnd w:id="641"/>
      <w:r>
        <w:t xml:space="preserve">. Interface 3 - </w:t>
      </w:r>
      <w:r w:rsidRPr="00F460EB">
        <w:rPr>
          <w:i/>
        </w:rPr>
        <w:t>null NN</w:t>
      </w:r>
      <w:bookmarkEnd w:id="642"/>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0EA1E1AF" w:rsidR="009A4F96" w:rsidDel="00095BD3" w:rsidRDefault="009A4F96" w:rsidP="009A4F96">
      <w:pPr>
        <w:rPr>
          <w:del w:id="643" w:author="mario" w:date="2017-07-15T09:40:00Z"/>
        </w:rPr>
      </w:pPr>
      <w:del w:id="644"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645"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77777777" w:rsidR="00095BD3" w:rsidRDefault="00095BD3" w:rsidP="00095BD3">
      <w:moveToRangeStart w:id="646" w:author="mario" w:date="2017-07-15T09:40:00Z" w:name="move487874983"/>
      <w:moveTo w:id="647" w:author="mario" w:date="2017-07-15T09:40:00Z">
        <w:r>
          <w:t xml:space="preserve">A </w:t>
        </w:r>
        <w:r>
          <w:fldChar w:fldCharType="begin"/>
        </w:r>
        <w:r>
          <w:instrText xml:space="preserve"> REF _Ref479845277 \h </w:instrText>
        </w:r>
        <w:r>
          <w:fldChar w:fldCharType="separate"/>
        </w:r>
        <w:r>
          <w:t xml:space="preserve">Figura </w:t>
        </w:r>
        <w:r>
          <w:rPr>
            <w:noProof/>
          </w:rPr>
          <w:t>65</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moveTo>
    </w:p>
    <w:moveToRangeEnd w:id="646"/>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Caption"/>
        <w:rPr>
          <w:i/>
        </w:rPr>
      </w:pPr>
      <w:bookmarkStart w:id="648" w:name="_Ref479845277"/>
      <w:bookmarkStart w:id="649" w:name="_Toc486423066"/>
      <w:r>
        <w:t xml:space="preserve">Figura </w:t>
      </w:r>
      <w:fldSimple w:instr=" SEQ Figura \* ARABIC ">
        <w:r w:rsidR="00452B5C">
          <w:rPr>
            <w:noProof/>
          </w:rPr>
          <w:t>65</w:t>
        </w:r>
      </w:fldSimple>
      <w:bookmarkEnd w:id="648"/>
      <w:r>
        <w:t xml:space="preserve">. Interface 3 - </w:t>
      </w:r>
      <w:r>
        <w:rPr>
          <w:i/>
        </w:rPr>
        <w:t>report created</w:t>
      </w:r>
      <w:bookmarkEnd w:id="649"/>
    </w:p>
    <w:p w14:paraId="1ACA3219" w14:textId="651A3AF3" w:rsidR="00AA7917" w:rsidRDefault="00AA7917" w:rsidP="00AA7917">
      <w:pPr>
        <w:pStyle w:val="Image"/>
      </w:pPr>
      <w:r>
        <w:rPr>
          <w:lang w:val="en-US" w:eastAsia="en-US"/>
        </w:rP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7FEB3337" w:rsidR="00AA7917" w:rsidRDefault="00AA7917" w:rsidP="00AA7917">
      <w:pPr>
        <w:rPr>
          <w:ins w:id="650" w:author="mario" w:date="2017-07-15T09:41:00Z"/>
        </w:rPr>
      </w:pPr>
      <w:moveFromRangeStart w:id="651" w:author="mario" w:date="2017-07-15T09:40:00Z" w:name="move487874983"/>
      <w:moveFrom w:id="652" w:author="mario" w:date="2017-07-15T09:40:00Z">
        <w:r w:rsidDel="00095BD3">
          <w:t xml:space="preserve">A </w:t>
        </w:r>
        <w:r w:rsidDel="00095BD3">
          <w:fldChar w:fldCharType="begin"/>
        </w:r>
        <w:r w:rsidDel="00095BD3">
          <w:instrText xml:space="preserve"> REF _Ref479845277 \h </w:instrText>
        </w:r>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77777777" w:rsidR="00095BD3" w:rsidRPr="00A114EB" w:rsidRDefault="00095BD3" w:rsidP="00095BD3">
      <w:pPr>
        <w:rPr>
          <w:ins w:id="653" w:author="mario" w:date="2017-07-15T09:41:00Z"/>
        </w:rPr>
      </w:pPr>
      <w:ins w:id="654" w:author="mario" w:date="2017-07-15T09:41:00Z">
        <w:r>
          <w:t xml:space="preserve">A </w:t>
        </w:r>
        <w:r>
          <w:fldChar w:fldCharType="begin"/>
        </w:r>
        <w:r>
          <w:instrText xml:space="preserve"> REF _Ref479845655 \h </w:instrText>
        </w:r>
        <w:r>
          <w:fldChar w:fldCharType="separate"/>
        </w:r>
        <w:r w:rsidRPr="00452B5C">
          <w:t xml:space="preserve">Figura </w:t>
        </w:r>
        <w:r w:rsidRPr="00452B5C">
          <w:rPr>
            <w:noProof/>
          </w:rPr>
          <w:t>66</w:t>
        </w:r>
        <w:r>
          <w:fldChar w:fldCharType="end"/>
        </w:r>
        <w:r>
          <w:t xml:space="preserve"> mostra o mesmo relatório, mas com a rede configurada para mais de um atributo. Nota-se que é criada uma linha para cada atributo real, e uma linha </w:t>
        </w:r>
        <w:r>
          <w:lastRenderedPageBreak/>
          <w:t>para cada atributo calculado pela Rede, para que seja possível comparar atributo a atributo.</w:t>
        </w:r>
      </w:ins>
    </w:p>
    <w:p w14:paraId="107D2BEB" w14:textId="77777777" w:rsidR="00095BD3" w:rsidDel="00095BD3" w:rsidRDefault="00095BD3" w:rsidP="00AA7917"/>
    <w:moveFromRangeEnd w:id="651"/>
    <w:p w14:paraId="3E8E6DC0" w14:textId="77777777" w:rsidR="00A114EB" w:rsidRDefault="00A114EB" w:rsidP="00AA7917"/>
    <w:p w14:paraId="79153F41" w14:textId="769DCA37" w:rsidR="00A114EB" w:rsidRPr="00FB6D91" w:rsidRDefault="00A114EB" w:rsidP="00A114EB">
      <w:pPr>
        <w:pStyle w:val="Caption"/>
        <w:rPr>
          <w:i/>
          <w:lang w:val="en-US"/>
        </w:rPr>
      </w:pPr>
      <w:bookmarkStart w:id="655" w:name="_Ref479845655"/>
      <w:bookmarkStart w:id="656" w:name="_Toc486423067"/>
      <w:proofErr w:type="gramStart"/>
      <w:r w:rsidRPr="00FB6D91">
        <w:rPr>
          <w:lang w:val="en-US"/>
        </w:rPr>
        <w:t xml:space="preserve">Figura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655"/>
      <w:r w:rsidRPr="00FB6D91">
        <w:rPr>
          <w:lang w:val="en-US"/>
        </w:rPr>
        <w:t>.</w:t>
      </w:r>
      <w:proofErr w:type="gramEnd"/>
      <w:r w:rsidRPr="00FB6D91">
        <w:rPr>
          <w:lang w:val="en-US"/>
        </w:rPr>
        <w:t xml:space="preserve"> Interface 3 - </w:t>
      </w:r>
      <w:r w:rsidRPr="00FB6D91">
        <w:rPr>
          <w:i/>
          <w:lang w:val="en-US"/>
        </w:rPr>
        <w:t>report with 2 attributes</w:t>
      </w:r>
      <w:bookmarkEnd w:id="656"/>
    </w:p>
    <w:p w14:paraId="6EEDAD1D" w14:textId="3801A242" w:rsidR="00A114EB" w:rsidRDefault="00A114EB" w:rsidP="00A114EB">
      <w:pPr>
        <w:pStyle w:val="Image"/>
      </w:pPr>
      <w:r>
        <w:rPr>
          <w:lang w:val="en-US" w:eastAsia="en-US"/>
        </w:rP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79C027C6" w:rsidR="00A114EB" w:rsidRPr="00A114EB" w:rsidDel="00095BD3" w:rsidRDefault="00A114EB" w:rsidP="00A114EB">
      <w:pPr>
        <w:rPr>
          <w:del w:id="657" w:author="mario" w:date="2017-07-15T09:40:00Z"/>
        </w:rPr>
      </w:pPr>
      <w:del w:id="658"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Heading1"/>
        <w:rPr>
          <w:rFonts w:eastAsia="Arial"/>
          <w:bCs/>
          <w:iCs/>
          <w:sz w:val="28"/>
          <w:szCs w:val="28"/>
          <w:lang w:eastAsia="pt-BR"/>
        </w:rPr>
      </w:pPr>
      <w:bookmarkStart w:id="659" w:name="_Toc486423180"/>
      <w:r>
        <w:lastRenderedPageBreak/>
        <w:t>Considerações Finais</w:t>
      </w:r>
      <w:bookmarkEnd w:id="659"/>
    </w:p>
    <w:p w14:paraId="5ED464A3" w14:textId="77777777" w:rsidR="00637CA1" w:rsidRDefault="00637CA1" w:rsidP="00637CA1">
      <w:pPr>
        <w:rPr>
          <w:lang w:eastAsia="pt-BR"/>
        </w:rPr>
      </w:pPr>
    </w:p>
    <w:p w14:paraId="08A23A45" w14:textId="0475C6A7" w:rsidR="00B00D11" w:rsidRDefault="00B00D11" w:rsidP="00B00D11">
      <w:pPr>
        <w:pStyle w:val="Heading2"/>
      </w:pPr>
      <w:bookmarkStart w:id="660" w:name="_Toc486423181"/>
      <w:r>
        <w:t>Conclusão</w:t>
      </w:r>
      <w:bookmarkEnd w:id="660"/>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r w:rsidR="00B00D11" w:rsidRPr="00EF45D2">
        <w:t>multithread</w:t>
      </w:r>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Heading2"/>
      </w:pPr>
      <w:bookmarkStart w:id="661" w:name="_Toc486423182"/>
      <w:r>
        <w:t>Trabalhos futuros</w:t>
      </w:r>
      <w:bookmarkEnd w:id="661"/>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Heading3"/>
      </w:pPr>
      <w:bookmarkStart w:id="662" w:name="_Toc486423183"/>
      <w:r>
        <w:t>Gráfico</w:t>
      </w:r>
      <w:bookmarkEnd w:id="662"/>
    </w:p>
    <w:p w14:paraId="52933D1C" w14:textId="2014BF56" w:rsidR="00546AA5" w:rsidRDefault="00546AA5" w:rsidP="00546AA5">
      <w:pPr>
        <w:pStyle w:val="BodyText"/>
        <w:rPr>
          <w:lang w:eastAsia="pt-BR"/>
        </w:rPr>
      </w:pPr>
      <w:r>
        <w:rPr>
          <w:lang w:eastAsia="pt-BR"/>
        </w:rPr>
        <w:t>Foi utilizado o Java FX para fazer os gráficos</w:t>
      </w:r>
      <w:r w:rsidR="00BD7770">
        <w:rPr>
          <w:lang w:eastAsia="pt-BR"/>
        </w:rPr>
        <w:t>, mas</w:t>
      </w:r>
      <w:r>
        <w:rPr>
          <w:lang w:eastAsia="pt-BR"/>
        </w:rPr>
        <w:t xml:space="preserve"> se provou um framework</w:t>
      </w:r>
      <w:ins w:id="663" w:author="mario" w:date="2017-07-15T09:42:00Z">
        <w:r w:rsidR="00570A6E">
          <w:rPr>
            <w:lang w:eastAsia="pt-BR"/>
          </w:rPr>
          <w:t xml:space="preserve"> muito verboso e que para aplicacoes simples e basicas sao necessarias varias linhas de codigo e muita configuracao.</w:t>
        </w:r>
      </w:ins>
      <w:r>
        <w:rPr>
          <w:lang w:eastAsia="pt-BR"/>
        </w:rPr>
        <w:t xml:space="preserve"> </w:t>
      </w:r>
      <w:del w:id="664" w:author="mario" w:date="2017-07-15T09:42:00Z">
        <w:r w:rsidDel="00570A6E">
          <w:rPr>
            <w:lang w:eastAsia="pt-BR"/>
          </w:rPr>
          <w:delText>muito ruim</w:delText>
        </w:r>
        <w:r w:rsidR="00BD7770" w:rsidDel="00570A6E">
          <w:rPr>
            <w:lang w:eastAsia="pt-BR"/>
          </w:rPr>
          <w:delText xml:space="preserve"> e com a aparência ruim também. Seja pela quantidade de código necessário para fazer um gráfico simples ou pela dificuldade em </w:delText>
        </w:r>
        <w:r w:rsidR="000B5CD6" w:rsidDel="00570A6E">
          <w:rPr>
            <w:lang w:eastAsia="pt-BR"/>
          </w:rPr>
          <w:delText>mostrar os valores ao passar o mouse em cima do gráfico.</w:delText>
        </w:r>
      </w:del>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09E22D" w:rsidR="000B5CD6" w:rsidRDefault="000B5CD6" w:rsidP="00337F94">
      <w:pPr>
        <w:pStyle w:val="Heading3"/>
      </w:pPr>
      <w:bookmarkStart w:id="665" w:name="_Toc486423184"/>
      <w:r>
        <w:t>Comparativo entre outras RNA</w:t>
      </w:r>
      <w:bookmarkEnd w:id="665"/>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Heading3"/>
      </w:pPr>
      <w:bookmarkStart w:id="666" w:name="_Toc486423185"/>
      <w:r>
        <w:t>Base de dados</w:t>
      </w:r>
      <w:bookmarkEnd w:id="666"/>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49E8711C" w:rsidR="005A451E" w:rsidRDefault="005A451E" w:rsidP="005A451E">
      <w:pPr>
        <w:pStyle w:val="Heading3"/>
      </w:pPr>
      <w:bookmarkStart w:id="667" w:name="_Toc486423186"/>
      <w:r>
        <w:t>Outros relatórios</w:t>
      </w:r>
      <w:bookmarkEnd w:id="667"/>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w:t>
      </w:r>
      <w:r>
        <w:rPr>
          <w:lang w:eastAsia="pt-BR"/>
        </w:rPr>
        <w:lastRenderedPageBreak/>
        <w:t>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60F67752" w:rsidR="002251DF" w:rsidRDefault="002251DF" w:rsidP="002251DF">
      <w:pPr>
        <w:pStyle w:val="Heading3"/>
      </w:pPr>
      <w:bookmarkStart w:id="668" w:name="_Toc486423187"/>
      <w:r>
        <w:t>Layout</w:t>
      </w:r>
      <w:bookmarkEnd w:id="668"/>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p>
    <w:bookmarkStart w:id="669" w:name="_Toc486423188"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Heading1"/>
            <w:numPr>
              <w:ilvl w:val="0"/>
              <w:numId w:val="0"/>
            </w:numPr>
            <w:ind w:left="720" w:hanging="360"/>
            <w:rPr>
              <w:lang w:val="en-US"/>
            </w:rPr>
          </w:pPr>
          <w:r w:rsidRPr="00750EA0">
            <w:rPr>
              <w:lang w:val="en-US"/>
            </w:rPr>
            <w:t>Bibliografia</w:t>
          </w:r>
          <w:bookmarkEnd w:id="669"/>
        </w:p>
        <w:sdt>
          <w:sdtPr>
            <w:id w:val="111145805"/>
            <w:bibliography/>
          </w:sdtPr>
          <w:sdtContent>
            <w:p w14:paraId="1310D86E" w14:textId="77777777" w:rsidR="007C43C0" w:rsidRPr="00750EA0" w:rsidRDefault="007759A3" w:rsidP="007C43C0">
              <w:pPr>
                <w:pStyle w:val="Bibliography"/>
                <w:rPr>
                  <w:noProof/>
                  <w:lang w:val="en-US"/>
                </w:rPr>
              </w:pPr>
              <w:r>
                <w:fldChar w:fldCharType="begin"/>
              </w:r>
              <w:r w:rsidRPr="00BD7252">
                <w:rPr>
                  <w:lang w:val="en-US"/>
                </w:rPr>
                <w:instrText xml:space="preserve"> BIBLIOGRAPHY </w:instrText>
              </w:r>
              <w:r>
                <w:fldChar w:fldCharType="separate"/>
              </w:r>
              <w:r w:rsidR="007C43C0" w:rsidRPr="00750EA0">
                <w:rPr>
                  <w:noProof/>
                  <w:lang w:val="en-US"/>
                </w:rPr>
                <w:t xml:space="preserve">ADELAIDE, U. O. </w:t>
              </w:r>
              <w:r w:rsidR="007C43C0" w:rsidRPr="00750EA0">
                <w:rPr>
                  <w:b/>
                  <w:bCs/>
                  <w:noProof/>
                  <w:lang w:val="en-US"/>
                </w:rPr>
                <w:t>Neural Network Excel Add-in</w:t>
              </w:r>
              <w:r w:rsidR="007C43C0" w:rsidRPr="00750EA0">
                <w:rPr>
                  <w:noProof/>
                  <w:lang w:val="en-US"/>
                </w:rPr>
                <w:t>, 2010.</w:t>
              </w:r>
            </w:p>
            <w:p w14:paraId="084BA6D7" w14:textId="77777777" w:rsidR="007C43C0" w:rsidRPr="00750EA0" w:rsidRDefault="007C43C0" w:rsidP="007C43C0">
              <w:pPr>
                <w:pStyle w:val="Bibliography"/>
                <w:rPr>
                  <w:noProof/>
                  <w:lang w:val="en-US"/>
                </w:rPr>
              </w:pPr>
              <w:r w:rsidRPr="00750EA0">
                <w:rPr>
                  <w:noProof/>
                  <w:lang w:val="en-US"/>
                </w:rPr>
                <w:t xml:space="preserve">BARCHART. Stocks - Performance. </w:t>
              </w:r>
              <w:r w:rsidRPr="00750EA0">
                <w:rPr>
                  <w:b/>
                  <w:bCs/>
                  <w:noProof/>
                  <w:lang w:val="en-US"/>
                </w:rPr>
                <w:t>Barchart</w:t>
              </w:r>
              <w:r w:rsidRPr="00750EA0">
                <w:rPr>
                  <w:noProof/>
                  <w:lang w:val="en-US"/>
                </w:rPr>
                <w:t>, 2016. Disponivel em: &lt;http://www.barchart.com/stocks/performance/5day.php&gt;. Acesso em: 10 Outubro 2016.</w:t>
              </w:r>
            </w:p>
            <w:p w14:paraId="594C4665" w14:textId="77777777" w:rsidR="007C43C0" w:rsidRPr="00750EA0" w:rsidRDefault="007C43C0" w:rsidP="007C43C0">
              <w:pPr>
                <w:pStyle w:val="Bibliography"/>
                <w:rPr>
                  <w:noProof/>
                  <w:lang w:val="en-US"/>
                </w:rPr>
              </w:pPr>
              <w:r w:rsidRPr="00750EA0">
                <w:rPr>
                  <w:noProof/>
                  <w:lang w:val="en-US"/>
                </w:rPr>
                <w:t xml:space="preserve">BROWNLEE, J. How to Normalize and Standardize Your Machine Learning Data in Weka. </w:t>
              </w:r>
              <w:r w:rsidRPr="00750EA0">
                <w:rPr>
                  <w:b/>
                  <w:bCs/>
                  <w:noProof/>
                  <w:lang w:val="en-US"/>
                </w:rPr>
                <w:t>Machine Learning Mastery</w:t>
              </w:r>
              <w:r w:rsidRPr="00750EA0">
                <w:rPr>
                  <w:noProof/>
                  <w:lang w:val="en-US"/>
                </w:rPr>
                <w:t>, 2016. Disponivel em: &lt;http://machinelearningmastery.com/normalize-standardize-machine-learning-data-weka/&gt;. Acesso em: 2 November 2016.</w:t>
              </w:r>
            </w:p>
            <w:p w14:paraId="5E3564AF" w14:textId="77777777" w:rsidR="007C43C0" w:rsidRPr="00750EA0" w:rsidRDefault="007C43C0" w:rsidP="007C43C0">
              <w:pPr>
                <w:pStyle w:val="Bibliography"/>
                <w:rPr>
                  <w:noProof/>
                  <w:lang w:val="en-US"/>
                </w:rPr>
              </w:pPr>
              <w:r w:rsidRPr="00750EA0">
                <w:rPr>
                  <w:noProof/>
                  <w:lang w:val="en-US"/>
                </w:rPr>
                <w:t xml:space="preserve">CHABOUD, A. P. et al. Rise of the machines: Algorithmic trading in the foreign exchange market. </w:t>
              </w:r>
              <w:r w:rsidRPr="00750EA0">
                <w:rPr>
                  <w:b/>
                  <w:bCs/>
                  <w:noProof/>
                  <w:lang w:val="en-US"/>
                </w:rPr>
                <w:t>The Journal of Finance</w:t>
              </w:r>
              <w:r w:rsidRPr="00750EA0">
                <w:rPr>
                  <w:noProof/>
                  <w:lang w:val="en-US"/>
                </w:rPr>
                <w:t>, v. 69, n. 5, p. 2045-2084, 2014.</w:t>
              </w:r>
            </w:p>
            <w:p w14:paraId="41647F2A" w14:textId="77777777" w:rsidR="007C43C0" w:rsidRPr="00750EA0" w:rsidRDefault="007C43C0" w:rsidP="007C43C0">
              <w:pPr>
                <w:pStyle w:val="Bibliography"/>
                <w:rPr>
                  <w:noProof/>
                  <w:lang w:val="en-US"/>
                </w:rPr>
              </w:pPr>
              <w:r w:rsidRPr="00750EA0">
                <w:rPr>
                  <w:noProof/>
                  <w:lang w:val="en-US"/>
                </w:rPr>
                <w:t xml:space="preserve">CHAUVIN, Y.; RUMELHART, D. E. </w:t>
              </w:r>
              <w:r w:rsidRPr="00750EA0">
                <w:rPr>
                  <w:b/>
                  <w:bCs/>
                  <w:noProof/>
                  <w:lang w:val="en-US"/>
                </w:rPr>
                <w:t>Backpropagation:</w:t>
              </w:r>
              <w:r w:rsidRPr="00750EA0">
                <w:rPr>
                  <w:noProof/>
                  <w:lang w:val="en-US"/>
                </w:rPr>
                <w:t xml:space="preserve"> theory, architectures, and applications. New Jersey: Psychology Press, 1995.</w:t>
              </w:r>
            </w:p>
            <w:p w14:paraId="476F562F" w14:textId="77777777" w:rsidR="007C43C0" w:rsidRPr="00750EA0" w:rsidRDefault="007C43C0" w:rsidP="007C43C0">
              <w:pPr>
                <w:pStyle w:val="Bibliography"/>
                <w:rPr>
                  <w:noProof/>
                  <w:lang w:val="en-US"/>
                </w:rPr>
              </w:pPr>
              <w:r w:rsidRPr="00750EA0">
                <w:rPr>
                  <w:noProof/>
                  <w:lang w:val="en-US"/>
                </w:rPr>
                <w:t xml:space="preserve">CHERMAN, E. A.; TSOUMAKAS, G.; MONARD, M. C. Active Learning Algorithms for Multi-label Data. </w:t>
              </w:r>
              <w:r w:rsidRPr="00750EA0">
                <w:rPr>
                  <w:b/>
                  <w:bCs/>
                  <w:noProof/>
                  <w:lang w:val="en-US"/>
                </w:rPr>
                <w:t>Artificial Intelligence Applications and Innovations: 12th IFIP WG 12.5 International Conference and Workshops</w:t>
              </w:r>
              <w:r w:rsidRPr="00750EA0">
                <w:rPr>
                  <w:noProof/>
                  <w:lang w:val="en-US"/>
                </w:rPr>
                <w:t>, Greece, 16-18 September 2016. 267-279.</w:t>
              </w:r>
            </w:p>
            <w:p w14:paraId="154A2072" w14:textId="77777777" w:rsidR="007C43C0" w:rsidRPr="00750EA0" w:rsidRDefault="007C43C0" w:rsidP="007C43C0">
              <w:pPr>
                <w:pStyle w:val="Bibliography"/>
                <w:rPr>
                  <w:noProof/>
                  <w:lang w:val="en-US"/>
                </w:rPr>
              </w:pPr>
              <w:r w:rsidRPr="00750EA0">
                <w:rPr>
                  <w:noProof/>
                  <w:lang w:val="en-US"/>
                </w:rPr>
                <w:t xml:space="preserve">CONNOR, J. T.; MARTIN, D.; ATLAS, L. E. Recurrent Neural Networks and Robust Time Series Prediction. </w:t>
              </w:r>
              <w:r w:rsidRPr="00750EA0">
                <w:rPr>
                  <w:b/>
                  <w:bCs/>
                  <w:noProof/>
                  <w:lang w:val="en-US"/>
                </w:rPr>
                <w:t>IEEE TRANSACTIONS ON NEURAL NETWORKS,</w:t>
              </w:r>
              <w:r w:rsidRPr="00750EA0">
                <w:rPr>
                  <w:noProof/>
                  <w:lang w:val="en-US"/>
                </w:rPr>
                <w:t xml:space="preserve"> v. 5, n. 2, p. 240-254, Março 1994.</w:t>
              </w:r>
            </w:p>
            <w:p w14:paraId="57CB60F2" w14:textId="77777777" w:rsidR="007C43C0" w:rsidRPr="00750EA0" w:rsidRDefault="007C43C0" w:rsidP="007C43C0">
              <w:pPr>
                <w:pStyle w:val="Bibliography"/>
                <w:rPr>
                  <w:noProof/>
                  <w:lang w:val="en-US"/>
                </w:rPr>
              </w:pPr>
              <w:r w:rsidRPr="00750EA0">
                <w:rPr>
                  <w:noProof/>
                  <w:lang w:val="en-US"/>
                </w:rPr>
                <w:t xml:space="preserve">DEMUTH, H.; BEALE, M. </w:t>
              </w:r>
              <w:r w:rsidRPr="00750EA0">
                <w:rPr>
                  <w:b/>
                  <w:bCs/>
                  <w:noProof/>
                  <w:lang w:val="en-US"/>
                </w:rPr>
                <w:t>Neural Network Toolbox:</w:t>
              </w:r>
              <w:r w:rsidRPr="00750EA0">
                <w:rPr>
                  <w:noProof/>
                  <w:lang w:val="en-US"/>
                </w:rPr>
                <w:t xml:space="preserve"> for use with Matlab. 4. ed. Natick: MathWorks, 2003. Disponivel em: &lt;http://www.dsc.ufcg.edu.br/~hmg/disciplinas/graduacao/rn-2016.1/RN-5b%20-%20Redes%20Neurais%20no%20Matlab.pdf&gt;.</w:t>
              </w:r>
            </w:p>
            <w:p w14:paraId="30531236" w14:textId="77777777" w:rsidR="007C43C0" w:rsidRDefault="007C43C0" w:rsidP="007C43C0">
              <w:pPr>
                <w:pStyle w:val="Bibliography"/>
                <w:rPr>
                  <w:noProof/>
                </w:rPr>
              </w:pPr>
              <w:r>
                <w:rPr>
                  <w:noProof/>
                </w:rPr>
                <w:lastRenderedPageBreak/>
                <w:t>DO CARMO ROQUE, R.; DE MELLO, F. L. Estudo sobre a empregabilidade da previsão do índice BOVESPA usando Redes Neurais Artificiais, 2009.</w:t>
              </w:r>
            </w:p>
            <w:p w14:paraId="7DEE637A" w14:textId="77777777" w:rsidR="007C43C0" w:rsidRDefault="007C43C0" w:rsidP="007C43C0">
              <w:pPr>
                <w:pStyle w:val="Bibliography"/>
                <w:rPr>
                  <w:noProof/>
                </w:rPr>
              </w:pPr>
              <w:r w:rsidRPr="00750EA0">
                <w:rPr>
                  <w:noProof/>
                  <w:lang w:val="en-US"/>
                </w:rPr>
                <w:t xml:space="preserve">FAHLMAN, S. E. An empirical study of learning speed in back-propagation networks. </w:t>
              </w:r>
              <w:r>
                <w:rPr>
                  <w:b/>
                  <w:bCs/>
                  <w:noProof/>
                </w:rPr>
                <w:t>Carnegie Mellon University: Research Showcase</w:t>
              </w:r>
              <w:r>
                <w:rPr>
                  <w:noProof/>
                </w:rPr>
                <w:t>, 1988.</w:t>
              </w:r>
            </w:p>
            <w:p w14:paraId="3D6B328F" w14:textId="77777777" w:rsidR="007C43C0" w:rsidRDefault="007C43C0" w:rsidP="007C43C0">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547F7FB9" w14:textId="77777777" w:rsidR="007C43C0" w:rsidRDefault="007C43C0" w:rsidP="007C43C0">
              <w:pPr>
                <w:pStyle w:val="Bibliography"/>
                <w:rPr>
                  <w:noProof/>
                </w:rPr>
              </w:pPr>
              <w:r>
                <w:rPr>
                  <w:noProof/>
                </w:rPr>
                <w:t xml:space="preserve">FRANZ AG, O. L. </w:t>
              </w:r>
              <w:r>
                <w:rPr>
                  <w:b/>
                  <w:bCs/>
                  <w:noProof/>
                </w:rPr>
                <w:t>Neuro XL</w:t>
              </w:r>
              <w:r>
                <w:rPr>
                  <w:noProof/>
                </w:rPr>
                <w:t>, 1998.</w:t>
              </w:r>
            </w:p>
            <w:p w14:paraId="3A53CC00"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FEEDFORWARD NEURAL NETWORKS:</w:t>
              </w:r>
              <w:r w:rsidRPr="00750EA0">
                <w:rPr>
                  <w:noProof/>
                  <w:lang w:val="en-US"/>
                </w:rPr>
                <w:t xml:space="preserve"> AN INTRODUCTION. [S.l.]: [s.n.], 1998.</w:t>
              </w:r>
            </w:p>
            <w:p w14:paraId="3BC5F624"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Neural networks and learning machines</w:t>
              </w:r>
              <w:r w:rsidRPr="00750EA0">
                <w:rPr>
                  <w:noProof/>
                  <w:lang w:val="en-US"/>
                </w:rPr>
                <w:t>. Third Edition. ed. Upper Saddle River, NJ, USA: Pearson, 2009.</w:t>
              </w:r>
            </w:p>
            <w:p w14:paraId="34808A43" w14:textId="77777777" w:rsidR="007C43C0" w:rsidRPr="00750EA0" w:rsidRDefault="007C43C0" w:rsidP="007C43C0">
              <w:pPr>
                <w:pStyle w:val="Bibliography"/>
                <w:rPr>
                  <w:noProof/>
                  <w:lang w:val="en-US"/>
                </w:rPr>
              </w:pPr>
              <w:r>
                <w:rPr>
                  <w:noProof/>
                </w:rPr>
                <w:t xml:space="preserve">HEATON RESERACH. Javadoc Encog 3.3, 2014. Disponivel em: &lt;http://heatonresearch-site.s3-website-us-east-1.amazonaws.com/javadoc/encog-3.3/org/encog/package-summary.html&gt;. </w:t>
              </w:r>
              <w:r w:rsidRPr="00750EA0">
                <w:rPr>
                  <w:noProof/>
                  <w:lang w:val="en-US"/>
                </w:rPr>
                <w:t>Acesso em: 1 Outubro 2016.</w:t>
              </w:r>
            </w:p>
            <w:p w14:paraId="4244F53F" w14:textId="77777777" w:rsidR="007C43C0" w:rsidRPr="00750EA0" w:rsidRDefault="007C43C0" w:rsidP="007C43C0">
              <w:pPr>
                <w:pStyle w:val="Bibliography"/>
                <w:rPr>
                  <w:noProof/>
                  <w:lang w:val="en-US"/>
                </w:rPr>
              </w:pPr>
              <w:r w:rsidRPr="00750EA0">
                <w:rPr>
                  <w:noProof/>
                  <w:lang w:val="en-US"/>
                </w:rPr>
                <w:t xml:space="preserve">HEATON, J. </w:t>
              </w:r>
              <w:r w:rsidRPr="00750EA0">
                <w:rPr>
                  <w:b/>
                  <w:bCs/>
                  <w:noProof/>
                  <w:lang w:val="en-US"/>
                </w:rPr>
                <w:t>Programming Neural Networks with Encog3 in Java</w:t>
              </w:r>
              <w:r w:rsidRPr="00750EA0">
                <w:rPr>
                  <w:noProof/>
                  <w:lang w:val="en-US"/>
                </w:rPr>
                <w:t>. St. Louis: Heaton Research, 2011.</w:t>
              </w:r>
            </w:p>
            <w:p w14:paraId="6A81419C" w14:textId="77777777" w:rsidR="007C43C0" w:rsidRPr="00750EA0" w:rsidRDefault="007C43C0" w:rsidP="007C43C0">
              <w:pPr>
                <w:pStyle w:val="Bibliography"/>
                <w:rPr>
                  <w:noProof/>
                  <w:lang w:val="en-US"/>
                </w:rPr>
              </w:pPr>
              <w:r w:rsidRPr="00750EA0">
                <w:rPr>
                  <w:noProof/>
                  <w:lang w:val="en-US"/>
                </w:rPr>
                <w:t xml:space="preserve">HENDERSHOTT, T.; JONES, C. M.; MENKVELD, A. J. Does algorithmic trading improve liquidity? </w:t>
              </w:r>
              <w:r w:rsidRPr="00750EA0">
                <w:rPr>
                  <w:b/>
                  <w:bCs/>
                  <w:noProof/>
                  <w:lang w:val="en-US"/>
                </w:rPr>
                <w:t>The Journal of Finance</w:t>
              </w:r>
              <w:r w:rsidRPr="00750EA0">
                <w:rPr>
                  <w:noProof/>
                  <w:lang w:val="en-US"/>
                </w:rPr>
                <w:t>, v. 66, n. 1, p. 1-33, 2011.</w:t>
              </w:r>
            </w:p>
            <w:p w14:paraId="7BBEE1B3" w14:textId="77777777" w:rsidR="007C43C0" w:rsidRDefault="007C43C0" w:rsidP="007C43C0">
              <w:pPr>
                <w:pStyle w:val="Bibliography"/>
                <w:rPr>
                  <w:noProof/>
                </w:rPr>
              </w:pPr>
              <w:r w:rsidRPr="00750EA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64E57CAC" w14:textId="77777777" w:rsidR="007C43C0" w:rsidRPr="00750EA0" w:rsidRDefault="007C43C0" w:rsidP="007C43C0">
              <w:pPr>
                <w:pStyle w:val="Bibliography"/>
                <w:rPr>
                  <w:noProof/>
                  <w:lang w:val="en-US"/>
                </w:rPr>
              </w:pPr>
              <w:r w:rsidRPr="00750EA0">
                <w:rPr>
                  <w:noProof/>
                  <w:lang w:val="en-US"/>
                </w:rPr>
                <w:t xml:space="preserve">KATHLEEN, C.; KOMAKI, I. How This Hedge Fund Robot Outsmarted Its Human Master. </w:t>
              </w:r>
              <w:r w:rsidRPr="00750EA0">
                <w:rPr>
                  <w:b/>
                  <w:bCs/>
                  <w:noProof/>
                  <w:lang w:val="en-US"/>
                </w:rPr>
                <w:t>Bloomberg News</w:t>
              </w:r>
              <w:r w:rsidRPr="00750EA0">
                <w:rPr>
                  <w:noProof/>
                  <w:lang w:val="en-US"/>
                </w:rPr>
                <w:t>, 2016. Disponivel em: &lt;http://www.bloomberg.com/news/articles/2016-08-21/hedge-fund-robot-outsmarts-human-master-as-ai-passes-brexit-test&gt;. Acesso em: 22 Outubro 2016.</w:t>
              </w:r>
            </w:p>
            <w:p w14:paraId="52ECBADC" w14:textId="77777777" w:rsidR="007C43C0" w:rsidRDefault="007C43C0" w:rsidP="007C43C0">
              <w:pPr>
                <w:pStyle w:val="Bibliography"/>
                <w:rPr>
                  <w:noProof/>
                </w:rPr>
              </w:pPr>
              <w:r w:rsidRPr="00750EA0">
                <w:rPr>
                  <w:noProof/>
                  <w:lang w:val="en-US"/>
                </w:rPr>
                <w:t xml:space="preserve">KIMOTO, T. et al. Stock Market Prediction System with Modular Neural Networks. </w:t>
              </w:r>
              <w:r>
                <w:rPr>
                  <w:b/>
                  <w:bCs/>
                  <w:noProof/>
                </w:rPr>
                <w:t>1990 IJCNN International Joint Conference on</w:t>
              </w:r>
              <w:r>
                <w:rPr>
                  <w:noProof/>
                </w:rPr>
                <w:t>, Junho 1990. 1-6.</w:t>
              </w:r>
            </w:p>
            <w:p w14:paraId="5EC964BC" w14:textId="77777777" w:rsidR="007C43C0" w:rsidRDefault="007C43C0" w:rsidP="007C43C0">
              <w:pPr>
                <w:pStyle w:val="Bibliography"/>
                <w:rPr>
                  <w:noProof/>
                </w:rPr>
              </w:pPr>
              <w:r>
                <w:rPr>
                  <w:noProof/>
                </w:rPr>
                <w:lastRenderedPageBreak/>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6F2A5FD4" w14:textId="77777777" w:rsidR="007C43C0" w:rsidRDefault="007C43C0" w:rsidP="007C43C0">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7AB388F" w14:textId="77777777" w:rsidR="007C43C0" w:rsidRPr="00750EA0" w:rsidRDefault="007C43C0" w:rsidP="007C43C0">
              <w:pPr>
                <w:pStyle w:val="Bibliography"/>
                <w:rPr>
                  <w:noProof/>
                  <w:lang w:val="en-US"/>
                </w:rPr>
              </w:pPr>
              <w:r w:rsidRPr="00750EA0">
                <w:rPr>
                  <w:noProof/>
                  <w:lang w:val="en-US"/>
                </w:rPr>
                <w:t xml:space="preserve">MARKOWITZ, H. Portfolio Selection. </w:t>
              </w:r>
              <w:r w:rsidRPr="00750EA0">
                <w:rPr>
                  <w:b/>
                  <w:bCs/>
                  <w:noProof/>
                  <w:lang w:val="en-US"/>
                </w:rPr>
                <w:t>The Journal of Finance</w:t>
              </w:r>
              <w:r w:rsidRPr="00750EA0">
                <w:rPr>
                  <w:noProof/>
                  <w:lang w:val="en-US"/>
                </w:rPr>
                <w:t>, 7, n. 1, Março 1952. 77-91.</w:t>
              </w:r>
            </w:p>
            <w:p w14:paraId="0EA5990C" w14:textId="77777777" w:rsidR="007C43C0" w:rsidRPr="00750EA0" w:rsidRDefault="007C43C0" w:rsidP="007C43C0">
              <w:pPr>
                <w:pStyle w:val="Bibliography"/>
                <w:rPr>
                  <w:noProof/>
                  <w:lang w:val="en-US"/>
                </w:rPr>
              </w:pPr>
              <w:r w:rsidRPr="00750EA0">
                <w:rPr>
                  <w:noProof/>
                  <w:lang w:val="en-US"/>
                </w:rPr>
                <w:t xml:space="preserve">MATHWORKS. Matlab. </w:t>
              </w:r>
              <w:r w:rsidRPr="00750EA0">
                <w:rPr>
                  <w:b/>
                  <w:bCs/>
                  <w:noProof/>
                  <w:lang w:val="en-US"/>
                </w:rPr>
                <w:t>MathWorks Products</w:t>
              </w:r>
              <w:r w:rsidRPr="00750EA0">
                <w:rPr>
                  <w:noProof/>
                  <w:lang w:val="en-US"/>
                </w:rPr>
                <w:t>, 2007. Disponivel em: &lt;https://www.mathworks.com/products/matlab&gt;. Acesso em: 2 Novembro 2016.</w:t>
              </w:r>
            </w:p>
            <w:p w14:paraId="01ED25B3" w14:textId="77777777" w:rsidR="007C43C0" w:rsidRPr="00750EA0" w:rsidRDefault="007C43C0" w:rsidP="007C43C0">
              <w:pPr>
                <w:pStyle w:val="Bibliography"/>
                <w:rPr>
                  <w:noProof/>
                  <w:lang w:val="en-US"/>
                </w:rPr>
              </w:pPr>
              <w:r w:rsidRPr="00750EA0">
                <w:rPr>
                  <w:noProof/>
                  <w:lang w:val="en-US"/>
                </w:rPr>
                <w:t xml:space="preserve">MCCULLOCH, W. S.; PITTS, W. H. A logical calculus of the ideas immanent in nervous activity. </w:t>
              </w:r>
              <w:r w:rsidRPr="00750EA0">
                <w:rPr>
                  <w:b/>
                  <w:bCs/>
                  <w:noProof/>
                  <w:lang w:val="en-US"/>
                </w:rPr>
                <w:t>The bulletin of mathematical biophysics</w:t>
              </w:r>
              <w:r w:rsidRPr="00750EA0">
                <w:rPr>
                  <w:noProof/>
                  <w:lang w:val="en-US"/>
                </w:rPr>
                <w:t>, v. 5, n. 4, p. 115-133, 1943.</w:t>
              </w:r>
            </w:p>
            <w:p w14:paraId="01CBEA52" w14:textId="77777777" w:rsidR="007C43C0" w:rsidRDefault="007C43C0" w:rsidP="007C43C0">
              <w:pPr>
                <w:pStyle w:val="Bibliography"/>
                <w:rPr>
                  <w:noProof/>
                </w:rPr>
              </w:pPr>
              <w:r w:rsidRPr="00750EA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06E8F84D" w14:textId="77777777" w:rsidR="007C43C0" w:rsidRPr="00750EA0" w:rsidRDefault="007C43C0" w:rsidP="007C43C0">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750EA0">
                <w:rPr>
                  <w:noProof/>
                  <w:lang w:val="en-US"/>
                </w:rPr>
                <w:t>Acesso em: 31 Outubro 2016.</w:t>
              </w:r>
            </w:p>
            <w:p w14:paraId="328A6867" w14:textId="77777777" w:rsidR="007C43C0" w:rsidRDefault="007C43C0" w:rsidP="007C43C0">
              <w:pPr>
                <w:pStyle w:val="Bibliography"/>
                <w:rPr>
                  <w:noProof/>
                </w:rPr>
              </w:pPr>
              <w:r w:rsidRPr="00750EA0">
                <w:rPr>
                  <w:noProof/>
                  <w:lang w:val="en-US"/>
                </w:rPr>
                <w:t xml:space="preserve">MØLLER, M. F. A scaled conjugate gradient algorithm for fast supervised learning. </w:t>
              </w:r>
              <w:r>
                <w:rPr>
                  <w:b/>
                  <w:bCs/>
                  <w:noProof/>
                </w:rPr>
                <w:t>Neural networks</w:t>
              </w:r>
              <w:r>
                <w:rPr>
                  <w:noProof/>
                </w:rPr>
                <w:t>, v. 6, n. 4, p. 525-533, 1993.</w:t>
              </w:r>
            </w:p>
            <w:p w14:paraId="02D3FFBF" w14:textId="77777777" w:rsidR="007C43C0" w:rsidRDefault="007C43C0" w:rsidP="007C43C0">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1A06F8E6" w14:textId="77777777" w:rsidR="007C43C0" w:rsidRDefault="007C43C0" w:rsidP="007C43C0">
              <w:pPr>
                <w:pStyle w:val="Bibliography"/>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8875BB9" w14:textId="77777777" w:rsidR="007C43C0" w:rsidRDefault="007C43C0" w:rsidP="007C43C0">
              <w:pPr>
                <w:pStyle w:val="Bibliography"/>
                <w:rPr>
                  <w:noProof/>
                </w:rPr>
              </w:pPr>
              <w:r>
                <w:rPr>
                  <w:noProof/>
                </w:rPr>
                <w:lastRenderedPageBreak/>
                <w:t xml:space="preserve">NEUROFURG. Uma ferramenta de apoio ao ensino de Redes Neurais Artificiais. </w:t>
              </w:r>
              <w:r>
                <w:rPr>
                  <w:b/>
                  <w:bCs/>
                  <w:noProof/>
                </w:rPr>
                <w:t>NeuroFURG</w:t>
              </w:r>
              <w:r>
                <w:rPr>
                  <w:noProof/>
                </w:rPr>
                <w:t>, 2011. Disponivel em: &lt;http://neurofurg.sourceforge.net/&gt;. Acesso em: 2 Novembro 2016.</w:t>
              </w:r>
            </w:p>
            <w:p w14:paraId="1BD697F9" w14:textId="77777777" w:rsidR="007C43C0" w:rsidRDefault="007C43C0" w:rsidP="007C43C0">
              <w:pPr>
                <w:pStyle w:val="Bibliography"/>
                <w:rPr>
                  <w:noProof/>
                </w:rPr>
              </w:pPr>
              <w:r>
                <w:rPr>
                  <w:noProof/>
                </w:rPr>
                <w:t xml:space="preserve">NEUROPH. Neuroph v2.92. </w:t>
              </w:r>
              <w:r>
                <w:rPr>
                  <w:b/>
                  <w:bCs/>
                  <w:noProof/>
                </w:rPr>
                <w:t>Neuroph</w:t>
              </w:r>
              <w:r>
                <w:rPr>
                  <w:noProof/>
                </w:rPr>
                <w:t>, 2008. Disponivel em: &lt;http://neuroph.sourceforge.net/&gt;. Acesso em: 2 Novembro 2016.</w:t>
              </w:r>
            </w:p>
            <w:p w14:paraId="1290D96E" w14:textId="77777777" w:rsidR="007C43C0" w:rsidRDefault="007C43C0" w:rsidP="007C43C0">
              <w:pPr>
                <w:pStyle w:val="Bibliography"/>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9F20200" w14:textId="77777777" w:rsidR="007C43C0" w:rsidRPr="00750EA0" w:rsidRDefault="007C43C0" w:rsidP="007C43C0">
              <w:pPr>
                <w:pStyle w:val="Bibliography"/>
                <w:rPr>
                  <w:noProof/>
                  <w:lang w:val="en-US"/>
                </w:rPr>
              </w:pPr>
              <w:r>
                <w:rPr>
                  <w:noProof/>
                </w:rPr>
                <w:t xml:space="preserve">NUMERAI. About: Numerai. </w:t>
              </w:r>
              <w:r>
                <w:rPr>
                  <w:b/>
                  <w:bCs/>
                  <w:noProof/>
                </w:rPr>
                <w:t>Numerai web site</w:t>
              </w:r>
              <w:r>
                <w:rPr>
                  <w:noProof/>
                </w:rPr>
                <w:t xml:space="preserve">, 2016. Disponivel em: &lt;https://numer.ai/about&gt;. </w:t>
              </w:r>
              <w:r w:rsidRPr="00750EA0">
                <w:rPr>
                  <w:noProof/>
                  <w:lang w:val="en-US"/>
                </w:rPr>
                <w:t>Acesso em: 16 November 2016.</w:t>
              </w:r>
            </w:p>
            <w:p w14:paraId="3443A290" w14:textId="77777777" w:rsidR="007C43C0" w:rsidRPr="00750EA0" w:rsidRDefault="007C43C0" w:rsidP="007C43C0">
              <w:pPr>
                <w:pStyle w:val="Bibliography"/>
                <w:rPr>
                  <w:noProof/>
                  <w:lang w:val="en-US"/>
                </w:rPr>
              </w:pPr>
              <w:r w:rsidRPr="00750EA0">
                <w:rPr>
                  <w:noProof/>
                  <w:lang w:val="en-US"/>
                </w:rPr>
                <w:t xml:space="preserve">OF, W. S. R. G. A. T. U. O. A. S. </w:t>
              </w:r>
              <w:r w:rsidRPr="00750EA0">
                <w:rPr>
                  <w:b/>
                  <w:bCs/>
                  <w:noProof/>
                  <w:lang w:val="en-US"/>
                </w:rPr>
                <w:t>Neural Network Excel Add-in</w:t>
              </w:r>
              <w:r w:rsidRPr="00750EA0">
                <w:rPr>
                  <w:noProof/>
                  <w:lang w:val="en-US"/>
                </w:rPr>
                <w:t>, 2010.</w:t>
              </w:r>
            </w:p>
            <w:p w14:paraId="21C04768" w14:textId="77777777" w:rsidR="007C43C0" w:rsidRDefault="007C43C0" w:rsidP="007C43C0">
              <w:pPr>
                <w:pStyle w:val="Bibliography"/>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68801322" w14:textId="77777777" w:rsidR="007C43C0" w:rsidRPr="00750EA0" w:rsidRDefault="007C43C0" w:rsidP="007C43C0">
              <w:pPr>
                <w:pStyle w:val="Bibliography"/>
                <w:rPr>
                  <w:noProof/>
                  <w:lang w:val="en-US"/>
                </w:rPr>
              </w:pPr>
              <w:r w:rsidRPr="00750EA0">
                <w:rPr>
                  <w:noProof/>
                  <w:lang w:val="en-US"/>
                </w:rPr>
                <w:t xml:space="preserve">ORACLE. Articles. </w:t>
              </w:r>
              <w:r w:rsidRPr="00750EA0">
                <w:rPr>
                  <w:b/>
                  <w:bCs/>
                  <w:noProof/>
                  <w:lang w:val="en-US"/>
                </w:rPr>
                <w:t>Oracle Tech Network Articles</w:t>
              </w:r>
              <w:r w:rsidRPr="00750EA0">
                <w:rPr>
                  <w:noProof/>
                  <w:lang w:val="en-US"/>
                </w:rPr>
                <w:t xml:space="preserve">, 2014. </w:t>
              </w:r>
              <w:r>
                <w:rPr>
                  <w:noProof/>
                </w:rPr>
                <w:t xml:space="preserve">Disponivel em: &lt;http://www.oracle.com/technetwork/articles/java/ma14-java-se-8-streams-2177646.html&gt;. </w:t>
              </w:r>
              <w:r w:rsidRPr="00750EA0">
                <w:rPr>
                  <w:noProof/>
                  <w:lang w:val="en-US"/>
                </w:rPr>
                <w:t>Acesso em: 11 Abril 2017.</w:t>
              </w:r>
            </w:p>
            <w:p w14:paraId="146ADB97" w14:textId="77777777" w:rsidR="007C43C0" w:rsidRPr="00750EA0" w:rsidRDefault="007C43C0" w:rsidP="007C43C0">
              <w:pPr>
                <w:pStyle w:val="Bibliography"/>
                <w:rPr>
                  <w:noProof/>
                  <w:lang w:val="en-US"/>
                </w:rPr>
              </w:pPr>
              <w:r w:rsidRPr="00750EA0">
                <w:rPr>
                  <w:noProof/>
                  <w:lang w:val="en-US"/>
                </w:rPr>
                <w:t xml:space="preserve">ORACLE. </w:t>
              </w:r>
              <w:r w:rsidRPr="00750EA0">
                <w:rPr>
                  <w:b/>
                  <w:bCs/>
                  <w:noProof/>
                  <w:lang w:val="en-US"/>
                </w:rPr>
                <w:t>Java 8</w:t>
              </w:r>
              <w:r w:rsidRPr="00750EA0">
                <w:rPr>
                  <w:noProof/>
                  <w:lang w:val="en-US"/>
                </w:rPr>
                <w:t>, 2014.</w:t>
              </w:r>
            </w:p>
            <w:p w14:paraId="6276FA55" w14:textId="77777777" w:rsidR="007C43C0" w:rsidRPr="00750EA0" w:rsidRDefault="007C43C0" w:rsidP="007C43C0">
              <w:pPr>
                <w:pStyle w:val="Bibliography"/>
                <w:rPr>
                  <w:noProof/>
                  <w:lang w:val="en-US"/>
                </w:rPr>
              </w:pPr>
              <w:r w:rsidRPr="00750EA0">
                <w:rPr>
                  <w:noProof/>
                  <w:lang w:val="en-US"/>
                </w:rPr>
                <w:t xml:space="preserve">REFENES, A. N.; ZAPRANIS, A.; FRANCIS, G. Stock performance modeling using neural networks: A comparative study with regression models. </w:t>
              </w:r>
              <w:r w:rsidRPr="00750EA0">
                <w:rPr>
                  <w:b/>
                  <w:bCs/>
                  <w:noProof/>
                  <w:lang w:val="en-US"/>
                </w:rPr>
                <w:t>Neural Networks</w:t>
              </w:r>
              <w:r w:rsidRPr="00750EA0">
                <w:rPr>
                  <w:noProof/>
                  <w:lang w:val="en-US"/>
                </w:rPr>
                <w:t>, Oxford, 7, n. 2, 1994. 375-388.</w:t>
              </w:r>
            </w:p>
            <w:p w14:paraId="096E7DDA" w14:textId="77777777" w:rsidR="007C43C0" w:rsidRPr="00750EA0" w:rsidRDefault="007C43C0" w:rsidP="007C43C0">
              <w:pPr>
                <w:pStyle w:val="Bibliography"/>
                <w:rPr>
                  <w:noProof/>
                  <w:lang w:val="en-US"/>
                </w:rPr>
              </w:pPr>
              <w:r w:rsidRPr="00750EA0">
                <w:rPr>
                  <w:noProof/>
                  <w:lang w:val="en-US"/>
                </w:rPr>
                <w:t xml:space="preserve">RESEARCH, H. </w:t>
              </w:r>
              <w:r w:rsidRPr="00750EA0">
                <w:rPr>
                  <w:b/>
                  <w:bCs/>
                  <w:noProof/>
                  <w:lang w:val="en-US"/>
                </w:rPr>
                <w:t>Encog</w:t>
              </w:r>
              <w:r w:rsidRPr="00750EA0">
                <w:rPr>
                  <w:noProof/>
                  <w:lang w:val="en-US"/>
                </w:rPr>
                <w:t>, 2013.</w:t>
              </w:r>
            </w:p>
            <w:p w14:paraId="6EDEC80B" w14:textId="77777777" w:rsidR="007C43C0" w:rsidRPr="00750EA0" w:rsidRDefault="007C43C0" w:rsidP="007C43C0">
              <w:pPr>
                <w:pStyle w:val="Bibliography"/>
                <w:rPr>
                  <w:noProof/>
                  <w:lang w:val="en-US"/>
                </w:rPr>
              </w:pPr>
              <w:r w:rsidRPr="00750EA0">
                <w:rPr>
                  <w:noProof/>
                  <w:lang w:val="en-US"/>
                </w:rPr>
                <w:t xml:space="preserve">RIEDMILLER, M.; BRAUN, H. A direct adaptive method for faster backpropagation learning: The RPROP algorithm. </w:t>
              </w:r>
              <w:r w:rsidRPr="00750EA0">
                <w:rPr>
                  <w:b/>
                  <w:bCs/>
                  <w:noProof/>
                  <w:lang w:val="en-US"/>
                </w:rPr>
                <w:t>Neural Networks, 1993., IEEE International Conference On.</w:t>
              </w:r>
              <w:r w:rsidRPr="00750EA0">
                <w:rPr>
                  <w:noProof/>
                  <w:lang w:val="en-US"/>
                </w:rPr>
                <w:t>, 1993. 586-591.</w:t>
              </w:r>
            </w:p>
            <w:p w14:paraId="73AD4282" w14:textId="77777777" w:rsidR="007C43C0" w:rsidRPr="00750EA0" w:rsidRDefault="007C43C0" w:rsidP="007C43C0">
              <w:pPr>
                <w:pStyle w:val="Bibliography"/>
                <w:rPr>
                  <w:noProof/>
                  <w:lang w:val="en-US"/>
                </w:rPr>
              </w:pPr>
              <w:r w:rsidRPr="00750EA0">
                <w:rPr>
                  <w:noProof/>
                  <w:lang w:val="en-US"/>
                </w:rPr>
                <w:t xml:space="preserve">RUSSELL, S. J.; NORVIG, P. </w:t>
              </w:r>
              <w:r w:rsidRPr="00750EA0">
                <w:rPr>
                  <w:b/>
                  <w:bCs/>
                  <w:noProof/>
                  <w:lang w:val="en-US"/>
                </w:rPr>
                <w:t>Artificial Intelligence:</w:t>
              </w:r>
              <w:r w:rsidRPr="00750EA0">
                <w:rPr>
                  <w:noProof/>
                  <w:lang w:val="en-US"/>
                </w:rPr>
                <w:t xml:space="preserve"> a modern approach. 3ª. ed. New Jersey: Prentice Hall, 2005.</w:t>
              </w:r>
            </w:p>
            <w:p w14:paraId="58DD6073" w14:textId="77777777" w:rsidR="007C43C0" w:rsidRPr="00750EA0" w:rsidRDefault="007C43C0" w:rsidP="007C43C0">
              <w:pPr>
                <w:pStyle w:val="Bibliography"/>
                <w:rPr>
                  <w:noProof/>
                  <w:lang w:val="en-US"/>
                </w:rPr>
              </w:pPr>
              <w:r w:rsidRPr="00750EA0">
                <w:rPr>
                  <w:noProof/>
                  <w:lang w:val="en-US"/>
                </w:rPr>
                <w:lastRenderedPageBreak/>
                <w:t xml:space="preserve">SOMMERVILLE, I. </w:t>
              </w:r>
              <w:r w:rsidRPr="00750EA0">
                <w:rPr>
                  <w:b/>
                  <w:bCs/>
                  <w:noProof/>
                  <w:lang w:val="en-US"/>
                </w:rPr>
                <w:t>Software engineering</w:t>
              </w:r>
              <w:r w:rsidRPr="00750EA0">
                <w:rPr>
                  <w:noProof/>
                  <w:lang w:val="en-US"/>
                </w:rPr>
                <w:t>. 9th. ed. Pearson: [s.n.], 2010.</w:t>
              </w:r>
            </w:p>
            <w:p w14:paraId="3FC9F2EB" w14:textId="77777777" w:rsidR="007C43C0" w:rsidRPr="00750EA0" w:rsidRDefault="007C43C0" w:rsidP="007C43C0">
              <w:pPr>
                <w:pStyle w:val="Bibliography"/>
                <w:rPr>
                  <w:noProof/>
                  <w:lang w:val="en-US"/>
                </w:rPr>
              </w:pPr>
              <w:r w:rsidRPr="00750EA0">
                <w:rPr>
                  <w:noProof/>
                  <w:lang w:val="en-US"/>
                </w:rPr>
                <w:t xml:space="preserve">SRIVASTAVA, N. et al. Dropout: a simple way to prevent neural networks from overfitting. </w:t>
              </w:r>
              <w:r w:rsidRPr="00750EA0">
                <w:rPr>
                  <w:b/>
                  <w:bCs/>
                  <w:noProof/>
                  <w:lang w:val="en-US"/>
                </w:rPr>
                <w:t>Journal of Machine Learning Research</w:t>
              </w:r>
              <w:r w:rsidRPr="00750EA0">
                <w:rPr>
                  <w:noProof/>
                  <w:lang w:val="en-US"/>
                </w:rPr>
                <w:t>, v. 15, n. 1, p. 1929-1958, 2014.</w:t>
              </w:r>
            </w:p>
            <w:p w14:paraId="417904BA" w14:textId="77777777" w:rsidR="007C43C0" w:rsidRPr="00750EA0" w:rsidRDefault="007C43C0" w:rsidP="007C43C0">
              <w:pPr>
                <w:pStyle w:val="Bibliography"/>
                <w:rPr>
                  <w:noProof/>
                  <w:lang w:val="en-US"/>
                </w:rPr>
              </w:pPr>
              <w:r w:rsidRPr="00750EA0">
                <w:rPr>
                  <w:noProof/>
                  <w:lang w:val="en-US"/>
                </w:rPr>
                <w:t xml:space="preserve">STRICKX, S. </w:t>
              </w:r>
              <w:r w:rsidRPr="00750EA0">
                <w:rPr>
                  <w:b/>
                  <w:bCs/>
                  <w:noProof/>
                  <w:lang w:val="en-US"/>
                </w:rPr>
                <w:t>Yahoofinance-api</w:t>
              </w:r>
              <w:r w:rsidRPr="00750EA0">
                <w:rPr>
                  <w:noProof/>
                  <w:lang w:val="en-US"/>
                </w:rPr>
                <w:t>, 2014.</w:t>
              </w:r>
            </w:p>
            <w:p w14:paraId="5AB727DD" w14:textId="77777777" w:rsidR="007C43C0" w:rsidRDefault="007C43C0" w:rsidP="007C43C0">
              <w:pPr>
                <w:pStyle w:val="Bibliography"/>
                <w:rPr>
                  <w:noProof/>
                </w:rPr>
              </w:pPr>
              <w:r>
                <w:rPr>
                  <w:noProof/>
                </w:rPr>
                <w:t>TAFNER, M. A. Redes Neurais Artificiais: Aprendizado e Plasticidade, 1998. Disponivel em: &lt;http://www.cerebromente.org.br/n05/tecnologia/rna.htm#neuronio&gt;. Acesso em: 25 Setembro 2016.</w:t>
              </w:r>
            </w:p>
            <w:p w14:paraId="3F813063" w14:textId="77777777" w:rsidR="007C43C0" w:rsidRPr="00750EA0" w:rsidRDefault="007C43C0" w:rsidP="007C43C0">
              <w:pPr>
                <w:pStyle w:val="Bibliography"/>
                <w:rPr>
                  <w:noProof/>
                  <w:lang w:val="en-US"/>
                </w:rPr>
              </w:pPr>
              <w:r>
                <w:rPr>
                  <w:noProof/>
                </w:rPr>
                <w:t xml:space="preserve">THOMAZ, C. E.; VELLASCO, M. M. B. R. Análise de Tendências de Mercado por Redes Neurais Artificiais. </w:t>
              </w:r>
              <w:r w:rsidRPr="00750EA0">
                <w:rPr>
                  <w:b/>
                  <w:bCs/>
                  <w:noProof/>
                  <w:lang w:val="en-US"/>
                </w:rPr>
                <w:t>7º CBRN – Congresso Brasileiro de Redes Neurais</w:t>
              </w:r>
              <w:r w:rsidRPr="00750EA0">
                <w:rPr>
                  <w:noProof/>
                  <w:lang w:val="en-US"/>
                </w:rPr>
                <w:t>, Natal, 2005.</w:t>
              </w:r>
            </w:p>
            <w:p w14:paraId="5A2A1D68" w14:textId="77777777" w:rsidR="007C43C0" w:rsidRPr="00750EA0" w:rsidRDefault="007C43C0" w:rsidP="007C43C0">
              <w:pPr>
                <w:pStyle w:val="Bibliography"/>
                <w:rPr>
                  <w:noProof/>
                  <w:lang w:val="en-US"/>
                </w:rPr>
              </w:pPr>
              <w:r w:rsidRPr="00750EA0">
                <w:rPr>
                  <w:noProof/>
                  <w:lang w:val="en-US"/>
                </w:rPr>
                <w:t xml:space="preserve">TURING, A. M. Computing machinery and intelligence. </w:t>
              </w:r>
              <w:r w:rsidRPr="00750EA0">
                <w:rPr>
                  <w:b/>
                  <w:bCs/>
                  <w:noProof/>
                  <w:lang w:val="en-US"/>
                </w:rPr>
                <w:t>Mind</w:t>
              </w:r>
              <w:r w:rsidRPr="00750EA0">
                <w:rPr>
                  <w:noProof/>
                  <w:lang w:val="en-US"/>
                </w:rPr>
                <w:t>, v. 59, n. 236, p. 433-460, 1950.</w:t>
              </w:r>
            </w:p>
            <w:p w14:paraId="1CB6F7A6" w14:textId="77777777" w:rsidR="007C43C0" w:rsidRDefault="007C43C0" w:rsidP="007C43C0">
              <w:pPr>
                <w:pStyle w:val="Bibliography"/>
                <w:rPr>
                  <w:noProof/>
                </w:rPr>
              </w:pPr>
              <w:r w:rsidRPr="00750EA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32475F1E" w14:textId="77777777" w:rsidR="007C43C0" w:rsidRDefault="007C43C0" w:rsidP="007C43C0">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7718C422" w14:textId="77777777" w:rsidR="007C43C0" w:rsidRPr="00750EA0" w:rsidRDefault="007C43C0" w:rsidP="007C43C0">
              <w:pPr>
                <w:pStyle w:val="Bibliography"/>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750EA0">
                <w:rPr>
                  <w:noProof/>
                  <w:lang w:val="en-US"/>
                </w:rPr>
                <w:t>Acesso em: 2 Novembro 2016.</w:t>
              </w:r>
            </w:p>
            <w:p w14:paraId="0C293C13" w14:textId="77777777" w:rsidR="007C43C0" w:rsidRDefault="007C43C0" w:rsidP="007C43C0">
              <w:pPr>
                <w:pStyle w:val="Bibliography"/>
                <w:rPr>
                  <w:noProof/>
                </w:rPr>
              </w:pPr>
              <w:r w:rsidRPr="00750EA0">
                <w:rPr>
                  <w:noProof/>
                  <w:lang w:val="en-US"/>
                </w:rPr>
                <w:t xml:space="preserve">WINRICH, B. </w:t>
              </w:r>
              <w:r w:rsidRPr="00750EA0">
                <w:rPr>
                  <w:b/>
                  <w:bCs/>
                  <w:noProof/>
                  <w:lang w:val="en-US"/>
                </w:rPr>
                <w:t>Training and Source Code Generation for Artificial Neural Networks</w:t>
              </w:r>
              <w:r w:rsidRPr="00750EA0">
                <w:rPr>
                  <w:noProof/>
                  <w:lang w:val="en-US"/>
                </w:rPr>
                <w:t xml:space="preserve">. Rhode Island. 2015. Tese de Doutorado (Master of Science in Computer Science). </w:t>
              </w:r>
              <w:r>
                <w:rPr>
                  <w:noProof/>
                </w:rPr>
                <w:t>University of Rhode Island.</w:t>
              </w:r>
            </w:p>
            <w:p w14:paraId="28720E08" w14:textId="668082F4" w:rsidR="007759A3" w:rsidRDefault="007759A3" w:rsidP="007C43C0">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9" w:author="Andreia Machion" w:date="2017-06-02T11:40:00Z" w:initials="AM">
    <w:p w14:paraId="028A20B5" w14:textId="2683D454" w:rsidR="00FD570E" w:rsidRDefault="00FD570E">
      <w:pPr>
        <w:pStyle w:val="CommentText"/>
      </w:pPr>
      <w:r>
        <w:rPr>
          <w:rStyle w:val="CommentReference"/>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6891F6" w14:textId="77777777" w:rsidR="002B16FA" w:rsidRDefault="002B16FA" w:rsidP="002078DB">
      <w:r>
        <w:separator/>
      </w:r>
    </w:p>
    <w:p w14:paraId="16B44843" w14:textId="77777777" w:rsidR="002B16FA" w:rsidRDefault="002B16FA" w:rsidP="002078DB"/>
    <w:p w14:paraId="1D44E72B" w14:textId="77777777" w:rsidR="002B16FA" w:rsidRDefault="002B16FA" w:rsidP="002078DB"/>
    <w:p w14:paraId="77651244" w14:textId="77777777" w:rsidR="002B16FA" w:rsidRDefault="002B16FA" w:rsidP="002078DB"/>
    <w:p w14:paraId="7B7ABD00" w14:textId="77777777" w:rsidR="002B16FA" w:rsidRDefault="002B16FA" w:rsidP="002078DB"/>
    <w:p w14:paraId="2EB1A469" w14:textId="77777777" w:rsidR="002B16FA" w:rsidRDefault="002B16FA"/>
    <w:p w14:paraId="6FFD09E9" w14:textId="77777777" w:rsidR="002B16FA" w:rsidRDefault="002B16FA"/>
  </w:endnote>
  <w:endnote w:type="continuationSeparator" w:id="0">
    <w:p w14:paraId="0CE486AF" w14:textId="77777777" w:rsidR="002B16FA" w:rsidRDefault="002B16FA" w:rsidP="002078DB">
      <w:r>
        <w:continuationSeparator/>
      </w:r>
    </w:p>
    <w:p w14:paraId="360F967B" w14:textId="77777777" w:rsidR="002B16FA" w:rsidRDefault="002B16FA" w:rsidP="002078DB"/>
    <w:p w14:paraId="0F0CBB49" w14:textId="77777777" w:rsidR="002B16FA" w:rsidRDefault="002B16FA" w:rsidP="002078DB"/>
    <w:p w14:paraId="7679A7BF" w14:textId="77777777" w:rsidR="002B16FA" w:rsidRDefault="002B16FA" w:rsidP="002078DB"/>
    <w:p w14:paraId="34254E7D" w14:textId="77777777" w:rsidR="002B16FA" w:rsidRDefault="002B16FA" w:rsidP="002078DB"/>
    <w:p w14:paraId="1640CDE1" w14:textId="77777777" w:rsidR="002B16FA" w:rsidRDefault="002B16FA"/>
    <w:p w14:paraId="4F26FA9E" w14:textId="77777777" w:rsidR="002B16FA" w:rsidRDefault="002B16FA"/>
  </w:endnote>
  <w:endnote w:type="continuationNotice" w:id="1">
    <w:p w14:paraId="5621045D" w14:textId="77777777" w:rsidR="002B16FA" w:rsidRDefault="002B16FA">
      <w:pPr>
        <w:spacing w:after="0"/>
      </w:pPr>
    </w:p>
    <w:p w14:paraId="4BB1554D" w14:textId="77777777" w:rsidR="002B16FA" w:rsidRDefault="002B16FA"/>
    <w:p w14:paraId="6D224BED" w14:textId="77777777" w:rsidR="002B16FA" w:rsidRDefault="002B16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FD570E" w:rsidRDefault="00FD570E"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BC2079" w14:textId="77777777" w:rsidR="002B16FA" w:rsidRDefault="002B16FA" w:rsidP="002078DB">
      <w:r>
        <w:separator/>
      </w:r>
    </w:p>
    <w:p w14:paraId="02368E17" w14:textId="77777777" w:rsidR="002B16FA" w:rsidRDefault="002B16FA" w:rsidP="002078DB"/>
    <w:p w14:paraId="01F5AA74" w14:textId="77777777" w:rsidR="002B16FA" w:rsidRDefault="002B16FA" w:rsidP="002078DB"/>
    <w:p w14:paraId="4898CA0E" w14:textId="77777777" w:rsidR="002B16FA" w:rsidRDefault="002B16FA" w:rsidP="002078DB"/>
    <w:p w14:paraId="288C687A" w14:textId="77777777" w:rsidR="002B16FA" w:rsidRDefault="002B16FA" w:rsidP="002078DB"/>
    <w:p w14:paraId="2D90EA03" w14:textId="77777777" w:rsidR="002B16FA" w:rsidRDefault="002B16FA"/>
    <w:p w14:paraId="2B6E38D4" w14:textId="77777777" w:rsidR="002B16FA" w:rsidRDefault="002B16FA"/>
  </w:footnote>
  <w:footnote w:type="continuationSeparator" w:id="0">
    <w:p w14:paraId="562435FF" w14:textId="77777777" w:rsidR="002B16FA" w:rsidRDefault="002B16FA" w:rsidP="002078DB">
      <w:r>
        <w:continuationSeparator/>
      </w:r>
    </w:p>
    <w:p w14:paraId="46384A6F" w14:textId="77777777" w:rsidR="002B16FA" w:rsidRDefault="002B16FA" w:rsidP="002078DB"/>
    <w:p w14:paraId="788C5325" w14:textId="77777777" w:rsidR="002B16FA" w:rsidRDefault="002B16FA" w:rsidP="002078DB"/>
    <w:p w14:paraId="3A5EB5F1" w14:textId="77777777" w:rsidR="002B16FA" w:rsidRDefault="002B16FA" w:rsidP="002078DB"/>
    <w:p w14:paraId="5E76AFFF" w14:textId="77777777" w:rsidR="002B16FA" w:rsidRDefault="002B16FA" w:rsidP="002078DB"/>
    <w:p w14:paraId="0A4AB47D" w14:textId="77777777" w:rsidR="002B16FA" w:rsidRDefault="002B16FA"/>
    <w:p w14:paraId="6EFAD3A2" w14:textId="77777777" w:rsidR="002B16FA" w:rsidRDefault="002B16FA"/>
  </w:footnote>
  <w:footnote w:type="continuationNotice" w:id="1">
    <w:p w14:paraId="3B92DB03" w14:textId="77777777" w:rsidR="002B16FA" w:rsidRDefault="002B16FA">
      <w:pPr>
        <w:spacing w:after="0"/>
      </w:pPr>
    </w:p>
    <w:p w14:paraId="0BE8D411" w14:textId="77777777" w:rsidR="002B16FA" w:rsidRDefault="002B16FA"/>
    <w:p w14:paraId="7E1C38B5" w14:textId="77777777" w:rsidR="002B16FA" w:rsidRDefault="002B16F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FD570E" w:rsidRDefault="00FD570E">
        <w:pPr>
          <w:pStyle w:val="Header"/>
          <w:jc w:val="right"/>
        </w:pPr>
        <w:r>
          <w:fldChar w:fldCharType="begin"/>
        </w:r>
        <w:r>
          <w:instrText xml:space="preserve"> PAGE   \* MERGEFORMAT </w:instrText>
        </w:r>
        <w:r>
          <w:fldChar w:fldCharType="separate"/>
        </w:r>
        <w:r w:rsidR="00CE3640">
          <w:rPr>
            <w:noProof/>
          </w:rPr>
          <w:t>102</w:t>
        </w:r>
        <w:r>
          <w:rPr>
            <w:noProof/>
          </w:rPr>
          <w:fldChar w:fldCharType="end"/>
        </w:r>
      </w:p>
    </w:sdtContent>
  </w:sdt>
  <w:p w14:paraId="01495C43" w14:textId="77777777" w:rsidR="00FD570E" w:rsidRDefault="00FD570E">
    <w:pPr>
      <w:pStyle w:val="Header"/>
    </w:pPr>
  </w:p>
  <w:p w14:paraId="55823D46" w14:textId="77777777" w:rsidR="00FD570E" w:rsidRDefault="00FD570E"/>
  <w:p w14:paraId="0C75B551" w14:textId="77777777" w:rsidR="00FD570E" w:rsidRDefault="00FD57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404B7AE8-A894-426A-9B90-6CD11E4C2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129</Pages>
  <Words>17515</Words>
  <Characters>99839</Characters>
  <Application>Microsoft Office Word</Application>
  <DocSecurity>0</DocSecurity>
  <Lines>831</Lines>
  <Paragraphs>234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7</cp:revision>
  <cp:lastPrinted>2008-02-20T17:37:00Z</cp:lastPrinted>
  <dcterms:created xsi:type="dcterms:W3CDTF">2017-07-15T12:11:00Z</dcterms:created>
  <dcterms:modified xsi:type="dcterms:W3CDTF">2017-07-15T12:51:00Z</dcterms:modified>
</cp:coreProperties>
</file>