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itle"/>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ins w:id="17" w:author="mario" w:date="2017-07-15T09:07:00Z">
        <w:r w:rsidR="00374BB7">
          <w:rPr>
            <w:rFonts w:eastAsia="Arial" w:cs="Arial"/>
          </w:rPr>
          <w:t xml:space="preserve">predicao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Change w:id="20" w:author="mario" w:date="2017-07-15T09:08:00Z">
            <w:rPr>
              <w:rFonts w:eastAsia="Arial" w:cs="Arial"/>
            </w:rPr>
          </w:rPrChange>
        </w:rPr>
        <w:t xml:space="preserve"> </w:t>
      </w:r>
      <w:r w:rsidR="00A5510A" w:rsidRPr="00374BB7">
        <w:rPr>
          <w:rFonts w:eastAsia="Arial" w:cs="Arial"/>
          <w:rPrChange w:id="21" w:author="mario" w:date="2017-07-15T09:08:00Z">
            <w:rPr>
              <w:rFonts w:eastAsia="Arial" w:cs="Arial"/>
            </w:rPr>
          </w:rPrChange>
        </w:rPr>
        <w:t>neurais</w:t>
      </w:r>
      <w:ins w:id="22" w:author="mario" w:date="2017-07-15T09:02:00Z">
        <w:r w:rsidR="00FD570E" w:rsidRPr="00374BB7">
          <w:rPr>
            <w:rFonts w:eastAsia="Arial" w:cs="Arial"/>
            <w:rPrChange w:id="23" w:author="mario" w:date="2017-07-15T09:08:00Z">
              <w:rPr>
                <w:rFonts w:eastAsia="Arial" w:cs="Arial"/>
              </w:rPr>
            </w:rPrChange>
          </w:rPr>
          <w:t xml:space="preserve"> artificiais</w:t>
        </w:r>
      </w:ins>
      <w:r w:rsidR="00A5510A" w:rsidRPr="00374BB7">
        <w:rPr>
          <w:rFonts w:eastAsia="Arial" w:cs="Arial"/>
          <w:rPrChange w:id="24" w:author="mario" w:date="2017-07-15T09:08:00Z">
            <w:rPr>
              <w:rFonts w:eastAsia="Arial" w:cs="Arial"/>
            </w:rPr>
          </w:rPrChange>
        </w:rPr>
        <w:t>.</w:t>
      </w:r>
      <w:ins w:id="25" w:author="mario" w:date="2017-07-15T09:08:00Z">
        <w:r w:rsidR="00374BB7" w:rsidRPr="00374BB7">
          <w:rPr>
            <w:rFonts w:eastAsia="Arial" w:cs="Arial"/>
            <w:rPrChange w:id="26" w:author="mario" w:date="2017-07-15T09:08:00Z">
              <w:rPr>
                <w:rFonts w:eastAsia="Arial" w:cs="Arial"/>
              </w:rPr>
            </w:rPrChange>
          </w:rPr>
          <w:t xml:space="preserve"> Previsao.</w:t>
        </w:r>
      </w:ins>
      <w:r w:rsidRPr="00374BB7">
        <w:rPr>
          <w:rFonts w:eastAsia="Arial" w:cs="Arial"/>
          <w:rPrChange w:id="27" w:author="mario" w:date="2017-07-15T09:08:00Z">
            <w:rPr>
              <w:rFonts w:eastAsia="Arial" w:cs="Arial"/>
            </w:rPr>
          </w:rPrChange>
        </w:rPr>
        <w:t xml:space="preserve"> </w:t>
      </w:r>
      <w:r w:rsidR="00A5510A" w:rsidRPr="00374BB7">
        <w:rPr>
          <w:rFonts w:eastAsia="Arial" w:cs="Arial"/>
          <w:rPrChange w:id="28" w:author="mario" w:date="2017-07-15T09:08:00Z">
            <w:rPr>
              <w:rFonts w:eastAsia="Arial" w:cs="Arial"/>
            </w:rPr>
          </w:rPrChange>
        </w:rPr>
        <w:t>P</w:t>
      </w:r>
      <w:r w:rsidRPr="00374BB7">
        <w:rPr>
          <w:rFonts w:eastAsia="Arial" w:cs="Arial"/>
          <w:rPrChange w:id="29" w:author="mario" w:date="2017-07-15T09:08:00Z">
            <w:rPr>
              <w:rFonts w:eastAsia="Arial" w:cs="Arial"/>
            </w:rPr>
          </w:rPrChange>
        </w:rPr>
        <w:t>redição</w:t>
      </w:r>
      <w:r w:rsidR="00A5510A" w:rsidRPr="00374BB7">
        <w:rPr>
          <w:rFonts w:eastAsia="Arial" w:cs="Arial"/>
          <w:rPrChange w:id="30" w:author="mario" w:date="2017-07-15T09:08:00Z">
            <w:rPr>
              <w:rFonts w:eastAsia="Arial" w:cs="Arial"/>
            </w:rPr>
          </w:rPrChange>
        </w:rPr>
        <w:t>. M</w:t>
      </w:r>
      <w:r w:rsidRPr="00374BB7">
        <w:rPr>
          <w:rFonts w:eastAsia="Arial" w:cs="Arial"/>
          <w:rPrChange w:id="31" w:author="mario" w:date="2017-07-15T09:08:00Z">
            <w:rPr>
              <w:rFonts w:eastAsia="Arial" w:cs="Arial"/>
            </w:rPr>
          </w:rPrChange>
        </w:rPr>
        <w:t>ercado financeiro.</w:t>
      </w:r>
      <w:r w:rsidR="00836053" w:rsidRPr="00374BB7">
        <w:rPr>
          <w:rFonts w:eastAsia="Arial" w:cs="Arial"/>
          <w:rPrChange w:id="32" w:author="mario" w:date="2017-07-15T09:08:00Z">
            <w:rPr>
              <w:rFonts w:eastAsia="Arial" w:cs="Arial"/>
              <w:lang w:val="en-US"/>
            </w:rPr>
          </w:rPrChange>
        </w:rPr>
        <w:t xml:space="preserve"> Inteligência Artificial</w:t>
      </w:r>
    </w:p>
    <w:p w14:paraId="2235A949" w14:textId="4DC2B437" w:rsidR="00621B60" w:rsidRPr="00404D66" w:rsidRDefault="00621B60" w:rsidP="00FF16DC">
      <w:pPr>
        <w:rPr>
          <w:rFonts w:eastAsia="Arial"/>
          <w:lang w:val="en-US"/>
          <w:rPrChange w:id="33"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ins w:id="34"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35" w:author="mario" w:date="2017-07-15T09:03:00Z">
        <w:r w:rsidR="00FD570E">
          <w:rPr>
            <w:rFonts w:eastAsia="Arial" w:cs="Arial"/>
            <w:lang w:val="en-US"/>
          </w:rPr>
          <w:t>n</w:t>
        </w:r>
      </w:ins>
      <w:r w:rsidRPr="009630D6">
        <w:rPr>
          <w:rFonts w:eastAsia="Arial" w:cs="Arial"/>
          <w:lang w:val="en-US"/>
        </w:rPr>
        <w:t xml:space="preserve"> </w:t>
      </w:r>
      <w:ins w:id="36"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37"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38"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9"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0"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41" w:author="mario" w:date="2017-07-15T09:04:00Z">
        <w:r w:rsidRPr="009630D6" w:rsidDel="00FD570E">
          <w:rPr>
            <w:rFonts w:eastAsia="Arial" w:cs="Arial"/>
            <w:lang w:val="en-US"/>
          </w:rPr>
          <w:delText>computational application</w:delText>
        </w:r>
      </w:del>
      <w:ins w:id="42" w:author="mario" w:date="2017-07-15T09:04:00Z">
        <w:r w:rsidR="00FD570E">
          <w:rPr>
            <w:rFonts w:eastAsia="Arial" w:cs="Arial"/>
            <w:lang w:val="en-US"/>
          </w:rPr>
          <w:t xml:space="preserve"> software</w:t>
        </w:r>
      </w:ins>
      <w:proofErr w:type="gramEnd"/>
      <w:ins w:id="43" w:author="mario" w:date="2017-07-15T09:05:00Z">
        <w:r w:rsidR="00FD570E">
          <w:rPr>
            <w:rFonts w:eastAsia="Arial" w:cs="Arial"/>
            <w:lang w:val="en-US"/>
          </w:rPr>
          <w:t xml:space="preserve"> </w:t>
        </w:r>
      </w:ins>
      <w:del w:id="44"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45"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46" w:author="mario" w:date="2017-07-15T09:07:00Z">
        <w:r w:rsidR="00374BB7">
          <w:rPr>
            <w:rFonts w:eastAsia="Arial" w:cs="Arial"/>
            <w:lang w:val="en-US"/>
          </w:rPr>
          <w:t xml:space="preserve">forecasting and </w:t>
        </w:r>
      </w:ins>
      <w:r w:rsidRPr="009630D6">
        <w:rPr>
          <w:rFonts w:eastAsia="Arial" w:cs="Arial"/>
          <w:lang w:val="en-US"/>
        </w:rPr>
        <w:t>prediction</w:t>
      </w:r>
      <w:ins w:id="47" w:author="mario" w:date="2017-07-15T09:07:00Z">
        <w:r w:rsidR="00374BB7">
          <w:rPr>
            <w:rFonts w:eastAsia="Arial" w:cs="Arial"/>
            <w:lang w:val="en-US"/>
          </w:rPr>
          <w:t>,</w:t>
        </w:r>
      </w:ins>
      <w:r w:rsidRPr="009630D6">
        <w:rPr>
          <w:rFonts w:eastAsia="Arial" w:cs="Arial"/>
          <w:lang w:val="en-US"/>
        </w:rPr>
        <w:t xml:space="preserve"> </w:t>
      </w:r>
      <w:ins w:id="48" w:author="mario" w:date="2017-07-15T09:07:00Z">
        <w:r w:rsidR="00374BB7">
          <w:rPr>
            <w:rFonts w:eastAsia="Arial" w:cs="Arial"/>
            <w:lang w:val="en-US"/>
          </w:rPr>
          <w:t>that</w:t>
        </w:r>
      </w:ins>
      <w:del w:id="49" w:author="mario" w:date="2017-07-15T09:05:00Z">
        <w:r w:rsidRPr="009630D6" w:rsidDel="00374BB7">
          <w:rPr>
            <w:rFonts w:eastAsia="Arial" w:cs="Arial"/>
            <w:lang w:val="en-US"/>
          </w:rPr>
          <w:delText xml:space="preserve">that </w:delText>
        </w:r>
      </w:del>
      <w:ins w:id="50"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51" w:author="mario" w:date="2017-07-15T09:05:00Z">
        <w:r w:rsidR="00374BB7">
          <w:rPr>
            <w:rFonts w:eastAsia="Arial" w:cs="Arial"/>
            <w:lang w:val="en-US"/>
          </w:rPr>
          <w:t xml:space="preserve">Artificial </w:t>
        </w:r>
      </w:ins>
      <w:del w:id="52" w:author="mario" w:date="2017-07-15T09:05:00Z">
        <w:r w:rsidRPr="382A6C4F" w:rsidDel="00374BB7">
          <w:rPr>
            <w:rFonts w:eastAsia="Arial" w:cs="Arial"/>
            <w:lang w:val="en-US"/>
          </w:rPr>
          <w:delText xml:space="preserve">Neural </w:delText>
        </w:r>
      </w:del>
      <w:ins w:id="5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5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55"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56"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57" w:name="_Toc336248062"/>
      <w:bookmarkStart w:id="58" w:name="_Toc336248261"/>
      <w:bookmarkStart w:id="59" w:name="_Toc336248550"/>
      <w:bookmarkStart w:id="60"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61"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7"/>
      <w:bookmarkEnd w:id="57"/>
      <w:bookmarkEnd w:id="58"/>
      <w:bookmarkEnd w:id="59"/>
      <w:bookmarkEnd w:id="60"/>
      <w:bookmarkEnd w:id="61"/>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62"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63" w:name="_Toc447474808"/>
      <w:bookmarkStart w:id="64" w:name="_Toc462599921"/>
      <w:bookmarkStart w:id="65" w:name="_Toc465711338"/>
      <w:bookmarkStart w:id="66" w:name="_Toc486423132"/>
      <w:r w:rsidRPr="00385E45">
        <w:lastRenderedPageBreak/>
        <w:t>INTRODUÇÃO</w:t>
      </w:r>
      <w:bookmarkEnd w:id="62"/>
      <w:bookmarkEnd w:id="63"/>
      <w:bookmarkEnd w:id="64"/>
      <w:bookmarkEnd w:id="65"/>
      <w:bookmarkEnd w:id="66"/>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36E61364" w:rsidR="00966DC1" w:rsidRDefault="00C3518C" w:rsidP="002078DB">
      <w:ins w:id="67" w:author="mario" w:date="2017-07-15T09:12:00Z">
        <w:r>
          <w:rPr>
            <w:rFonts w:eastAsia="Arial" w:cs="Arial"/>
          </w:rPr>
          <w:t>Existe uma empresa que trabalha com IA aplicada ao mercado financeiro, criada no final de 2015 como um torneio para a predicao e previsao de dados do mercado</w:t>
        </w:r>
      </w:ins>
      <w:ins w:id="68" w:author="mario" w:date="2017-07-15T09:16:00Z">
        <w:r w:rsidR="009576D4">
          <w:rPr>
            <w:rFonts w:eastAsia="Arial" w:cs="Arial"/>
          </w:rPr>
          <w:t xml:space="preserve">. </w:t>
        </w:r>
      </w:ins>
      <w:ins w:id="69" w:author="mario" w:date="2017-07-15T09:15:00Z">
        <w:r>
          <w:rPr>
            <w:rFonts w:eastAsia="Arial" w:cs="Arial"/>
          </w:rPr>
          <w:t>Ela utiliza as melhores redes neurais artificiais para os proprios fundos de investimentos</w:t>
        </w:r>
        <w:r w:rsidR="009576D4">
          <w:rPr>
            <w:rFonts w:eastAsia="Arial" w:cs="Arial"/>
          </w:rPr>
          <w:t xml:space="preserve"> e com os ganhos, usa uma parte para pagar as pessoas que obtiveram o menor erro em relacao aos dados reais com Bitcoins.</w:t>
        </w:r>
      </w:ins>
      <w:del w:id="70"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71"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72" w:author="mario" w:date="2017-07-15T09:17:00Z"/>
      <w:sdt>
        <w:sdtPr>
          <w:id w:val="-199789874"/>
          <w:citation/>
        </w:sdtPr>
        <w:sdtContent>
          <w:customXmlDelRangeEnd w:id="72"/>
          <w:del w:id="73"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74" w:author="mario" w:date="2017-07-15T09:17:00Z"/>
        </w:sdtContent>
      </w:sdt>
      <w:customXmlDelRangeEnd w:id="74"/>
      <w:del w:id="75"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w:t>
      </w:r>
      <w:del w:id="76" w:author="mario" w:date="2017-07-15T09:17:00Z">
        <w:r w:rsidDel="009576D4">
          <w:delText xml:space="preserve">até </w:delText>
        </w:r>
      </w:del>
      <w:ins w:id="77" w:author="mario" w:date="2017-07-15T09:17:00Z">
        <w:r w:rsidR="009576D4">
          <w:t>,</w:t>
        </w:r>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ins w:id="78" w:author="mario" w:date="2017-07-15T09:18:00Z">
        <w:r w:rsidR="009576D4">
          <w:t>, e impactando na liquidez dos investimentos, como mostrado pelo trabalho de</w:t>
        </w:r>
      </w:ins>
      <w:ins w:id="79" w:author="mario" w:date="2017-07-15T09:19:00Z">
        <w:r w:rsidR="009576D4">
          <w:t xml:space="preserve"> Hendershott, Jones e Menkveld</w:t>
        </w:r>
      </w:ins>
      <w:ins w:id="80" w:author="mario" w:date="2017-07-15T09:18:00Z">
        <w:r w:rsidR="009576D4">
          <w:t xml:space="preserve"> </w:t>
        </w:r>
      </w:ins>
      <w:customXmlInsRangeStart w:id="81" w:author="mario" w:date="2017-07-15T09:19:00Z"/>
      <w:sdt>
        <w:sdtPr>
          <w:id w:val="232050293"/>
          <w:citation/>
        </w:sdtPr>
        <w:sdtContent>
          <w:customXmlInsRangeEnd w:id="81"/>
          <w:ins w:id="82" w:author="mario" w:date="2017-07-15T09:19:00Z">
            <w:r w:rsidR="009576D4">
              <w:fldChar w:fldCharType="begin"/>
            </w:r>
            <w:r w:rsidR="009576D4">
              <w:rPr>
                <w:rPrChange w:id="83" w:author="mario" w:date="2017-07-15T09:19:00Z">
                  <w:rPr/>
                </w:rPrChange>
              </w:rPr>
              <w:instrText xml:space="preserve">CITATION HEN11 \n  \t  \l 1033 </w:instrText>
            </w:r>
          </w:ins>
          <w:r w:rsidR="009576D4">
            <w:fldChar w:fldCharType="separate"/>
          </w:r>
          <w:ins w:id="84" w:author="mario" w:date="2017-07-15T09:19:00Z">
            <w:r w:rsidR="009576D4">
              <w:rPr>
                <w:noProof/>
              </w:rPr>
              <w:t>(2011)</w:t>
            </w:r>
            <w:r w:rsidR="009576D4">
              <w:fldChar w:fldCharType="end"/>
            </w:r>
          </w:ins>
          <w:customXmlInsRangeStart w:id="85" w:author="mario" w:date="2017-07-15T09:19:00Z"/>
        </w:sdtContent>
      </w:sdt>
      <w:customXmlInsRangeEnd w:id="85"/>
      <w:r w:rsidR="00552651" w:rsidRPr="6103A698">
        <w:t>.</w:t>
      </w:r>
    </w:p>
    <w:p w14:paraId="09E60A2E" w14:textId="63792FB3"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86" w:author="mario" w:date="2017-07-15T09:20:00Z">
        <w:r w:rsidR="009576D4">
          <w:rPr>
            <w:rFonts w:eastAsia="Arial" w:cs="Arial"/>
          </w:rPr>
          <w:t xml:space="preserve"> artificiais</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w:t>
      </w:r>
      <w:del w:id="87" w:author="mario" w:date="2017-07-15T09:21:00Z">
        <w:r w:rsidR="009D6B61" w:rsidDel="009576D4">
          <w:delText xml:space="preserve">previu </w:delText>
        </w:r>
      </w:del>
      <w:ins w:id="88" w:author="mario" w:date="2017-07-15T09:21:00Z">
        <w:r w:rsidR="009576D4">
          <w:t>que pode predizer</w:t>
        </w:r>
        <w:r w:rsidR="009576D4">
          <w:t xml:space="preserve">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w:t>
      </w:r>
      <w:del w:id="89" w:author="mario" w:date="2017-07-15T09:21:00Z">
        <w:r w:rsidR="00260270" w:rsidDel="009576D4">
          <w:delText xml:space="preserve">rede </w:delText>
        </w:r>
      </w:del>
      <w:ins w:id="90" w:author="mario" w:date="2017-07-15T09:21:00Z">
        <w:r w:rsidR="009576D4">
          <w:t>RNA</w:t>
        </w:r>
        <w:r w:rsidR="009576D4">
          <w:t xml:space="preserve">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bookmarkStart w:id="91" w:name="_GoBack"/>
      <w:bookmarkEnd w:id="91"/>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92" w:name="_Toc447474809"/>
      <w:bookmarkStart w:id="93" w:name="_Toc462599922"/>
      <w:bookmarkStart w:id="94" w:name="_Toc465711339"/>
      <w:bookmarkStart w:id="95" w:name="_Toc486423133"/>
      <w:r w:rsidRPr="002CE37B">
        <w:t>O</w:t>
      </w:r>
      <w:r w:rsidR="0004786F" w:rsidRPr="002CE37B">
        <w:t>bjetivos</w:t>
      </w:r>
      <w:bookmarkEnd w:id="92"/>
      <w:bookmarkEnd w:id="93"/>
      <w:bookmarkEnd w:id="94"/>
      <w:bookmarkEnd w:id="9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96" w:name="_Toc447474810"/>
      <w:bookmarkStart w:id="97" w:name="_Toc462599923"/>
      <w:bookmarkStart w:id="98" w:name="_Toc465711340"/>
      <w:bookmarkStart w:id="99" w:name="_Toc486423134"/>
      <w:r w:rsidRPr="00D71036">
        <w:t>J</w:t>
      </w:r>
      <w:r w:rsidR="0004786F" w:rsidRPr="00D71036">
        <w:t>ustificativa</w:t>
      </w:r>
      <w:bookmarkEnd w:id="96"/>
      <w:bookmarkEnd w:id="97"/>
      <w:bookmarkEnd w:id="98"/>
      <w:bookmarkEnd w:id="9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100" w:name="_Toc465711341"/>
      <w:bookmarkStart w:id="101" w:name="_Toc486423135"/>
      <w:r w:rsidRPr="00D71036">
        <w:t>Tecnologias</w:t>
      </w:r>
      <w:bookmarkEnd w:id="100"/>
      <w:r w:rsidR="00DE3612">
        <w:t xml:space="preserve"> e Ferramentas de Apoio</w:t>
      </w:r>
      <w:bookmarkEnd w:id="101"/>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102" w:name="_Toc447474811"/>
      <w:bookmarkStart w:id="103" w:name="_Toc462599924"/>
      <w:bookmarkStart w:id="104" w:name="_Toc465711342"/>
      <w:bookmarkStart w:id="105" w:name="_Toc486423136"/>
      <w:r w:rsidRPr="00D71036">
        <w:t>Organização do Trabalho</w:t>
      </w:r>
      <w:bookmarkEnd w:id="102"/>
      <w:bookmarkEnd w:id="103"/>
      <w:bookmarkEnd w:id="104"/>
      <w:bookmarkEnd w:id="10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 xml:space="preserve">redes neurais. O Capítulo 3 apresenta </w:t>
      </w:r>
      <w:r w:rsidRPr="382A6C4F">
        <w:rPr>
          <w:rFonts w:eastAsia="Arial" w:cs="Arial"/>
        </w:rPr>
        <w:lastRenderedPageBreak/>
        <w:t>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106" w:name="_Toc462599925"/>
      <w:bookmarkStart w:id="107" w:name="_Toc465711343"/>
      <w:bookmarkStart w:id="108" w:name="_Toc486423137"/>
      <w:r w:rsidR="00BC1E3B" w:rsidRPr="00882F55">
        <w:lastRenderedPageBreak/>
        <w:t>REDES NEURAIS</w:t>
      </w:r>
      <w:r w:rsidR="00BC1E3B">
        <w:t xml:space="preserve"> ARTIFICIAIS</w:t>
      </w:r>
      <w:bookmarkEnd w:id="106"/>
      <w:bookmarkEnd w:id="107"/>
      <w:bookmarkEnd w:id="108"/>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09" w:name="_Toc198053001"/>
    </w:p>
    <w:p w14:paraId="3ACB5560" w14:textId="241DBC06" w:rsidR="001069D4" w:rsidRDefault="00444ACE" w:rsidP="002078DB">
      <w:bookmarkStart w:id="110" w:name="_Toc462599926"/>
      <w:bookmarkEnd w:id="109"/>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110"/>
    </w:p>
    <w:p w14:paraId="6981A04D" w14:textId="0E51A48F" w:rsidR="00886A90" w:rsidRPr="002E2FB6" w:rsidRDefault="00886A90" w:rsidP="00152728">
      <w:pPr>
        <w:pStyle w:val="ListParagraph"/>
        <w:numPr>
          <w:ilvl w:val="0"/>
          <w:numId w:val="2"/>
        </w:numPr>
        <w:rPr>
          <w:rFonts w:eastAsia="Arial" w:cs="Arial"/>
        </w:rPr>
      </w:pPr>
      <w:bookmarkStart w:id="111" w:name="_Toc462599927"/>
      <w:r w:rsidRPr="382A6C4F">
        <w:rPr>
          <w:rFonts w:eastAsia="Arial" w:cs="Arial"/>
        </w:rPr>
        <w:t>O conhecimento é adquirido pela rede a partir do ambiente em que se encontra durante um processo de aprendizagem</w:t>
      </w:r>
      <w:bookmarkEnd w:id="111"/>
    </w:p>
    <w:p w14:paraId="44D9E0CE" w14:textId="7AD0DC8D" w:rsidR="00886A90" w:rsidRPr="002E2FB6" w:rsidRDefault="00886A90" w:rsidP="00152728">
      <w:pPr>
        <w:pStyle w:val="ListParagraph"/>
        <w:numPr>
          <w:ilvl w:val="0"/>
          <w:numId w:val="2"/>
        </w:numPr>
        <w:rPr>
          <w:rFonts w:eastAsia="Arial" w:cs="Arial"/>
        </w:rPr>
      </w:pPr>
      <w:bookmarkStart w:id="112"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12"/>
    </w:p>
    <w:p w14:paraId="51F77571" w14:textId="77777777" w:rsidR="005244A0" w:rsidRDefault="005244A0" w:rsidP="002078DB"/>
    <w:p w14:paraId="015807C2" w14:textId="68CD3623" w:rsidR="005244A0" w:rsidRDefault="00233B56" w:rsidP="002078DB">
      <w:bookmarkStart w:id="113"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113"/>
    </w:p>
    <w:p w14:paraId="6228508D" w14:textId="77777777" w:rsidR="00C14377" w:rsidRPr="005244A0" w:rsidRDefault="00C14377" w:rsidP="002078DB"/>
    <w:p w14:paraId="185E3A83" w14:textId="6ABC86FA"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Caption"/>
      </w:pPr>
      <w:bookmarkStart w:id="114" w:name="_Ref463108960"/>
      <w:bookmarkStart w:id="115" w:name="_Toc465711382"/>
      <w:bookmarkStart w:id="116" w:name="_Toc486423002"/>
      <w:r>
        <w:lastRenderedPageBreak/>
        <w:t xml:space="preserve">Figura </w:t>
      </w:r>
      <w:fldSimple w:instr=" SEQ Figura \* ARABIC ">
        <w:r w:rsidR="00A114EB">
          <w:rPr>
            <w:noProof/>
          </w:rPr>
          <w:t>1</w:t>
        </w:r>
      </w:fldSimple>
      <w:bookmarkEnd w:id="114"/>
      <w:r>
        <w:t>. Modelo de um Neurônio Artificial</w:t>
      </w:r>
      <w:bookmarkEnd w:id="115"/>
      <w:bookmarkEnd w:id="116"/>
    </w:p>
    <w:p w14:paraId="51A46605" w14:textId="77777777" w:rsidR="0053431D" w:rsidRPr="0053431D" w:rsidRDefault="0053431D" w:rsidP="0053431D"/>
    <w:p w14:paraId="5FB99F0B" w14:textId="6285B8A1" w:rsidR="006B717F" w:rsidRDefault="006B717F" w:rsidP="002F168E">
      <w:pPr>
        <w:pStyle w:val="Image"/>
      </w:pPr>
      <w:bookmarkStart w:id="117"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17"/>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118"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118"/>
    </w:p>
    <w:p w14:paraId="4C108067" w14:textId="5C564524" w:rsidR="00AD57AF" w:rsidRDefault="00AD57AF" w:rsidP="00404D66">
      <w:pPr>
        <w:pStyle w:val="Caption"/>
      </w:pPr>
      <w:bookmarkStart w:id="119"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19"/>
    </w:p>
    <w:p w14:paraId="6A9826E2" w14:textId="20A1EDC8" w:rsidR="001B3CD2" w:rsidRDefault="00C14377" w:rsidP="00ED5B11">
      <w:pPr>
        <w:pStyle w:val="Caption"/>
      </w:pPr>
      <w:bookmarkStart w:id="120" w:name="_Toc462599933"/>
      <w:bookmarkStart w:id="121" w:name="_Toc463109358"/>
      <w:r>
        <w:rPr>
          <w:noProof/>
          <w:lang w:val="en-US" w:eastAsia="en-US"/>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20"/>
      <w:bookmarkEnd w:id="121"/>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Heading2"/>
      </w:pPr>
      <w:bookmarkStart w:id="122" w:name="_Toc462599934"/>
      <w:bookmarkStart w:id="123" w:name="_Toc465711344"/>
      <w:bookmarkStart w:id="124" w:name="_Toc486423138"/>
      <w:r>
        <w:lastRenderedPageBreak/>
        <w:t xml:space="preserve">Motivação para utilizar Redes Neurais na </w:t>
      </w:r>
      <w:bookmarkEnd w:id="122"/>
      <w:r w:rsidR="002E2FB6">
        <w:t>Predição.</w:t>
      </w:r>
      <w:bookmarkEnd w:id="123"/>
      <w:bookmarkEnd w:id="124"/>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25"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25"/>
    </w:p>
    <w:p w14:paraId="5174C90D" w14:textId="16C86AF8" w:rsidR="00633B68" w:rsidRDefault="00633B68" w:rsidP="002078DB">
      <w:bookmarkStart w:id="126"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26"/>
    </w:p>
    <w:p w14:paraId="48179982" w14:textId="77777777" w:rsidR="00633B68" w:rsidRDefault="00633B68" w:rsidP="002078DB"/>
    <w:p w14:paraId="6361E011" w14:textId="38E7702A" w:rsidR="00633B68" w:rsidRPr="00226508" w:rsidRDefault="00B933AA" w:rsidP="00AD1FC5">
      <w:pPr>
        <w:pStyle w:val="Heading2"/>
      </w:pPr>
      <w:bookmarkStart w:id="127" w:name="_Toc462599937"/>
      <w:bookmarkStart w:id="128" w:name="_Toc465711345"/>
      <w:bookmarkStart w:id="129" w:name="_Ref479839526"/>
      <w:bookmarkStart w:id="130" w:name="_Toc486423139"/>
      <w:r>
        <w:t>Funções</w:t>
      </w:r>
      <w:r w:rsidR="00633B68">
        <w:t xml:space="preserve"> de Ativação</w:t>
      </w:r>
      <w:bookmarkEnd w:id="127"/>
      <w:bookmarkEnd w:id="128"/>
      <w:bookmarkEnd w:id="129"/>
      <w:bookmarkEnd w:id="13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31"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31"/>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32" w:name="_Ref463108951"/>
      <w:bookmarkStart w:id="133" w:name="_Ref464057648"/>
      <w:bookmarkStart w:id="134" w:name="_Toc465711383"/>
      <w:r>
        <w:br w:type="page"/>
      </w:r>
    </w:p>
    <w:p w14:paraId="46415DD9" w14:textId="1FA59A07" w:rsidR="0053431D" w:rsidRDefault="0053431D" w:rsidP="0053431D">
      <w:pPr>
        <w:pStyle w:val="Caption"/>
      </w:pPr>
      <w:bookmarkStart w:id="135" w:name="_Toc486423003"/>
      <w:r>
        <w:lastRenderedPageBreak/>
        <w:t xml:space="preserve">Figura </w:t>
      </w:r>
      <w:fldSimple w:instr=" SEQ Figura \* ARABIC ">
        <w:r w:rsidR="00A114EB">
          <w:rPr>
            <w:noProof/>
          </w:rPr>
          <w:t>2</w:t>
        </w:r>
      </w:fldSimple>
      <w:bookmarkEnd w:id="132"/>
      <w:r w:rsidRPr="00930E48">
        <w:rPr>
          <w:noProof/>
        </w:rPr>
        <w:t>. Funções de ativação</w:t>
      </w:r>
      <w:bookmarkEnd w:id="133"/>
      <w:bookmarkEnd w:id="134"/>
      <w:bookmarkEnd w:id="135"/>
    </w:p>
    <w:p w14:paraId="4CCAA305" w14:textId="07747D10" w:rsidR="002078DB" w:rsidRDefault="00624AF7" w:rsidP="002F168E">
      <w:pPr>
        <w:pStyle w:val="Image"/>
      </w:pPr>
      <w:r>
        <w:rPr>
          <w:lang w:val="en-US" w:eastAsia="en-US"/>
        </w:rP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136" w:name="_Toc465711355"/>
      <w:bookmarkStart w:id="137" w:name="_Toc486423140"/>
      <w:r>
        <w:t>Topologias</w:t>
      </w:r>
      <w:r w:rsidR="002CE37B">
        <w:t xml:space="preserve"> da</w:t>
      </w:r>
      <w:r w:rsidR="003726B2">
        <w:t>s</w:t>
      </w:r>
      <w:r w:rsidR="002CE37B">
        <w:t xml:space="preserve"> Rede</w:t>
      </w:r>
      <w:r w:rsidR="003726B2">
        <w:t>s</w:t>
      </w:r>
      <w:r w:rsidR="002CE37B">
        <w:t xml:space="preserve"> </w:t>
      </w:r>
      <w:bookmarkEnd w:id="136"/>
      <w:r w:rsidR="003726B2">
        <w:t>Neurais</w:t>
      </w:r>
      <w:bookmarkEnd w:id="137"/>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38" w:name="_Toc465711356"/>
      <w:bookmarkStart w:id="139" w:name="_Toc486423141"/>
      <w:r>
        <w:t>Feed-Forward</w:t>
      </w:r>
      <w:bookmarkEnd w:id="138"/>
      <w:bookmarkEnd w:id="139"/>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140" w:name="_Ref463108914"/>
      <w:bookmarkStart w:id="141" w:name="_Toc465711389"/>
      <w:r>
        <w:br w:type="page"/>
      </w:r>
    </w:p>
    <w:p w14:paraId="1C7BEDE6" w14:textId="299F012B" w:rsidR="0053431D" w:rsidRPr="002F711A" w:rsidRDefault="0053431D" w:rsidP="0053431D">
      <w:pPr>
        <w:pStyle w:val="Caption"/>
      </w:pPr>
      <w:bookmarkStart w:id="142" w:name="_Toc486423004"/>
      <w:r>
        <w:lastRenderedPageBreak/>
        <w:t xml:space="preserve">Figura </w:t>
      </w:r>
      <w:fldSimple w:instr=" SEQ Figura \* ARABIC ">
        <w:r w:rsidR="00404D66">
          <w:rPr>
            <w:noProof/>
          </w:rPr>
          <w:t>3</w:t>
        </w:r>
      </w:fldSimple>
      <w:bookmarkEnd w:id="140"/>
      <w:r w:rsidRPr="6103A698">
        <w:t xml:space="preserve">. </w:t>
      </w:r>
      <w:r w:rsidRPr="00A40E6B">
        <w:t>Multilayer</w:t>
      </w:r>
      <w:r w:rsidRPr="6103A698">
        <w:t xml:space="preserve"> </w:t>
      </w:r>
      <w:r w:rsidRPr="00A40E6B">
        <w:t>perceptron (MLP)</w:t>
      </w:r>
      <w:bookmarkEnd w:id="141"/>
      <w:bookmarkEnd w:id="142"/>
    </w:p>
    <w:p w14:paraId="47058618" w14:textId="5B7726E7" w:rsidR="00135C3C" w:rsidRPr="002F711A" w:rsidRDefault="00135C3C" w:rsidP="002F168E">
      <w:pPr>
        <w:pStyle w:val="Image"/>
      </w:pPr>
      <w:r>
        <w:rPr>
          <w:lang w:val="en-US" w:eastAsia="en-US"/>
        </w:rP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Heading4"/>
        <w:numPr>
          <w:ilvl w:val="3"/>
          <w:numId w:val="2"/>
        </w:numPr>
        <w:rPr>
          <w:lang w:val="pt-BR"/>
        </w:rPr>
      </w:pPr>
      <w:bookmarkStart w:id="143" w:name="_Ref478497315"/>
      <w:r>
        <w:t>Incorporação do Tempo em Feed-Forward</w:t>
      </w:r>
      <w:bookmarkEnd w:id="143"/>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3769811" w:rsidR="00372529" w:rsidRDefault="6103A698" w:rsidP="00B81B91">
      <w:pPr>
        <w:rPr>
          <w:b/>
          <w:bCs/>
          <w:sz w:val="20"/>
          <w:szCs w:val="20"/>
        </w:rPr>
      </w:pPr>
      <w:r>
        <w:t>Um exemplo para este caso</w:t>
      </w:r>
      <w:r w:rsidR="00B81B91">
        <w:t xml:space="preserve"> é</w:t>
      </w:r>
      <w:r>
        <w:t xml:space="preserve">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r w:rsidR="00372529">
        <w:br w:type="page"/>
      </w:r>
    </w:p>
    <w:p w14:paraId="2FD8288B" w14:textId="03A7B792" w:rsidR="0053431D" w:rsidRDefault="0053431D" w:rsidP="0053431D">
      <w:pPr>
        <w:pStyle w:val="Caption"/>
      </w:pPr>
      <w:bookmarkStart w:id="144" w:name="_Ref484419267"/>
      <w:bookmarkStart w:id="145" w:name="_Ref484419251"/>
      <w:bookmarkStart w:id="146" w:name="_Toc486423005"/>
      <w:r>
        <w:lastRenderedPageBreak/>
        <w:t xml:space="preserve">Figura </w:t>
      </w:r>
      <w:fldSimple w:instr=" SEQ Figura \* ARABIC ">
        <w:r w:rsidR="00404D66">
          <w:rPr>
            <w:noProof/>
          </w:rPr>
          <w:t>4</w:t>
        </w:r>
      </w:fldSimple>
      <w:bookmarkEnd w:id="144"/>
      <w:r w:rsidRPr="00A15138">
        <w:t>. TLFN focada.</w:t>
      </w:r>
      <w:bookmarkEnd w:id="145"/>
      <w:bookmarkEnd w:id="146"/>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Heading3"/>
      </w:pPr>
      <w:bookmarkStart w:id="147" w:name="_Toc465711357"/>
      <w:bookmarkStart w:id="148" w:name="_Ref478158505"/>
      <w:bookmarkStart w:id="149" w:name="_Ref478158520"/>
      <w:bookmarkStart w:id="150" w:name="_Ref478497316"/>
      <w:bookmarkStart w:id="151" w:name="_Toc486423142"/>
      <w:r>
        <w:t>Recurrent Network</w:t>
      </w:r>
      <w:bookmarkEnd w:id="147"/>
      <w:bookmarkEnd w:id="148"/>
      <w:bookmarkEnd w:id="149"/>
      <w:bookmarkEnd w:id="150"/>
      <w:bookmarkEnd w:id="151"/>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5341C0FD" w14:textId="77777777" w:rsidR="00B81B91" w:rsidRDefault="00B81B91">
      <w:pPr>
        <w:suppressAutoHyphens w:val="0"/>
        <w:spacing w:after="0" w:line="240" w:lineRule="auto"/>
        <w:ind w:firstLine="0"/>
        <w:jc w:val="left"/>
        <w:rPr>
          <w:rFonts w:eastAsia="Arial" w:cs="Arial"/>
        </w:rPr>
      </w:pPr>
      <w:r>
        <w:rPr>
          <w:rFonts w:eastAsia="Arial" w:cs="Arial"/>
        </w:rPr>
        <w:br w:type="page"/>
      </w:r>
    </w:p>
    <w:p w14:paraId="08A82CE9" w14:textId="77777777" w:rsidR="709AD7E9" w:rsidRDefault="709AD7E9" w:rsidP="00106770">
      <w:pPr>
        <w:rPr>
          <w:rFonts w:eastAsia="Arial"/>
        </w:rPr>
      </w:pPr>
    </w:p>
    <w:p w14:paraId="0C6576BC" w14:textId="7664C83F" w:rsidR="0053431D" w:rsidRPr="00B81B91" w:rsidRDefault="0053431D" w:rsidP="00B81B91">
      <w:pPr>
        <w:pStyle w:val="Caption"/>
      </w:pPr>
      <w:bookmarkStart w:id="152" w:name="_Ref463108889"/>
      <w:bookmarkStart w:id="153" w:name="_Toc465711391"/>
      <w:bookmarkStart w:id="154" w:name="_Toc486423006"/>
      <w:r w:rsidRPr="00B81B91">
        <w:t xml:space="preserve">Figura </w:t>
      </w:r>
      <w:fldSimple w:instr=" SEQ Figura \* ARABIC ">
        <w:r w:rsidR="00B81B91" w:rsidRPr="00B81B91">
          <w:t>5</w:t>
        </w:r>
      </w:fldSimple>
      <w:bookmarkEnd w:id="152"/>
      <w:r w:rsidRPr="00B81B91">
        <w:t>. Recurrent Network</w:t>
      </w:r>
      <w:bookmarkEnd w:id="153"/>
      <w:bookmarkEnd w:id="154"/>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B81B91" w:rsidRPr="00B81B91">
        <w:t>Figura 5</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49ACF923" w:rsidR="0087680B" w:rsidRDefault="709AD7E9" w:rsidP="00AD1FC5">
      <w:pPr>
        <w:pStyle w:val="Heading2"/>
      </w:pPr>
      <w:bookmarkStart w:id="155" w:name="_Toc465711358"/>
      <w:bookmarkStart w:id="156" w:name="_Ref479840862"/>
      <w:bookmarkStart w:id="157" w:name="_Toc486423143"/>
      <w:r>
        <w:t>Aprendizagem</w:t>
      </w:r>
      <w:bookmarkEnd w:id="155"/>
      <w:bookmarkEnd w:id="156"/>
      <w:bookmarkEnd w:id="157"/>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58" w:name="_Ref463108821"/>
      <w:bookmarkStart w:id="159" w:name="_Toc465711393"/>
    </w:p>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Caption"/>
      </w:pPr>
      <w:bookmarkStart w:id="160" w:name="_Toc486423007"/>
      <w:r>
        <w:lastRenderedPageBreak/>
        <w:t xml:space="preserve">Figura </w:t>
      </w:r>
      <w:fldSimple w:instr=" SEQ Figura \* ARABIC ">
        <w:r w:rsidR="00B81B91">
          <w:rPr>
            <w:noProof/>
          </w:rPr>
          <w:t>6</w:t>
        </w:r>
      </w:fldSimple>
      <w:bookmarkEnd w:id="158"/>
      <w:r w:rsidRPr="00197CF5">
        <w:t>. Hierarquia do aprendizado</w:t>
      </w:r>
      <w:bookmarkEnd w:id="159"/>
      <w:bookmarkEnd w:id="160"/>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B81B91">
        <w:t xml:space="preserve">Figura </w:t>
      </w:r>
      <w:r w:rsidR="00B81B91">
        <w:rPr>
          <w:noProof/>
        </w:rPr>
        <w:t>6</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Caption"/>
        <w:rPr>
          <w:i/>
        </w:rPr>
      </w:pPr>
      <w:bookmarkStart w:id="161" w:name="_Ref474871108"/>
      <w:bookmarkStart w:id="162" w:name="_Ref474871088"/>
      <w:bookmarkStart w:id="163" w:name="_Toc486423008"/>
      <w:r>
        <w:t xml:space="preserve">Figura </w:t>
      </w:r>
      <w:fldSimple w:instr=" SEQ Figura \* ARABIC ">
        <w:r w:rsidR="00241171">
          <w:rPr>
            <w:noProof/>
          </w:rPr>
          <w:t>7</w:t>
        </w:r>
      </w:fldSimple>
      <w:bookmarkEnd w:id="161"/>
      <w:r>
        <w:t xml:space="preserve">. Redes com e sem </w:t>
      </w:r>
      <w:r>
        <w:rPr>
          <w:i/>
        </w:rPr>
        <w:t>dropout</w:t>
      </w:r>
      <w:bookmarkEnd w:id="162"/>
      <w:bookmarkEnd w:id="163"/>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0CCE3CF4"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 xml:space="preserve">dropout </w:t>
      </w:r>
      <w:r w:rsidR="003752A2">
        <w:rPr>
          <w:i/>
        </w:rPr>
        <w:t>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w:t>
      </w:r>
      <w:r w:rsidR="003752A2">
        <w:t>se pode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241171">
        <w:t xml:space="preserve">Figura </w:t>
      </w:r>
      <w:r w:rsidR="00241171">
        <w:rPr>
          <w:noProof/>
        </w:rPr>
        <w:t>7</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Heading3"/>
      </w:pPr>
      <w:bookmarkStart w:id="164" w:name="_Toc465711359"/>
      <w:bookmarkStart w:id="165" w:name="_Toc486423144"/>
      <w:r>
        <w:t>Backpropagation</w:t>
      </w:r>
      <w:bookmarkEnd w:id="164"/>
      <w:bookmarkEnd w:id="165"/>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BodyText"/>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166" w:name="_Toc465711362"/>
      <w:r w:rsidR="00245ADC" w:rsidRPr="00AA69E8">
        <w:rPr>
          <w:i/>
        </w:rPr>
        <w:t>Quick</w:t>
      </w:r>
      <w:r w:rsidR="006F4BBC" w:rsidRPr="00AA69E8">
        <w:rPr>
          <w:i/>
        </w:rPr>
        <w:t xml:space="preserve"> </w:t>
      </w:r>
      <w:r w:rsidR="00245ADC" w:rsidRPr="00AA69E8">
        <w:rPr>
          <w:i/>
        </w:rPr>
        <w:t>Propagation</w:t>
      </w:r>
      <w:bookmarkEnd w:id="166"/>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167"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167"/>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Heading2"/>
      </w:pPr>
      <w:bookmarkStart w:id="168" w:name="_Toc465711364"/>
      <w:bookmarkStart w:id="169" w:name="_Ref478744429"/>
      <w:bookmarkStart w:id="170" w:name="_Toc486423145"/>
      <w:r>
        <w:t>Normalização</w:t>
      </w:r>
      <w:bookmarkEnd w:id="168"/>
      <w:bookmarkEnd w:id="169"/>
      <w:bookmarkEnd w:id="170"/>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Caption"/>
      </w:pPr>
      <w:bookmarkStart w:id="171" w:name="_Ref486411125"/>
      <w:bookmarkStart w:id="172" w:name="_Toc486423072"/>
      <w:r>
        <w:t xml:space="preserve">Equação </w:t>
      </w:r>
      <w:fldSimple w:instr=" SEQ Equação \* ARABIC ">
        <w:r w:rsidR="005B6548">
          <w:rPr>
            <w:noProof/>
          </w:rPr>
          <w:t>2</w:t>
        </w:r>
      </w:fldSimple>
      <w:bookmarkEnd w:id="171"/>
      <w:r>
        <w:t>. Normalização</w:t>
      </w:r>
      <w:bookmarkEnd w:id="172"/>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4F7BBC47" w14:textId="77777777" w:rsidR="00AA69E8" w:rsidRDefault="00AA69E8" w:rsidP="005579BF"/>
    <w:p w14:paraId="2344BFFF" w14:textId="77777777" w:rsidR="00CA2F21" w:rsidRDefault="00CA2F21" w:rsidP="00CA2F21">
      <w:pPr>
        <w:pStyle w:val="Caption"/>
      </w:pPr>
      <w:bookmarkStart w:id="173" w:name="_Ref486411158"/>
      <w:bookmarkStart w:id="174" w:name="_Toc486423073"/>
      <w:r>
        <w:t xml:space="preserve">Equação </w:t>
      </w:r>
      <w:fldSimple w:instr=" SEQ Equação \* ARABIC ">
        <w:r w:rsidR="005B6548">
          <w:rPr>
            <w:noProof/>
          </w:rPr>
          <w:t>3</w:t>
        </w:r>
      </w:fldSimple>
      <w:bookmarkEnd w:id="173"/>
      <w:r>
        <w:t>. Normalização com margem</w:t>
      </w:r>
      <w:bookmarkEnd w:id="174"/>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3DA6B0EC" w:rsidR="002B6774" w:rsidRDefault="002B6774" w:rsidP="006F4BBC">
      <w:pPr>
        <w:suppressAutoHyphens w:val="0"/>
        <w:spacing w:after="0"/>
      </w:pPr>
      <w:r>
        <w:t xml:space="preserve">Como </w:t>
      </w:r>
      <w:r w:rsidR="00D93C67">
        <w:t xml:space="preserve">mostra </w:t>
      </w:r>
      <w:r>
        <w:t xml:space="preserve">a </w:t>
      </w:r>
      <w:r w:rsidR="005B6548">
        <w:fldChar w:fldCharType="begin"/>
      </w:r>
      <w:r w:rsidR="005B6548">
        <w:instrText xml:space="preserve"> REF _Ref486411158 \h </w:instrText>
      </w:r>
      <w:r w:rsidR="005B6548">
        <w:fldChar w:fldCharType="separate"/>
      </w:r>
      <w:r w:rsidR="005B6548">
        <w:t xml:space="preserve">Equação </w:t>
      </w:r>
      <w:r w:rsidR="005B6548">
        <w:rPr>
          <w:noProof/>
        </w:rPr>
        <w:t>3</w:t>
      </w:r>
      <w:r w:rsidR="005B6548">
        <w:fldChar w:fldCharType="end"/>
      </w:r>
      <w:r w:rsidR="005B6548">
        <w:t xml:space="preserve"> </w:t>
      </w:r>
      <w:r>
        <w:t xml:space="preserve">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Caption"/>
        <w:ind w:firstLine="0"/>
      </w:pPr>
      <w:bookmarkStart w:id="175" w:name="_Ref465195472"/>
      <w:bookmarkStart w:id="176" w:name="_Toc465711378"/>
      <w:bookmarkStart w:id="177" w:name="_Toc486423068"/>
      <w:r>
        <w:lastRenderedPageBreak/>
        <w:t xml:space="preserve">Tabela </w:t>
      </w:r>
      <w:fldSimple w:instr=" SEQ Tabela \* ARABIC ">
        <w:r w:rsidR="005B6548">
          <w:rPr>
            <w:noProof/>
          </w:rPr>
          <w:t>1</w:t>
        </w:r>
      </w:fldSimple>
      <w:bookmarkEnd w:id="175"/>
      <w:r>
        <w:t>. Preços PRIO3 “puros”</w:t>
      </w:r>
      <w:bookmarkEnd w:id="176"/>
      <w:bookmarkEnd w:id="177"/>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Caption"/>
      </w:pPr>
      <w:bookmarkStart w:id="178" w:name="_Ref486411279"/>
      <w:bookmarkStart w:id="179" w:name="_Toc486423074"/>
      <w:r>
        <w:t xml:space="preserve">Equação </w:t>
      </w:r>
      <w:fldSimple w:instr=" SEQ Equação \* ARABIC ">
        <w:r w:rsidR="005B6548">
          <w:rPr>
            <w:noProof/>
          </w:rPr>
          <w:t>4</w:t>
        </w:r>
      </w:fldSimple>
      <w:bookmarkEnd w:id="178"/>
      <w:r>
        <w:t>. Normalização exemplo</w:t>
      </w:r>
      <w:bookmarkEnd w:id="179"/>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Caption"/>
        <w:ind w:firstLine="0"/>
      </w:pPr>
      <w:bookmarkStart w:id="180" w:name="_Ref465274968"/>
      <w:bookmarkStart w:id="181" w:name="_Ref465274948"/>
      <w:bookmarkStart w:id="182" w:name="_Toc465711379"/>
      <w:bookmarkStart w:id="183" w:name="_Toc486423069"/>
      <w:r>
        <w:lastRenderedPageBreak/>
        <w:t xml:space="preserve">Tabela </w:t>
      </w:r>
      <w:fldSimple w:instr=" SEQ Tabela \* ARABIC ">
        <w:r w:rsidR="005B6548">
          <w:rPr>
            <w:noProof/>
          </w:rPr>
          <w:t>2</w:t>
        </w:r>
      </w:fldSimple>
      <w:bookmarkEnd w:id="180"/>
      <w:r>
        <w:t>. PRIO3 normalizado</w:t>
      </w:r>
      <w:bookmarkEnd w:id="181"/>
      <w:bookmarkEnd w:id="182"/>
      <w:bookmarkEnd w:id="183"/>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Caption"/>
      </w:pPr>
      <w:bookmarkStart w:id="184" w:name="_Ref465275761"/>
      <w:bookmarkStart w:id="185" w:name="_Toc465711394"/>
      <w:bookmarkStart w:id="186" w:name="_Toc486423009"/>
      <w:r>
        <w:t xml:space="preserve">Figura </w:t>
      </w:r>
      <w:fldSimple w:instr=" SEQ Figura \* ARABIC ">
        <w:r w:rsidR="00460EC9">
          <w:rPr>
            <w:noProof/>
          </w:rPr>
          <w:t>8</w:t>
        </w:r>
      </w:fldSimple>
      <w:bookmarkEnd w:id="184"/>
      <w:r>
        <w:t xml:space="preserve">. </w:t>
      </w:r>
      <w:r w:rsidRPr="007D0009">
        <w:t xml:space="preserve">Maiores </w:t>
      </w:r>
      <w:r>
        <w:t>altas</w:t>
      </w:r>
      <w:r w:rsidRPr="007D0009">
        <w:t xml:space="preserve"> em 5 dias</w:t>
      </w:r>
      <w:bookmarkEnd w:id="185"/>
      <w:bookmarkEnd w:id="186"/>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Caption"/>
      </w:pPr>
      <w:bookmarkStart w:id="187" w:name="_Ref465275767"/>
      <w:bookmarkStart w:id="188" w:name="_Toc465711395"/>
      <w:bookmarkStart w:id="189" w:name="_Toc486423010"/>
      <w:r>
        <w:lastRenderedPageBreak/>
        <w:t xml:space="preserve">Figura </w:t>
      </w:r>
      <w:fldSimple w:instr=" SEQ Figura \* ARABIC ">
        <w:r w:rsidR="005B6548">
          <w:rPr>
            <w:noProof/>
          </w:rPr>
          <w:t>9</w:t>
        </w:r>
      </w:fldSimple>
      <w:bookmarkEnd w:id="187"/>
      <w:r>
        <w:t>. Maiores quedas em 5 dias</w:t>
      </w:r>
      <w:bookmarkEnd w:id="188"/>
      <w:bookmarkEnd w:id="189"/>
    </w:p>
    <w:p w14:paraId="54EA14D4" w14:textId="3837D7A4" w:rsidR="005212E7" w:rsidRDefault="005212E7" w:rsidP="002F168E">
      <w:pPr>
        <w:pStyle w:val="Image"/>
      </w:pPr>
      <w:r>
        <w:rPr>
          <w:lang w:val="en-US" w:eastAsia="en-US"/>
        </w:rP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Heading1"/>
      </w:pPr>
      <w:r>
        <w:br w:type="page"/>
      </w:r>
      <w:bookmarkStart w:id="190" w:name="_Toc486423146"/>
      <w:r w:rsidR="009D104B">
        <w:lastRenderedPageBreak/>
        <w:t>ESTADO DA ARTE</w:t>
      </w:r>
      <w:bookmarkEnd w:id="190"/>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Heading2"/>
      </w:pPr>
      <w:bookmarkStart w:id="191" w:name="_Toc465711366"/>
      <w:bookmarkStart w:id="192" w:name="_Toc486423147"/>
      <w:r>
        <w:t>Excel + VBA</w:t>
      </w:r>
      <w:bookmarkEnd w:id="191"/>
      <w:bookmarkEnd w:id="192"/>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Heading2"/>
      </w:pPr>
      <w:bookmarkStart w:id="193" w:name="_Toc486423148"/>
      <w:r>
        <w:t>Weka</w:t>
      </w:r>
      <w:bookmarkEnd w:id="193"/>
    </w:p>
    <w:p w14:paraId="0FF269DA" w14:textId="7CED7BD8" w:rsidR="00CD55E6" w:rsidRDefault="00CD55E6" w:rsidP="00CD55E6">
      <w:pPr>
        <w:rPr>
          <w:lang w:eastAsia="pt-BR"/>
        </w:rPr>
      </w:pPr>
    </w:p>
    <w:p w14:paraId="3DB5104B" w14:textId="222FB39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Heading2"/>
      </w:pPr>
      <w:bookmarkStart w:id="194" w:name="_Toc486423149"/>
      <w:r>
        <w:t>Neuroph Studio</w:t>
      </w:r>
      <w:bookmarkEnd w:id="194"/>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Heading2"/>
      </w:pPr>
      <w:bookmarkStart w:id="195" w:name="_Toc486423150"/>
      <w:r w:rsidRPr="00267991">
        <w:t>Matlab</w:t>
      </w:r>
      <w:bookmarkEnd w:id="195"/>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Heading2"/>
      </w:pPr>
      <w:bookmarkStart w:id="196" w:name="_Toc486423151"/>
      <w:r>
        <w:t>NeuroFURG</w:t>
      </w:r>
      <w:bookmarkEnd w:id="196"/>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97" w:name="_Ref478497309"/>
      <w:bookmarkStart w:id="198" w:name="_Ref478497310"/>
      <w:bookmarkStart w:id="199" w:name="_Toc486423152"/>
      <w:r>
        <w:t>Comparativo</w:t>
      </w:r>
      <w:bookmarkStart w:id="200" w:name="_Ref465362275"/>
      <w:bookmarkEnd w:id="197"/>
      <w:bookmarkEnd w:id="198"/>
      <w:bookmarkEnd w:id="199"/>
    </w:p>
    <w:p w14:paraId="3CB30D03" w14:textId="77777777" w:rsidR="0053431D" w:rsidRDefault="0053431D" w:rsidP="0011043B">
      <w:pPr>
        <w:ind w:firstLine="0"/>
        <w:jc w:val="left"/>
      </w:pPr>
    </w:p>
    <w:p w14:paraId="3C06FB4A" w14:textId="525A6A82" w:rsidR="0053431D" w:rsidRDefault="0053431D" w:rsidP="0053431D">
      <w:pPr>
        <w:pStyle w:val="Caption"/>
      </w:pPr>
      <w:bookmarkStart w:id="201" w:name="_Ref479846293"/>
      <w:bookmarkStart w:id="202" w:name="_Toc486423070"/>
      <w:r>
        <w:t xml:space="preserve">Tabela </w:t>
      </w:r>
      <w:fldSimple w:instr=" SEQ Tabela \* ARABIC ">
        <w:r w:rsidR="00C109A2">
          <w:rPr>
            <w:noProof/>
          </w:rPr>
          <w:t>3</w:t>
        </w:r>
      </w:fldSimple>
      <w:bookmarkEnd w:id="201"/>
      <w:r>
        <w:t xml:space="preserve">. </w:t>
      </w:r>
      <w:r w:rsidR="00957937">
        <w:t xml:space="preserve">Comparativo </w:t>
      </w:r>
      <w:r w:rsidR="00C1541C">
        <w:t xml:space="preserve">entre os </w:t>
      </w:r>
      <w:r w:rsidR="00957937">
        <w:t>software</w:t>
      </w:r>
      <w:r w:rsidR="00C1541C">
        <w:t>s descritos</w:t>
      </w:r>
      <w:bookmarkEnd w:id="202"/>
    </w:p>
    <w:p w14:paraId="3BF0FE14" w14:textId="5DDAD8F3"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200"/>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C109A2">
        <w:t xml:space="preserve">Tabela </w:t>
      </w:r>
      <w:r w:rsidR="00C109A2">
        <w:rPr>
          <w:noProof/>
        </w:rPr>
        <w:t>3</w:t>
      </w:r>
      <w:r w:rsidR="00957937">
        <w:fldChar w:fldCharType="end"/>
      </w:r>
      <w:r w:rsidR="00957937">
        <w:t>.</w:t>
      </w:r>
    </w:p>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Heading1"/>
      </w:pPr>
      <w:bookmarkStart w:id="203" w:name="_Toc486423153"/>
      <w:r>
        <w:lastRenderedPageBreak/>
        <w:t>REQUISITOS DO SISTEMA DE SOFTWARE</w:t>
      </w:r>
      <w:bookmarkEnd w:id="203"/>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Heading2"/>
      </w:pPr>
      <w:bookmarkStart w:id="204" w:name="_Toc486423154"/>
      <w:commentRangeStart w:id="205"/>
      <w:r>
        <w:t>Identificação dos requisitos</w:t>
      </w:r>
      <w:commentRangeEnd w:id="205"/>
      <w:r w:rsidR="00EB5650">
        <w:rPr>
          <w:rStyle w:val="CommentReference"/>
          <w:rFonts w:eastAsia="Times New Roman" w:cs="Times New Roman"/>
          <w:b w:val="0"/>
          <w:bCs w:val="0"/>
          <w:iCs w:val="0"/>
          <w:lang w:eastAsia="ar-SA"/>
        </w:rPr>
        <w:commentReference w:id="205"/>
      </w:r>
      <w:bookmarkEnd w:id="204"/>
    </w:p>
    <w:p w14:paraId="2B28410A" w14:textId="47A198A0" w:rsidR="00055061" w:rsidRDefault="00055061" w:rsidP="00460EC9">
      <w:pPr>
        <w:ind w:firstLine="0"/>
        <w:rPr>
          <w:lang w:eastAsia="pt-BR"/>
        </w:rPr>
      </w:pPr>
    </w:p>
    <w:p w14:paraId="1D68FAA8" w14:textId="0C1B8D5A" w:rsidR="002407D4" w:rsidRDefault="002407D4" w:rsidP="00AD1FC5">
      <w:pPr>
        <w:pStyle w:val="Heading3"/>
      </w:pPr>
      <w:bookmarkStart w:id="206" w:name="_Toc486423155"/>
      <w:r>
        <w:t>Requisitos Funcionais</w:t>
      </w:r>
      <w:bookmarkEnd w:id="206"/>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Heading2"/>
      </w:pPr>
      <w:bookmarkStart w:id="207" w:name="__RefHeading___Toc1261_1614258110"/>
      <w:bookmarkStart w:id="208" w:name="_Toc447474823"/>
      <w:bookmarkStart w:id="209" w:name="__RefHeading___Toc1263_1614258110"/>
      <w:bookmarkStart w:id="210" w:name="_Toc447474824"/>
      <w:bookmarkStart w:id="211" w:name="_Toc395474966"/>
      <w:bookmarkStart w:id="212" w:name="_Toc486423156"/>
      <w:bookmarkEnd w:id="207"/>
      <w:bookmarkEnd w:id="208"/>
      <w:bookmarkEnd w:id="209"/>
      <w:r w:rsidRPr="00381262">
        <w:t>Modelagem</w:t>
      </w:r>
      <w:bookmarkEnd w:id="210"/>
      <w:bookmarkEnd w:id="211"/>
      <w:r w:rsidRPr="00381262">
        <w:t xml:space="preserve"> dos requisitos funcionais</w:t>
      </w:r>
      <w:bookmarkEnd w:id="212"/>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Heading3"/>
      </w:pPr>
      <w:bookmarkStart w:id="213" w:name="__RefHeading___Toc1265_1614258110"/>
      <w:bookmarkStart w:id="214" w:name="_Toc447474825"/>
      <w:bookmarkStart w:id="215" w:name="_Toc486423157"/>
      <w:bookmarkEnd w:id="213"/>
      <w:bookmarkEnd w:id="214"/>
      <w:r w:rsidRPr="00084545">
        <w:t>Atores</w:t>
      </w:r>
      <w:bookmarkEnd w:id="215"/>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Heading3"/>
        <w:rPr>
          <w:rFonts w:ascii="Times New Roman,Calibri" w:eastAsia="Times New Roman,Calibri" w:hAnsi="Times New Roman,Calibri" w:cs="Times New Roman,Calibri"/>
          <w:color w:val="00000A"/>
        </w:rPr>
      </w:pPr>
      <w:bookmarkStart w:id="216" w:name="_Toc486423158"/>
      <w:r>
        <w:t xml:space="preserve">Diagrama de </w:t>
      </w:r>
      <w:r w:rsidR="002A209B">
        <w:t xml:space="preserve">caso </w:t>
      </w:r>
      <w:r>
        <w:t>de uso</w:t>
      </w:r>
      <w:bookmarkEnd w:id="216"/>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Caption"/>
      </w:pPr>
      <w:bookmarkStart w:id="217" w:name="_Toc486423011"/>
      <w:r>
        <w:t xml:space="preserve">Figura </w:t>
      </w:r>
      <w:fldSimple w:instr=" SEQ Figura \* ARABIC ">
        <w:r w:rsidR="00D003CB">
          <w:rPr>
            <w:noProof/>
          </w:rPr>
          <w:t>10</w:t>
        </w:r>
      </w:fldSimple>
      <w:r>
        <w:t xml:space="preserve">. </w:t>
      </w:r>
      <w:r w:rsidR="004C61E1">
        <w:t>Diagrama de caso de uso</w:t>
      </w:r>
      <w:bookmarkEnd w:id="217"/>
    </w:p>
    <w:p w14:paraId="1DE2A391" w14:textId="03530A24" w:rsidR="00084545" w:rsidRDefault="00BA564B" w:rsidP="002F168E">
      <w:pPr>
        <w:pStyle w:val="Image"/>
      </w:pPr>
      <w:r w:rsidRPr="00BA564B">
        <w:rPr>
          <w:lang w:val="en-US" w:eastAsia="en-US"/>
        </w:rPr>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Heading3"/>
      </w:pPr>
      <w:bookmarkStart w:id="218" w:name="_Toc486423159"/>
      <w:r>
        <w:t>Especificação do</w:t>
      </w:r>
      <w:r w:rsidR="00191C81">
        <w:t>s</w:t>
      </w:r>
      <w:r>
        <w:t xml:space="preserve"> Caso</w:t>
      </w:r>
      <w:r w:rsidR="00191C81">
        <w:t>s</w:t>
      </w:r>
      <w:r>
        <w:t xml:space="preserve"> de Uso</w:t>
      </w:r>
      <w:bookmarkEnd w:id="218"/>
    </w:p>
    <w:p w14:paraId="1199C9BB" w14:textId="70B92D70" w:rsidR="00CD473C" w:rsidRDefault="00CD473C" w:rsidP="00E0085F">
      <w:pPr>
        <w:pStyle w:val="BodyText"/>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BodyText"/>
        <w:rPr>
          <w:lang w:eastAsia="pt-BR"/>
        </w:rPr>
      </w:pPr>
    </w:p>
    <w:p w14:paraId="0B110AAA" w14:textId="77777777" w:rsidR="00D003CB" w:rsidRDefault="00D003CB" w:rsidP="00CD473C">
      <w:pPr>
        <w:pStyle w:val="BodyText"/>
        <w:rPr>
          <w:lang w:eastAsia="pt-BR"/>
        </w:rPr>
      </w:pPr>
    </w:p>
    <w:p w14:paraId="27D2E1AB" w14:textId="77777777" w:rsidR="00D003CB" w:rsidRDefault="00D003CB" w:rsidP="00CD473C">
      <w:pPr>
        <w:pStyle w:val="BodyText"/>
        <w:rPr>
          <w:lang w:eastAsia="pt-BR"/>
        </w:rPr>
      </w:pPr>
    </w:p>
    <w:p w14:paraId="602822A7" w14:textId="77777777" w:rsidR="00D003CB" w:rsidRPr="00CD473C" w:rsidRDefault="00D003CB"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Heading1"/>
      </w:pPr>
      <w:bookmarkStart w:id="219" w:name="_Toc486423160"/>
      <w:r w:rsidRPr="00AD1FC5">
        <w:lastRenderedPageBreak/>
        <w:t>Desenvolvimento</w:t>
      </w:r>
      <w:r>
        <w:t xml:space="preserve"> do projeto</w:t>
      </w:r>
      <w:bookmarkEnd w:id="219"/>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BodyTextIndent3"/>
        <w:spacing w:after="0"/>
        <w:ind w:left="0"/>
        <w:rPr>
          <w:rFonts w:cs="Arial"/>
          <w:sz w:val="24"/>
          <w:szCs w:val="24"/>
        </w:rPr>
      </w:pPr>
    </w:p>
    <w:p w14:paraId="29D23FF3" w14:textId="5EB768E6" w:rsidR="00381262" w:rsidRDefault="00381262" w:rsidP="00AD1FC5">
      <w:pPr>
        <w:pStyle w:val="Heading2"/>
      </w:pPr>
      <w:bookmarkStart w:id="220" w:name="_Toc486423161"/>
      <w:r>
        <w:t>Análise</w:t>
      </w:r>
      <w:bookmarkEnd w:id="220"/>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Heading3"/>
      </w:pPr>
      <w:bookmarkStart w:id="221" w:name="_Toc486423162"/>
      <w:r>
        <w:t>Diagrama de Classes de Análise (Visão de Negócio)</w:t>
      </w:r>
      <w:bookmarkEnd w:id="221"/>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222" w:name="_Ref476398108"/>
      <w:r>
        <w:br w:type="page"/>
      </w:r>
    </w:p>
    <w:p w14:paraId="5A861699" w14:textId="7EDFAF51" w:rsidR="00067967" w:rsidRDefault="0053431D" w:rsidP="009E749C">
      <w:pPr>
        <w:pStyle w:val="Caption"/>
      </w:pPr>
      <w:bookmarkStart w:id="223" w:name="_Toc486423012"/>
      <w:r>
        <w:lastRenderedPageBreak/>
        <w:t xml:space="preserve">Figura </w:t>
      </w:r>
      <w:fldSimple w:instr=" SEQ Figura \* ARABIC ">
        <w:r w:rsidR="005B1AE8">
          <w:rPr>
            <w:noProof/>
          </w:rPr>
          <w:t>11</w:t>
        </w:r>
      </w:fldSimple>
      <w:bookmarkEnd w:id="222"/>
      <w:r>
        <w:t>. Diagrama de Classes de negócio</w:t>
      </w:r>
      <w:bookmarkEnd w:id="223"/>
    </w:p>
    <w:p w14:paraId="4BDDD260" w14:textId="157A9B71" w:rsidR="006C1DDD" w:rsidRDefault="006E15D2" w:rsidP="002F168E">
      <w:pPr>
        <w:pStyle w:val="Image"/>
      </w:pPr>
      <w:r>
        <w:rPr>
          <w:lang w:val="en-US" w:eastAsia="en-US"/>
        </w:rP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1764B6EC" w:rsidR="00ED5B11" w:rsidRDefault="00A52DED" w:rsidP="00AD1FC5">
      <w:pPr>
        <w:pStyle w:val="Heading2"/>
      </w:pPr>
      <w:bookmarkStart w:id="224" w:name="_Toc486423163"/>
      <w:r w:rsidRPr="00AD1FC5">
        <w:t>Projeto</w:t>
      </w:r>
      <w:bookmarkEnd w:id="224"/>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Heading3"/>
      </w:pPr>
      <w:bookmarkStart w:id="225" w:name="_Toc486423164"/>
      <w:r>
        <w:t>Arquitetura do Sistema</w:t>
      </w:r>
      <w:bookmarkEnd w:id="225"/>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Caption"/>
      </w:pPr>
      <w:bookmarkStart w:id="226" w:name="_Toc486423013"/>
      <w:r>
        <w:t xml:space="preserve">Figura </w:t>
      </w:r>
      <w:fldSimple w:instr=" SEQ Figura \* ARABIC ">
        <w:r w:rsidR="000B1BDA">
          <w:rPr>
            <w:noProof/>
          </w:rPr>
          <w:t>12</w:t>
        </w:r>
      </w:fldSimple>
      <w:r>
        <w:t>. Diagrama de implantação</w:t>
      </w:r>
      <w:bookmarkEnd w:id="226"/>
    </w:p>
    <w:p w14:paraId="522E1304" w14:textId="38F652D9" w:rsidR="00A52DED" w:rsidRDefault="006E15D2" w:rsidP="002F168E">
      <w:pPr>
        <w:pStyle w:val="Image"/>
      </w:pPr>
      <w:r>
        <w:rPr>
          <w:lang w:val="en-US" w:eastAsia="en-US"/>
        </w:rP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Heading3"/>
      </w:pPr>
      <w:bookmarkStart w:id="227" w:name="_Toc486423165"/>
      <w:r>
        <w:t>Diagrama de Classes de Projeto por Caso de Uso</w:t>
      </w:r>
      <w:bookmarkEnd w:id="227"/>
    </w:p>
    <w:p w14:paraId="40DE09F0" w14:textId="63E7F662" w:rsidR="0053431D" w:rsidRDefault="00F17C35" w:rsidP="008662A2">
      <w:pPr>
        <w:pStyle w:val="BodyText"/>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BodyText"/>
      </w:pPr>
    </w:p>
    <w:p w14:paraId="229C9944" w14:textId="77777777" w:rsidR="00865052" w:rsidRDefault="00865052" w:rsidP="008662A2">
      <w:pPr>
        <w:pStyle w:val="BodyText"/>
      </w:pPr>
    </w:p>
    <w:p w14:paraId="6CB077AE" w14:textId="77777777" w:rsidR="00865052" w:rsidRDefault="00865052" w:rsidP="008662A2">
      <w:pPr>
        <w:pStyle w:val="BodyText"/>
      </w:pPr>
    </w:p>
    <w:p w14:paraId="48EC2DF8" w14:textId="77777777" w:rsidR="00865052" w:rsidRDefault="00865052" w:rsidP="008662A2">
      <w:pPr>
        <w:pStyle w:val="BodyText"/>
      </w:pPr>
    </w:p>
    <w:p w14:paraId="27AC622E" w14:textId="77777777" w:rsidR="00865052" w:rsidRDefault="00865052" w:rsidP="008662A2">
      <w:pPr>
        <w:pStyle w:val="BodyText"/>
      </w:pPr>
    </w:p>
    <w:p w14:paraId="1B3F4572" w14:textId="77777777" w:rsidR="00865052" w:rsidRDefault="00865052" w:rsidP="008662A2">
      <w:pPr>
        <w:pStyle w:val="BodyText"/>
      </w:pPr>
    </w:p>
    <w:p w14:paraId="6557EBDF" w14:textId="77777777" w:rsidR="00865052" w:rsidRDefault="00865052" w:rsidP="008662A2">
      <w:pPr>
        <w:pStyle w:val="BodyText"/>
      </w:pPr>
    </w:p>
    <w:p w14:paraId="7900B275" w14:textId="77777777" w:rsidR="00865052" w:rsidRDefault="00865052" w:rsidP="008662A2">
      <w:pPr>
        <w:pStyle w:val="BodyText"/>
      </w:pPr>
    </w:p>
    <w:p w14:paraId="4956AADB" w14:textId="11B34AD5" w:rsidR="008662A2" w:rsidRPr="008662A2" w:rsidRDefault="0053431D" w:rsidP="008662A2">
      <w:pPr>
        <w:pStyle w:val="Caption"/>
      </w:pPr>
      <w:bookmarkStart w:id="228" w:name="_Toc486423014"/>
      <w:r w:rsidRPr="00ED5B11">
        <w:lastRenderedPageBreak/>
        <w:t xml:space="preserve">Figura </w:t>
      </w:r>
      <w:fldSimple w:instr=" SEQ Figura \* ARABIC ">
        <w:r w:rsidR="00B610E9">
          <w:rPr>
            <w:noProof/>
          </w:rPr>
          <w:t>13</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28"/>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53BFDF79" w:rsidR="006E15D2" w:rsidRDefault="006E15D2" w:rsidP="006E15D2">
      <w:pPr>
        <w:pStyle w:val="Caption"/>
      </w:pPr>
      <w:bookmarkStart w:id="229" w:name="_Toc486423015"/>
      <w:r>
        <w:t xml:space="preserve">Figura </w:t>
      </w:r>
      <w:fldSimple w:instr=" SEQ Figura \* ARABIC ">
        <w:r w:rsidR="00B610E9">
          <w:rPr>
            <w:noProof/>
          </w:rPr>
          <w:t>14</w:t>
        </w:r>
      </w:fldSimple>
      <w:r>
        <w:t xml:space="preserve">. Diagrama de </w:t>
      </w:r>
      <w:r w:rsidR="008662A2">
        <w:t>sequência</w:t>
      </w:r>
      <w:r>
        <w:t xml:space="preserve"> - </w:t>
      </w:r>
      <w:r w:rsidRPr="009565FD">
        <w:rPr>
          <w:i/>
        </w:rPr>
        <w:t>Create NN</w:t>
      </w:r>
      <w:bookmarkEnd w:id="229"/>
    </w:p>
    <w:p w14:paraId="066D110D" w14:textId="501346A2" w:rsidR="006E15D2" w:rsidRDefault="006E15D2" w:rsidP="00C924F0">
      <w:pPr>
        <w:pStyle w:val="Image"/>
      </w:pPr>
      <w:r>
        <w:rPr>
          <w:lang w:val="en-US" w:eastAsia="en-US"/>
        </w:rP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Caption"/>
      </w:pPr>
      <w:bookmarkStart w:id="230" w:name="_Toc486423016"/>
      <w:r>
        <w:t xml:space="preserve">Figura </w:t>
      </w:r>
      <w:fldSimple w:instr=" SEQ Figura \* ARABIC ">
        <w:r w:rsidR="00B610E9">
          <w:rPr>
            <w:noProof/>
          </w:rPr>
          <w:t>15</w:t>
        </w:r>
      </w:fldSimple>
      <w:r>
        <w:t xml:space="preserve">. Diagrama de classes de projeto - </w:t>
      </w:r>
      <w:r w:rsidRPr="009565FD">
        <w:rPr>
          <w:i/>
        </w:rPr>
        <w:t>Choose NN</w:t>
      </w:r>
      <w:bookmarkEnd w:id="230"/>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5947D7DE" w:rsidR="00C924F0" w:rsidRDefault="00C924F0" w:rsidP="00C924F0">
      <w:pPr>
        <w:pStyle w:val="Caption"/>
      </w:pPr>
      <w:bookmarkStart w:id="231" w:name="_Toc486423017"/>
      <w:r>
        <w:t xml:space="preserve">Figura </w:t>
      </w:r>
      <w:fldSimple w:instr=" SEQ Figura \* ARABIC ">
        <w:r w:rsidR="00B610E9">
          <w:rPr>
            <w:noProof/>
          </w:rPr>
          <w:t>16</w:t>
        </w:r>
      </w:fldSimple>
      <w:r>
        <w:t>. Diagrama de sequência - Choose NN</w:t>
      </w:r>
      <w:bookmarkEnd w:id="231"/>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Caption"/>
      </w:pPr>
      <w:bookmarkStart w:id="232" w:name="_Toc486423018"/>
      <w:r>
        <w:lastRenderedPageBreak/>
        <w:t xml:space="preserve">Figura </w:t>
      </w:r>
      <w:fldSimple w:instr=" SEQ Figura \* ARABIC ">
        <w:r w:rsidR="00B610E9">
          <w:rPr>
            <w:noProof/>
          </w:rPr>
          <w:t>17</w:t>
        </w:r>
      </w:fldSimple>
      <w:r>
        <w:t xml:space="preserve">. Diagrama de classes de projeto </w:t>
      </w:r>
      <w:r w:rsidRPr="009565FD">
        <w:rPr>
          <w:i/>
        </w:rPr>
        <w:t>- Import BMF Data</w:t>
      </w:r>
      <w:bookmarkEnd w:id="232"/>
    </w:p>
    <w:p w14:paraId="3B913AFA" w14:textId="0C124E1B" w:rsidR="00C924F0" w:rsidRPr="00C924F0" w:rsidRDefault="00C924F0" w:rsidP="00C924F0">
      <w:pPr>
        <w:pStyle w:val="Image"/>
      </w:pPr>
      <w:r>
        <w:rPr>
          <w:lang w:val="en-US" w:eastAsia="en-US"/>
        </w:rP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Caption"/>
      </w:pPr>
      <w:r>
        <w:t>Fonte: Autor (2017)</w:t>
      </w:r>
    </w:p>
    <w:p w14:paraId="61D7CFDF" w14:textId="77777777" w:rsidR="00B610E9" w:rsidRPr="00B610E9" w:rsidRDefault="00B610E9" w:rsidP="00B610E9"/>
    <w:p w14:paraId="54831939" w14:textId="18A0D021" w:rsidR="00C924F0" w:rsidRPr="009565FD" w:rsidRDefault="00C924F0" w:rsidP="00C924F0">
      <w:pPr>
        <w:pStyle w:val="Caption"/>
        <w:rPr>
          <w:i/>
        </w:rPr>
      </w:pPr>
      <w:bookmarkStart w:id="233" w:name="_Toc486423019"/>
      <w:r>
        <w:t xml:space="preserve">Figura </w:t>
      </w:r>
      <w:fldSimple w:instr=" SEQ Figura \* ARABIC ">
        <w:r w:rsidR="00B610E9">
          <w:rPr>
            <w:noProof/>
          </w:rPr>
          <w:t>18</w:t>
        </w:r>
      </w:fldSimple>
      <w:r>
        <w:t xml:space="preserve">. Diagrama de sequência </w:t>
      </w:r>
      <w:r w:rsidRPr="009565FD">
        <w:rPr>
          <w:i/>
        </w:rPr>
        <w:t>- Import BMF Data</w:t>
      </w:r>
      <w:bookmarkEnd w:id="233"/>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20A9BAC9" w14:textId="42DA7742" w:rsidR="00C924F0" w:rsidRDefault="00C924F0" w:rsidP="00C924F0"/>
    <w:p w14:paraId="521DE782" w14:textId="1EAB4A10" w:rsidR="00C924F0" w:rsidRPr="009565FD" w:rsidRDefault="00C924F0" w:rsidP="00C924F0">
      <w:pPr>
        <w:pStyle w:val="Caption"/>
        <w:rPr>
          <w:i/>
        </w:rPr>
      </w:pPr>
      <w:bookmarkStart w:id="234" w:name="_Toc486423020"/>
      <w:r>
        <w:lastRenderedPageBreak/>
        <w:t xml:space="preserve">Figura </w:t>
      </w:r>
      <w:fldSimple w:instr=" SEQ Figura \* ARABIC ">
        <w:r w:rsidR="00B610E9">
          <w:rPr>
            <w:noProof/>
          </w:rPr>
          <w:t>19</w:t>
        </w:r>
      </w:fldSimple>
      <w:r>
        <w:t xml:space="preserve">. Diagrama de classes de projeto - </w:t>
      </w:r>
      <w:r w:rsidRPr="009565FD">
        <w:rPr>
          <w:i/>
        </w:rPr>
        <w:t>Comparative Chart</w:t>
      </w:r>
      <w:bookmarkEnd w:id="234"/>
    </w:p>
    <w:p w14:paraId="5C919D00" w14:textId="2D8A522A" w:rsidR="00C924F0" w:rsidRDefault="00C924F0" w:rsidP="00C924F0">
      <w:pPr>
        <w:pStyle w:val="Image"/>
      </w:pPr>
      <w:r w:rsidRPr="00C924F0">
        <w:rPr>
          <w:lang w:val="en-US" w:eastAsia="en-US"/>
        </w:rPr>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18CECE23" w:rsidR="00C924F0" w:rsidRPr="009565FD" w:rsidRDefault="00C924F0" w:rsidP="00C924F0">
      <w:pPr>
        <w:pStyle w:val="Caption"/>
        <w:rPr>
          <w:i/>
        </w:rPr>
      </w:pPr>
      <w:bookmarkStart w:id="235" w:name="_Toc486423021"/>
      <w:r>
        <w:t xml:space="preserve">Figura </w:t>
      </w:r>
      <w:fldSimple w:instr=" SEQ Figura \* ARABIC ">
        <w:r w:rsidR="00B610E9">
          <w:rPr>
            <w:noProof/>
          </w:rPr>
          <w:t>20</w:t>
        </w:r>
      </w:fldSimple>
      <w:r>
        <w:t xml:space="preserve">. Diagrama de sequência - </w:t>
      </w:r>
      <w:r w:rsidRPr="009565FD">
        <w:rPr>
          <w:i/>
        </w:rPr>
        <w:t>Comparative Chart</w:t>
      </w:r>
      <w:bookmarkEnd w:id="235"/>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Caption"/>
      </w:pPr>
      <w:r>
        <w:t>Fonte: Autor (2017)</w:t>
      </w:r>
    </w:p>
    <w:p w14:paraId="4CC8C5EC" w14:textId="5502CE93" w:rsidR="00C924F0" w:rsidRPr="009565FD" w:rsidRDefault="00C924F0" w:rsidP="00C924F0">
      <w:pPr>
        <w:pStyle w:val="Caption"/>
        <w:rPr>
          <w:i/>
        </w:rPr>
      </w:pPr>
      <w:bookmarkStart w:id="236" w:name="_Toc486423022"/>
      <w:r>
        <w:lastRenderedPageBreak/>
        <w:t xml:space="preserve">Figura </w:t>
      </w:r>
      <w:fldSimple w:instr=" SEQ Figura \* ARABIC ">
        <w:r w:rsidR="00B610E9">
          <w:rPr>
            <w:noProof/>
          </w:rPr>
          <w:t>21</w:t>
        </w:r>
      </w:fldSimple>
      <w:r>
        <w:t xml:space="preserve">. Diagrama de classes de projeto </w:t>
      </w:r>
      <w:r w:rsidRPr="009565FD">
        <w:rPr>
          <w:i/>
        </w:rPr>
        <w:t>- Train NN</w:t>
      </w:r>
      <w:bookmarkEnd w:id="236"/>
    </w:p>
    <w:p w14:paraId="2EAB4017" w14:textId="109EDB76" w:rsidR="00C924F0" w:rsidRDefault="00C924F0" w:rsidP="00C924F0">
      <w:pPr>
        <w:pStyle w:val="Image"/>
      </w:pPr>
      <w:r>
        <w:rPr>
          <w:lang w:val="en-US" w:eastAsia="en-US"/>
        </w:rP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Caption"/>
      </w:pPr>
      <w:bookmarkStart w:id="237" w:name="_Toc486423023"/>
      <w:r>
        <w:t xml:space="preserve">Figura </w:t>
      </w:r>
      <w:fldSimple w:instr=" SEQ Figura \* ARABIC ">
        <w:r w:rsidR="00B610E9">
          <w:rPr>
            <w:noProof/>
          </w:rPr>
          <w:t>22</w:t>
        </w:r>
      </w:fldSimple>
      <w:r>
        <w:t xml:space="preserve">. Diagrama de sequência - </w:t>
      </w:r>
      <w:r w:rsidRPr="009565FD">
        <w:rPr>
          <w:i/>
        </w:rPr>
        <w:t>Train NN</w:t>
      </w:r>
      <w:bookmarkEnd w:id="237"/>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Heading1"/>
      </w:pPr>
      <w:bookmarkStart w:id="238" w:name="_Toc486423166"/>
      <w:r w:rsidRPr="00AD1FC5">
        <w:t>Detalhes de implementação.</w:t>
      </w:r>
      <w:bookmarkEnd w:id="238"/>
    </w:p>
    <w:p w14:paraId="3D0AA073" w14:textId="65E6A78F" w:rsidR="00F17C35" w:rsidRPr="00F17C35" w:rsidRDefault="00F17C35" w:rsidP="00F17C35">
      <w:pPr>
        <w:pStyle w:val="BodyText"/>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Heading2"/>
      </w:pPr>
      <w:bookmarkStart w:id="239" w:name="_Toc486423167"/>
      <w:r w:rsidRPr="00AD1FC5">
        <w:t>Topologia</w:t>
      </w:r>
      <w:bookmarkEnd w:id="239"/>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Caption"/>
      </w:pPr>
      <w:bookmarkStart w:id="240" w:name="_Ref478497308"/>
      <w:bookmarkStart w:id="241" w:name="_Ref478500004"/>
      <w:bookmarkStart w:id="242" w:name="_Toc486423024"/>
      <w:r>
        <w:t xml:space="preserve">Figura </w:t>
      </w:r>
      <w:fldSimple w:instr=" SEQ Figura \* ARABIC ">
        <w:r w:rsidR="00C11719">
          <w:rPr>
            <w:noProof/>
          </w:rPr>
          <w:t>23</w:t>
        </w:r>
      </w:fldSimple>
      <w:bookmarkEnd w:id="240"/>
      <w:r>
        <w:t>. Topologia da RNA utilizada</w:t>
      </w:r>
      <w:bookmarkEnd w:id="241"/>
      <w:bookmarkEnd w:id="242"/>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C11719">
        <w:t xml:space="preserve">Figura </w:t>
      </w:r>
      <w:r w:rsidR="00C11719">
        <w:rPr>
          <w:noProof/>
        </w:rPr>
        <w:t>23</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lastRenderedPageBreak/>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53884158" w14:textId="3D9A03FC" w:rsidR="00C11719" w:rsidRDefault="00C11719">
      <w:pPr>
        <w:suppressAutoHyphens w:val="0"/>
        <w:spacing w:after="0" w:line="240" w:lineRule="auto"/>
        <w:ind w:firstLine="0"/>
        <w:jc w:val="left"/>
      </w:pPr>
      <w:r>
        <w:br w:type="page"/>
      </w:r>
    </w:p>
    <w:p w14:paraId="5897A0D4" w14:textId="77777777" w:rsidR="0053431D" w:rsidRDefault="0053431D" w:rsidP="0053431D">
      <w:pPr>
        <w:keepNext/>
        <w:ind w:firstLine="0"/>
        <w:jc w:val="center"/>
      </w:pPr>
    </w:p>
    <w:p w14:paraId="0BAD7539" w14:textId="05B2EF0F" w:rsidR="00067967" w:rsidRDefault="0053431D" w:rsidP="009E749C">
      <w:pPr>
        <w:pStyle w:val="Caption"/>
      </w:pPr>
      <w:bookmarkStart w:id="243" w:name="_Ref478500916"/>
      <w:bookmarkStart w:id="244" w:name="_Toc486423025"/>
      <w:r>
        <w:t xml:space="preserve">Figura </w:t>
      </w:r>
      <w:fldSimple w:instr=" SEQ Figura \* ARABIC ">
        <w:r w:rsidR="00C11719">
          <w:rPr>
            <w:noProof/>
          </w:rPr>
          <w:t>24</w:t>
        </w:r>
      </w:fldSimple>
      <w:bookmarkEnd w:id="243"/>
      <w:r>
        <w:t>. Código implementação topologia</w:t>
      </w:r>
      <w:bookmarkEnd w:id="244"/>
    </w:p>
    <w:p w14:paraId="6068872A" w14:textId="00EC7E14" w:rsidR="009C18A7" w:rsidRDefault="009C18A7" w:rsidP="002F168E">
      <w:pPr>
        <w:pStyle w:val="Image"/>
      </w:pPr>
      <w:r>
        <w:rPr>
          <w:lang w:val="en-US" w:eastAsia="en-US"/>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39C927D4" w:rsidR="00A759AC" w:rsidRPr="00A759AC" w:rsidRDefault="00A759AC" w:rsidP="00A759AC">
      <w:r>
        <w:t xml:space="preserve">Já no início do código da </w:t>
      </w:r>
      <w:r>
        <w:fldChar w:fldCharType="begin"/>
      </w:r>
      <w:r>
        <w:instrText xml:space="preserve"> REF _Ref478500916 \h </w:instrText>
      </w:r>
      <w:r>
        <w:fldChar w:fldCharType="separate"/>
      </w:r>
      <w:r w:rsidR="00C11719">
        <w:t xml:space="preserve">Figura </w:t>
      </w:r>
      <w:r w:rsidR="00C11719">
        <w:rPr>
          <w:noProof/>
        </w:rPr>
        <w:t>24</w:t>
      </w:r>
      <w:r>
        <w:fldChar w:fldCharType="end"/>
      </w:r>
      <w:r>
        <w:t xml:space="preserve"> aparece um recurso muito utilizado no projeto</w:t>
      </w:r>
      <w:r w:rsidR="00C11719">
        <w:t xml:space="preserve">, a fim de melhorar a qualidade do código, </w:t>
      </w:r>
      <w:r>
        <w:t>o Javadoc</w:t>
      </w:r>
      <w:r w:rsidR="00C11719">
        <w:t xml:space="preserve">. Ele é responsável por </w:t>
      </w:r>
      <w:r w:rsidR="00381F86">
        <w:t>criar uma documentação completa por meio de meta-dados, chamados de ‘tags’</w:t>
      </w:r>
      <w:r>
        <w:t>.</w:t>
      </w:r>
      <w:r w:rsidR="00381F86">
        <w:t xml:space="preserve"> </w:t>
      </w:r>
      <w:sdt>
        <w:sdtPr>
          <w:id w:val="1062144755"/>
          <w:citation/>
        </w:sdtPr>
        <w:sdtContent>
          <w:r w:rsidR="00381F86">
            <w:fldChar w:fldCharType="begin"/>
          </w:r>
          <w:r w:rsidR="00381F86">
            <w:instrText xml:space="preserve"> CITATION Jav14 \l 1046 </w:instrText>
          </w:r>
          <w:r w:rsidR="00381F86">
            <w:fldChar w:fldCharType="separate"/>
          </w:r>
          <w:r w:rsidR="007C43C0">
            <w:rPr>
              <w:noProof/>
            </w:rPr>
            <w:t>(ORACLE, 2014)</w:t>
          </w:r>
          <w:r w:rsidR="00381F86">
            <w:fldChar w:fldCharType="end"/>
          </w:r>
        </w:sdtContent>
      </w:sdt>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Heading2"/>
      </w:pPr>
      <w:bookmarkStart w:id="245" w:name="_Toc486423168"/>
      <w:r>
        <w:lastRenderedPageBreak/>
        <w:t>Função de ativação</w:t>
      </w:r>
      <w:bookmarkEnd w:id="245"/>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sidR="00C11719">
        <w:rPr>
          <w:i/>
        </w:rPr>
        <w:t xml:space="preserve">, </w:t>
      </w:r>
      <w:r>
        <w:t>para que não haja interferência entre um dia e outro.</w:t>
      </w:r>
    </w:p>
    <w:p w14:paraId="47EB6828" w14:textId="77777777" w:rsidR="0053431D" w:rsidRDefault="0053431D" w:rsidP="00C11719">
      <w:pPr>
        <w:keepNext/>
        <w:ind w:firstLine="0"/>
      </w:pPr>
    </w:p>
    <w:p w14:paraId="2D07AAA3" w14:textId="1BF087DD" w:rsidR="0053431D" w:rsidRDefault="0053431D" w:rsidP="0053431D">
      <w:pPr>
        <w:pStyle w:val="Caption"/>
      </w:pPr>
      <w:bookmarkStart w:id="246" w:name="_Ref478501908"/>
      <w:bookmarkStart w:id="247" w:name="_Toc486423026"/>
      <w:r>
        <w:t xml:space="preserve">Figura </w:t>
      </w:r>
      <w:fldSimple w:instr=" SEQ Figura \* ARABIC ">
        <w:r w:rsidR="00C11719">
          <w:rPr>
            <w:noProof/>
          </w:rPr>
          <w:t>25</w:t>
        </w:r>
      </w:fldSimple>
      <w:bookmarkEnd w:id="246"/>
      <w:r>
        <w:t xml:space="preserve">. Código </w:t>
      </w:r>
      <w:r w:rsidRPr="00307DBC">
        <w:rPr>
          <w:i/>
        </w:rPr>
        <w:t>Factory</w:t>
      </w:r>
      <w:r>
        <w:t xml:space="preserve"> função de ativação</w:t>
      </w:r>
      <w:bookmarkEnd w:id="247"/>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Caption"/>
      </w:pPr>
      <w:r>
        <w:t>Fonte: Autor (2017)</w:t>
      </w:r>
    </w:p>
    <w:p w14:paraId="59BC06C4" w14:textId="77777777" w:rsidR="00307DBC" w:rsidRDefault="00773CAF" w:rsidP="00773CAF">
      <w:r>
        <w:lastRenderedPageBreak/>
        <w:t xml:space="preserve">A </w:t>
      </w:r>
      <w:r>
        <w:fldChar w:fldCharType="begin"/>
      </w:r>
      <w:r>
        <w:instrText xml:space="preserve"> REF _Ref478501908 \h </w:instrText>
      </w:r>
      <w:r>
        <w:fldChar w:fldCharType="separate"/>
      </w:r>
      <w:r w:rsidR="00C11719">
        <w:t xml:space="preserve">Figura </w:t>
      </w:r>
      <w:r w:rsidR="00C11719">
        <w:rPr>
          <w:noProof/>
        </w:rPr>
        <w:t>25</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C11719">
        <w:t xml:space="preserve">Figura </w:t>
      </w:r>
      <w:r w:rsidR="00C11719">
        <w:rPr>
          <w:noProof/>
        </w:rPr>
        <w:t>24</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Heading2"/>
        <w:rPr>
          <w:lang w:val="en-US"/>
        </w:rPr>
      </w:pPr>
      <w:bookmarkStart w:id="248" w:name="_Toc486423169"/>
      <w:r w:rsidRPr="00C53E38">
        <w:rPr>
          <w:lang w:val="en-US"/>
        </w:rPr>
        <w:t>Date Interval</w:t>
      </w:r>
      <w:bookmarkEnd w:id="248"/>
    </w:p>
    <w:p w14:paraId="529899A6" w14:textId="23C36F01" w:rsidR="00096A17" w:rsidRPr="00C53E38"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Caption"/>
        <w:rPr>
          <w:i/>
        </w:rPr>
      </w:pPr>
      <w:bookmarkStart w:id="249" w:name="_Ref478497307"/>
      <w:bookmarkStart w:id="250" w:name="_Toc486423027"/>
      <w:r w:rsidRPr="00C53E38">
        <w:t xml:space="preserve">Figura </w:t>
      </w:r>
      <w:fldSimple w:instr=" SEQ Figura \* ARABIC ">
        <w:r w:rsidR="005D70E4">
          <w:rPr>
            <w:noProof/>
          </w:rPr>
          <w:t>26</w:t>
        </w:r>
      </w:fldSimple>
      <w:bookmarkEnd w:id="249"/>
      <w:r w:rsidRPr="00C53E38">
        <w:t xml:space="preserve">. Ajuste </w:t>
      </w:r>
      <w:r w:rsidRPr="00C53E38">
        <w:rPr>
          <w:i/>
        </w:rPr>
        <w:t>Date Interval</w:t>
      </w:r>
      <w:bookmarkEnd w:id="250"/>
    </w:p>
    <w:p w14:paraId="49B17605" w14:textId="3D9EF2AD" w:rsidR="006D2C39" w:rsidRPr="00C53E38" w:rsidRDefault="006512C1" w:rsidP="002F168E">
      <w:pPr>
        <w:pStyle w:val="Image"/>
        <w:rPr>
          <w:i/>
        </w:rPr>
      </w:pPr>
      <w:r w:rsidRPr="00C53E38">
        <w:rPr>
          <w:lang w:val="en-US" w:eastAsia="en-US"/>
        </w:rPr>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14CBEC66" w:rsidR="00FA2FFE" w:rsidRPr="00C53E38" w:rsidRDefault="006512C1" w:rsidP="00903A3F">
      <w:r w:rsidRPr="00C53E38">
        <w:lastRenderedPageBreak/>
        <w:t xml:space="preserve">Na </w:t>
      </w:r>
      <w:r w:rsidRPr="00C53E38">
        <w:fldChar w:fldCharType="begin"/>
      </w:r>
      <w:r w:rsidRPr="00C53E38">
        <w:instrText xml:space="preserve"> REF _Ref478497307 \h </w:instrText>
      </w:r>
      <w:r w:rsidRPr="00C53E38">
        <w:fldChar w:fldCharType="separate"/>
      </w:r>
      <w:r w:rsidR="004D31C7" w:rsidRPr="00C53E38">
        <w:t xml:space="preserve">Figura </w:t>
      </w:r>
      <w:r w:rsidR="004D31C7">
        <w:rPr>
          <w:noProof/>
        </w:rPr>
        <w:t>26</w:t>
      </w:r>
      <w:r w:rsidRPr="00C53E38">
        <w:fldChar w:fldCharType="end"/>
      </w:r>
      <w:r w:rsidRPr="00C53E38">
        <w:t xml:space="preserve"> é possível visualizar a explicação do parágrafo anterior. Cada retângulo representa um conjunto de dados de uma ação em um dia (qual</w:t>
      </w:r>
      <w:r w:rsidR="005D70E4">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5692B1B3" w:rsidR="004D31C7" w:rsidRDefault="004D31C7">
      <w:pPr>
        <w:suppressAutoHyphens w:val="0"/>
        <w:spacing w:after="0" w:line="240" w:lineRule="auto"/>
        <w:ind w:firstLine="0"/>
        <w:jc w:val="left"/>
      </w:pPr>
      <w:r>
        <w:br w:type="page"/>
      </w:r>
    </w:p>
    <w:p w14:paraId="54B7FF69" w14:textId="77777777" w:rsidR="00D35775" w:rsidRDefault="00D35775" w:rsidP="00D35775">
      <w:pPr>
        <w:keepNext/>
        <w:ind w:firstLine="0"/>
        <w:jc w:val="center"/>
      </w:pPr>
    </w:p>
    <w:p w14:paraId="63056817" w14:textId="7BACDF89" w:rsidR="00067967" w:rsidRDefault="00D35775" w:rsidP="009E749C">
      <w:pPr>
        <w:pStyle w:val="Caption"/>
        <w:rPr>
          <w:i/>
        </w:rPr>
      </w:pPr>
      <w:bookmarkStart w:id="251" w:name="_Ref478587359"/>
      <w:bookmarkStart w:id="252" w:name="_Ref478587346"/>
      <w:bookmarkStart w:id="253" w:name="_Toc486423028"/>
      <w:r>
        <w:t xml:space="preserve">Figura </w:t>
      </w:r>
      <w:fldSimple w:instr=" SEQ Figura \* ARABIC ">
        <w:r w:rsidR="004D31C7">
          <w:rPr>
            <w:noProof/>
          </w:rPr>
          <w:t>27</w:t>
        </w:r>
      </w:fldSimple>
      <w:bookmarkEnd w:id="251"/>
      <w:r>
        <w:t xml:space="preserve">. </w:t>
      </w:r>
      <w:r w:rsidR="00BB3113">
        <w:t>Código</w:t>
      </w:r>
      <w:r>
        <w:t xml:space="preserve"> </w:t>
      </w:r>
      <w:r>
        <w:rPr>
          <w:i/>
        </w:rPr>
        <w:t>mixed data</w:t>
      </w:r>
      <w:bookmarkEnd w:id="252"/>
      <w:bookmarkEnd w:id="253"/>
    </w:p>
    <w:p w14:paraId="61032B5D" w14:textId="36D9F7D5" w:rsidR="00D07015" w:rsidRDefault="00D07015" w:rsidP="002F168E">
      <w:pPr>
        <w:pStyle w:val="Image"/>
      </w:pPr>
      <w:r>
        <w:rPr>
          <w:lang w:val="en-US" w:eastAsia="en-US"/>
        </w:rP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4D31C7">
        <w:t xml:space="preserve">Figura </w:t>
      </w:r>
      <w:r w:rsidR="004D31C7">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Caption"/>
        <w:rPr>
          <w:i/>
        </w:rPr>
      </w:pPr>
      <w:bookmarkStart w:id="254" w:name="_Ref478588319"/>
      <w:bookmarkStart w:id="255" w:name="_Toc486423029"/>
      <w:r>
        <w:lastRenderedPageBreak/>
        <w:t xml:space="preserve">Figura </w:t>
      </w:r>
      <w:fldSimple w:instr=" SEQ Figura \* ARABIC ">
        <w:r w:rsidR="001F0676">
          <w:rPr>
            <w:noProof/>
          </w:rPr>
          <w:t>28</w:t>
        </w:r>
      </w:fldSimple>
      <w:bookmarkEnd w:id="254"/>
      <w:r>
        <w:t xml:space="preserve">. Código </w:t>
      </w:r>
      <w:r w:rsidRPr="00BB3113">
        <w:rPr>
          <w:i/>
        </w:rPr>
        <w:t>calculated data</w:t>
      </w:r>
      <w:bookmarkEnd w:id="255"/>
    </w:p>
    <w:p w14:paraId="397CCD26" w14:textId="53E6D2B9" w:rsidR="00D71AB3" w:rsidRDefault="00BB3113" w:rsidP="002F168E">
      <w:pPr>
        <w:pStyle w:val="Image"/>
        <w:rPr>
          <w:i/>
        </w:rPr>
      </w:pPr>
      <w:r>
        <w:rPr>
          <w:lang w:val="en-US" w:eastAsia="en-US"/>
        </w:rP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1F0676">
        <w:t xml:space="preserve">Figura </w:t>
      </w:r>
      <w:r w:rsidR="001F0676">
        <w:rPr>
          <w:noProof/>
        </w:rPr>
        <w:t>28</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xml:space="preserve">, e depois a utilização desses dados para criar os valores do próximo </w:t>
      </w:r>
      <w:r w:rsidR="00FE2C3B">
        <w:lastRenderedPageBreak/>
        <w:t>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6E42584B" w:rsidR="00067967" w:rsidRDefault="00FE2C3B" w:rsidP="009E749C">
      <w:pPr>
        <w:pStyle w:val="Caption"/>
      </w:pPr>
      <w:bookmarkStart w:id="256" w:name="_Ref478743763"/>
      <w:bookmarkStart w:id="257" w:name="_Toc486423030"/>
      <w:r>
        <w:t xml:space="preserve">Figura </w:t>
      </w:r>
      <w:fldSimple w:instr=" SEQ Figura \* ARABIC ">
        <w:r w:rsidR="001F0676">
          <w:rPr>
            <w:noProof/>
          </w:rPr>
          <w:t>29</w:t>
        </w:r>
      </w:fldSimple>
      <w:bookmarkEnd w:id="256"/>
      <w:r>
        <w:t>. Código vetor de pessoa</w:t>
      </w:r>
      <w:bookmarkEnd w:id="257"/>
    </w:p>
    <w:p w14:paraId="7931124E" w14:textId="07B03307" w:rsidR="00FE2C3B" w:rsidRDefault="00FE2C3B" w:rsidP="002F168E">
      <w:pPr>
        <w:pStyle w:val="Image"/>
      </w:pPr>
      <w:r>
        <w:rPr>
          <w:lang w:val="en-US" w:eastAsia="en-US"/>
        </w:rP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1F0676">
        <w:t xml:space="preserve">Figura </w:t>
      </w:r>
      <w:r w:rsidR="001F0676">
        <w:rPr>
          <w:noProof/>
        </w:rPr>
        <w:t>29</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Heading2"/>
      </w:pPr>
      <w:bookmarkStart w:id="258" w:name="_Toc486423170"/>
      <w:r>
        <w:lastRenderedPageBreak/>
        <w:t>Normalizador de dados</w:t>
      </w:r>
      <w:bookmarkEnd w:id="258"/>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2376388D" w:rsidR="00067967" w:rsidRDefault="003B46E3" w:rsidP="009E749C">
      <w:pPr>
        <w:pStyle w:val="Caption"/>
        <w:rPr>
          <w:i/>
        </w:rPr>
      </w:pPr>
      <w:bookmarkStart w:id="259" w:name="_Ref478745216"/>
      <w:bookmarkStart w:id="260" w:name="_Toc486423031"/>
      <w:r>
        <w:t xml:space="preserve">Figura </w:t>
      </w:r>
      <w:fldSimple w:instr=" SEQ Figura \* ARABIC ">
        <w:r w:rsidR="00900609">
          <w:rPr>
            <w:noProof/>
          </w:rPr>
          <w:t>30</w:t>
        </w:r>
      </w:fldSimple>
      <w:bookmarkEnd w:id="259"/>
      <w:r>
        <w:t xml:space="preserve">. Código </w:t>
      </w:r>
      <w:r>
        <w:rPr>
          <w:i/>
        </w:rPr>
        <w:t>normalize data</w:t>
      </w:r>
      <w:bookmarkEnd w:id="260"/>
    </w:p>
    <w:p w14:paraId="2A721715" w14:textId="782476D0" w:rsidR="0017671A" w:rsidRDefault="003B46E3" w:rsidP="002F168E">
      <w:pPr>
        <w:pStyle w:val="Image"/>
      </w:pPr>
      <w:r>
        <w:rPr>
          <w:lang w:val="en-US" w:eastAsia="en-US"/>
        </w:rP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507BBBC0"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900609">
        <w:t xml:space="preserve">Figura </w:t>
      </w:r>
      <w:r w:rsidR="00900609">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Pr>
          <w:lang w:eastAsia="pt-BR"/>
        </w:rPr>
        <w:t xml:space="preserve"> </w:t>
      </w:r>
      <w:r w:rsidR="00900609">
        <w:rPr>
          <w:lang w:eastAsia="pt-BR"/>
        </w:rPr>
        <w:fldChar w:fldCharType="begin"/>
      </w:r>
      <w:r w:rsidR="00900609">
        <w:rPr>
          <w:lang w:eastAsia="pt-BR"/>
        </w:rPr>
        <w:instrText xml:space="preserve"> REF _Ref486411158 \h </w:instrText>
      </w:r>
      <w:r w:rsidR="00900609">
        <w:rPr>
          <w:lang w:eastAsia="pt-BR"/>
        </w:rPr>
      </w:r>
      <w:r w:rsidR="00900609">
        <w:rPr>
          <w:lang w:eastAsia="pt-BR"/>
        </w:rPr>
        <w:fldChar w:fldCharType="separate"/>
      </w:r>
      <w:r w:rsidR="00900609">
        <w:t xml:space="preserve">Equação </w:t>
      </w:r>
      <w:r w:rsidR="00900609">
        <w:rPr>
          <w:noProof/>
        </w:rPr>
        <w:t>3</w:t>
      </w:r>
      <w:r w:rsidR="00900609">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Caption"/>
        <w:rPr>
          <w:i/>
          <w:lang w:val="en-US"/>
        </w:rPr>
      </w:pPr>
      <w:bookmarkStart w:id="261" w:name="_Ref478746517"/>
      <w:bookmarkStart w:id="262" w:name="_Toc486423032"/>
      <w:proofErr w:type="gramStart"/>
      <w:r w:rsidRPr="00750EA0">
        <w:rPr>
          <w:lang w:val="en-US"/>
        </w:rPr>
        <w:lastRenderedPageBreak/>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261"/>
      <w:r w:rsidRPr="00750EA0">
        <w:rPr>
          <w:lang w:val="en-US"/>
        </w:rPr>
        <w:t>.</w:t>
      </w:r>
      <w:proofErr w:type="gramEnd"/>
      <w:r w:rsidRPr="00750EA0">
        <w:rPr>
          <w:lang w:val="en-US"/>
        </w:rPr>
        <w:t xml:space="preserve"> Código</w:t>
      </w:r>
      <w:r w:rsidRPr="00381F86">
        <w:rPr>
          <w:lang w:val="en-US"/>
        </w:rPr>
        <w:t xml:space="preserve"> </w:t>
      </w:r>
      <w:r w:rsidRPr="00970AA3">
        <w:rPr>
          <w:i/>
          <w:lang w:val="en-US"/>
        </w:rPr>
        <w:t>get max and min</w:t>
      </w:r>
      <w:bookmarkEnd w:id="262"/>
    </w:p>
    <w:p w14:paraId="0A8664A2" w14:textId="314636BD" w:rsidR="004D15DD" w:rsidRPr="003B46E3" w:rsidRDefault="004D15DD" w:rsidP="002F168E">
      <w:pPr>
        <w:pStyle w:val="Image"/>
      </w:pPr>
      <w:r>
        <w:rPr>
          <w:lang w:val="en-US" w:eastAsia="en-US"/>
        </w:rP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A239F2" w:rsidRPr="00900609">
        <w:t xml:space="preserve">Figura </w:t>
      </w:r>
      <w:r w:rsidR="00A239F2">
        <w:rPr>
          <w:noProof/>
        </w:rPr>
        <w:t>31</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Caption"/>
        <w:rPr>
          <w:i/>
        </w:rPr>
      </w:pPr>
      <w:bookmarkStart w:id="263" w:name="_Ref478748471"/>
      <w:bookmarkStart w:id="264" w:name="_Toc486423033"/>
      <w:r>
        <w:t xml:space="preserve">Figura </w:t>
      </w:r>
      <w:fldSimple w:instr=" SEQ Figura \* ARABIC ">
        <w:r w:rsidR="00A239F2">
          <w:rPr>
            <w:noProof/>
          </w:rPr>
          <w:t>32</w:t>
        </w:r>
      </w:fldSimple>
      <w:bookmarkEnd w:id="263"/>
      <w:r>
        <w:t xml:space="preserve">. Código </w:t>
      </w:r>
      <w:r>
        <w:rPr>
          <w:i/>
        </w:rPr>
        <w:t>getNormalizedValue</w:t>
      </w:r>
      <w:bookmarkEnd w:id="264"/>
    </w:p>
    <w:p w14:paraId="645802CE" w14:textId="0229A7EB" w:rsidR="00BB012F" w:rsidRDefault="00BB012F" w:rsidP="002F168E">
      <w:pPr>
        <w:pStyle w:val="Image"/>
        <w:rPr>
          <w:i/>
        </w:rPr>
      </w:pPr>
      <w:r>
        <w:rPr>
          <w:lang w:val="en-US" w:eastAsia="en-US"/>
        </w:rP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44A2C34D" w:rsidR="00551965" w:rsidRDefault="00856CDF" w:rsidP="00EB043A">
      <w:pPr>
        <w:rPr>
          <w:lang w:eastAsia="pt-BR"/>
        </w:rPr>
      </w:pPr>
      <w:r>
        <w:t xml:space="preserve">A </w:t>
      </w:r>
      <w:r>
        <w:fldChar w:fldCharType="begin"/>
      </w:r>
      <w:r>
        <w:instrText xml:space="preserve"> REF _Ref478748471 \h </w:instrText>
      </w:r>
      <w:r>
        <w:fldChar w:fldCharType="separate"/>
      </w:r>
      <w:r w:rsidR="00A239F2">
        <w:t xml:space="preserve">Figura </w:t>
      </w:r>
      <w:r w:rsidR="00A239F2">
        <w:rPr>
          <w:noProof/>
        </w:rPr>
        <w:t>32</w:t>
      </w:r>
      <w:r>
        <w:fldChar w:fldCharType="end"/>
      </w:r>
      <w:r>
        <w:t xml:space="preserve"> mostra como foi implementado</w:t>
      </w:r>
      <w:r w:rsidR="00A239F2">
        <w:t xml:space="preserve"> a </w:t>
      </w:r>
      <w:r w:rsidR="00A239F2">
        <w:fldChar w:fldCharType="begin"/>
      </w:r>
      <w:r w:rsidR="00A239F2">
        <w:instrText xml:space="preserve"> REF _Ref486411158 \h </w:instrText>
      </w:r>
      <w:r w:rsidR="00A239F2">
        <w:fldChar w:fldCharType="separate"/>
      </w:r>
      <w:r w:rsidR="00A239F2">
        <w:t xml:space="preserve">Equação </w:t>
      </w:r>
      <w:r w:rsidR="00A239F2">
        <w:rPr>
          <w:noProof/>
        </w:rPr>
        <w:t>3</w:t>
      </w:r>
      <w:r w:rsidR="00A239F2">
        <w:fldChar w:fldCharType="end"/>
      </w:r>
      <w:r>
        <w:t xml:space="preserve">. </w:t>
      </w:r>
      <w:r w:rsidR="00A239F2">
        <w:t>Quando</w:t>
      </w:r>
      <w:r>
        <w:t xml:space="preserve">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Heading2"/>
      </w:pPr>
      <w:bookmarkStart w:id="265" w:name="_Toc486423171"/>
      <w:r>
        <w:lastRenderedPageBreak/>
        <w:t>Recursos do Java 8</w:t>
      </w:r>
      <w:bookmarkEnd w:id="265"/>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BodyText"/>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BodyText"/>
        <w:ind w:firstLine="0"/>
        <w:rPr>
          <w:lang w:eastAsia="pt-BR"/>
        </w:rPr>
      </w:pPr>
    </w:p>
    <w:p w14:paraId="3D31E580" w14:textId="4BF4E999" w:rsidR="005E7025" w:rsidRPr="00293A13" w:rsidRDefault="0071521B" w:rsidP="00293A13">
      <w:pPr>
        <w:pStyle w:val="Heading3"/>
        <w:rPr>
          <w:lang w:val="en-US"/>
        </w:rPr>
      </w:pPr>
      <w:bookmarkStart w:id="266" w:name="_Toc486423172"/>
      <w:r>
        <w:rPr>
          <w:lang w:val="en-US"/>
        </w:rPr>
        <w:t>Lambda</w:t>
      </w:r>
      <w:bookmarkEnd w:id="266"/>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321987D1" w14:textId="77777777" w:rsidR="00123168" w:rsidRDefault="00123168" w:rsidP="00293A13">
      <w:pPr>
        <w:ind w:firstLine="0"/>
        <w:rPr>
          <w:lang w:eastAsia="pt-BR"/>
        </w:rPr>
      </w:pPr>
    </w:p>
    <w:p w14:paraId="3F3D33B2" w14:textId="686ED2E3" w:rsidR="001C4256" w:rsidRDefault="001C4256" w:rsidP="001C4256">
      <w:pPr>
        <w:pStyle w:val="Caption"/>
      </w:pPr>
      <w:bookmarkStart w:id="267" w:name="_Ref479617381"/>
      <w:bookmarkStart w:id="268" w:name="_Toc486423034"/>
      <w:r>
        <w:t xml:space="preserve">Figura </w:t>
      </w:r>
      <w:fldSimple w:instr=" SEQ Figura \* ARABIC ">
        <w:r w:rsidR="00293A13">
          <w:rPr>
            <w:noProof/>
          </w:rPr>
          <w:t>33</w:t>
        </w:r>
      </w:fldSimple>
      <w:bookmarkEnd w:id="267"/>
      <w:r>
        <w:t xml:space="preserve">. Diferença entre </w:t>
      </w:r>
      <w:r w:rsidRPr="00CF4F09">
        <w:rPr>
          <w:i/>
        </w:rPr>
        <w:t>inner class</w:t>
      </w:r>
      <w:r>
        <w:t xml:space="preserve"> e </w:t>
      </w:r>
      <w:r w:rsidRPr="00CF4F09">
        <w:rPr>
          <w:i/>
        </w:rPr>
        <w:t>lambda</w:t>
      </w:r>
      <w:bookmarkEnd w:id="268"/>
    </w:p>
    <w:p w14:paraId="75EBBD82" w14:textId="7C9BFABA" w:rsidR="001C4256" w:rsidRDefault="001C4256" w:rsidP="001C4256">
      <w:pPr>
        <w:pStyle w:val="Image"/>
      </w:pPr>
      <w:r>
        <w:rPr>
          <w:lang w:val="en-US" w:eastAsia="en-US"/>
        </w:rP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02E7B061" w:rsidR="001C4256" w:rsidRDefault="001C4256" w:rsidP="001C4256">
      <w:r>
        <w:t xml:space="preserve">Na </w:t>
      </w:r>
      <w:r>
        <w:fldChar w:fldCharType="begin"/>
      </w:r>
      <w:r>
        <w:instrText xml:space="preserve"> REF _Ref479617381 \h </w:instrText>
      </w:r>
      <w:r>
        <w:fldChar w:fldCharType="separate"/>
      </w:r>
      <w:r w:rsidR="00293A13">
        <w:t xml:space="preserve">Figura </w:t>
      </w:r>
      <w:r w:rsidR="00293A13">
        <w:rPr>
          <w:noProof/>
        </w:rPr>
        <w:t>33</w:t>
      </w:r>
      <w:r>
        <w:fldChar w:fldCharType="end"/>
      </w:r>
      <w:r>
        <w:t xml:space="preserve"> é possível ver o comportamento do clique do botão</w:t>
      </w:r>
      <w:r w:rsidR="00123168">
        <w:t>, neste caso o que adiciona uma linha na tabela de camadas da rede neural, implementado de duas formas diferentes.</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Heading3"/>
        <w:rPr>
          <w:lang w:val="en-US"/>
        </w:rPr>
      </w:pPr>
      <w:bookmarkStart w:id="269" w:name="_Toc486423173"/>
      <w:r w:rsidRPr="00A062B2">
        <w:rPr>
          <w:lang w:val="en-US"/>
        </w:rPr>
        <w:t>Method</w:t>
      </w:r>
      <w:r>
        <w:rPr>
          <w:lang w:val="en-US"/>
        </w:rPr>
        <w:t xml:space="preserve"> </w:t>
      </w:r>
      <w:r w:rsidRPr="00A062B2">
        <w:rPr>
          <w:lang w:val="en-US"/>
        </w:rPr>
        <w:t>Reference</w:t>
      </w:r>
      <w:bookmarkEnd w:id="269"/>
    </w:p>
    <w:p w14:paraId="28095064" w14:textId="4393B076" w:rsidR="00DB5823" w:rsidRDefault="00293A13" w:rsidP="00FA465C">
      <w:pPr>
        <w:rPr>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13E564A1" w14:textId="77777777" w:rsidR="00293A13" w:rsidRDefault="00293A13" w:rsidP="00FA465C">
      <w:pPr>
        <w:rPr>
          <w:lang w:eastAsia="pt-BR"/>
        </w:rPr>
      </w:pPr>
    </w:p>
    <w:p w14:paraId="33F4E1CF" w14:textId="2F591860" w:rsidR="00DB5823" w:rsidRDefault="00DB5823" w:rsidP="00DB5823">
      <w:pPr>
        <w:pStyle w:val="Caption"/>
      </w:pPr>
      <w:bookmarkStart w:id="270" w:name="_Ref479619923"/>
      <w:bookmarkStart w:id="271" w:name="_Toc486423035"/>
      <w:r>
        <w:t xml:space="preserve">Figura </w:t>
      </w:r>
      <w:fldSimple w:instr=" SEQ Figura \* ARABIC ">
        <w:r w:rsidR="00D24458">
          <w:rPr>
            <w:noProof/>
          </w:rPr>
          <w:t>34</w:t>
        </w:r>
      </w:fldSimple>
      <w:bookmarkEnd w:id="270"/>
      <w:r>
        <w:t xml:space="preserve">. Código </w:t>
      </w:r>
      <w:r w:rsidRPr="00A062B2">
        <w:rPr>
          <w:i/>
        </w:rPr>
        <w:t>lambda</w:t>
      </w:r>
      <w:r>
        <w:t xml:space="preserve"> e </w:t>
      </w:r>
      <w:r w:rsidRPr="00A062B2">
        <w:rPr>
          <w:i/>
        </w:rPr>
        <w:t>method</w:t>
      </w:r>
      <w:r>
        <w:t xml:space="preserve"> </w:t>
      </w:r>
      <w:r w:rsidRPr="00A062B2">
        <w:rPr>
          <w:i/>
        </w:rPr>
        <w:t>reference</w:t>
      </w:r>
      <w:bookmarkEnd w:id="271"/>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4458">
        <w:t xml:space="preserve">Figura </w:t>
      </w:r>
      <w:r w:rsidR="00D24458">
        <w:rPr>
          <w:noProof/>
        </w:rPr>
        <w:t>34</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Caption"/>
      </w:pPr>
      <w:bookmarkStart w:id="272" w:name="_Ref479701875"/>
      <w:bookmarkStart w:id="273" w:name="_Toc486423036"/>
      <w:r>
        <w:t xml:space="preserve">Figura </w:t>
      </w:r>
      <w:fldSimple w:instr=" SEQ Figura \* ARABIC ">
        <w:r w:rsidR="00D24458">
          <w:rPr>
            <w:noProof/>
          </w:rPr>
          <w:t>35</w:t>
        </w:r>
      </w:fldSimple>
      <w:bookmarkEnd w:id="272"/>
      <w:r>
        <w:t xml:space="preserve">. Código </w:t>
      </w:r>
      <w:r w:rsidRPr="00A062B2">
        <w:rPr>
          <w:i/>
        </w:rPr>
        <w:t>compareByVolume</w:t>
      </w:r>
      <w:bookmarkEnd w:id="273"/>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3088A3A1" w:rsidR="00933E83" w:rsidRDefault="00933E83" w:rsidP="00933E83">
      <w:r>
        <w:t>Se no caso anterior a sintaxe não pareceu tão convidativa, será apresentado um caso que a diferença é mais clara.</w:t>
      </w:r>
      <w:r w:rsidR="00293A13">
        <w:t xml:space="preserve"> Em uma parte do código deste trabalho, foi necessário criar uma ordenação personalizada, por </w:t>
      </w:r>
      <w:r>
        <w:t>se tratar de um objeto</w:t>
      </w:r>
      <w:r w:rsidR="00FE33A8">
        <w:t xml:space="preserve"> e não um tipo primitivo</w:t>
      </w:r>
      <w:r w:rsidR="00293A13">
        <w:t>.</w:t>
      </w:r>
      <w:r w:rsidR="00FE33A8">
        <w:t xml:space="preserve"> </w:t>
      </w:r>
      <w:r w:rsidR="00293A13">
        <w:t xml:space="preserve"> Para isso </w:t>
      </w:r>
      <w:r w:rsidR="00FE33A8">
        <w:t xml:space="preserve">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4458">
        <w:t xml:space="preserve">Figura </w:t>
      </w:r>
      <w:r w:rsidR="00D24458">
        <w:rPr>
          <w:noProof/>
        </w:rPr>
        <w:t>35</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Caption"/>
      </w:pPr>
      <w:bookmarkStart w:id="274" w:name="_Ref479704238"/>
      <w:bookmarkStart w:id="275" w:name="_Toc486423037"/>
      <w:r>
        <w:t xml:space="preserve">Figura </w:t>
      </w:r>
      <w:fldSimple w:instr=" SEQ Figura \* ARABIC ">
        <w:r w:rsidR="00D24458">
          <w:rPr>
            <w:noProof/>
          </w:rPr>
          <w:t>36</w:t>
        </w:r>
      </w:fldSimple>
      <w:bookmarkEnd w:id="274"/>
      <w:r>
        <w:t>. Código de ordenação</w:t>
      </w:r>
      <w:bookmarkEnd w:id="275"/>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15AD1D08" w:rsidR="00FE33A8" w:rsidRDefault="00FE33A8" w:rsidP="00FE33A8">
      <w:r>
        <w:t xml:space="preserve">Depois de especificado como se ordena um dado, é preciso agora ordená-lo. </w:t>
      </w:r>
      <w:r w:rsidR="00293A13">
        <w:t>Existem</w:t>
      </w:r>
      <w:r>
        <w:t xml:space="preserve"> algumas maneiras de fazer isso, e na </w:t>
      </w:r>
      <w:r>
        <w:fldChar w:fldCharType="begin"/>
      </w:r>
      <w:r>
        <w:instrText xml:space="preserve"> REF _Ref479704238 \h </w:instrText>
      </w:r>
      <w:r>
        <w:fldChar w:fldCharType="separate"/>
      </w:r>
      <w:r w:rsidR="00D24458">
        <w:t xml:space="preserve">Figura </w:t>
      </w:r>
      <w:r w:rsidR="00D24458">
        <w:rPr>
          <w:noProof/>
        </w:rPr>
        <w:t>36</w:t>
      </w:r>
      <w:r>
        <w:fldChar w:fldCharType="end"/>
      </w:r>
      <w:r>
        <w:t xml:space="preserve"> é mostrado </w:t>
      </w:r>
      <w:r w:rsidR="00293A13">
        <w:t>elas</w:t>
      </w:r>
      <w:r>
        <w:t>.</w:t>
      </w:r>
      <w:r w:rsidR="00293A13">
        <w:t xml:space="preserve"> Nota-se a facilidade de compreensão que o uso do </w:t>
      </w:r>
      <w:r w:rsidR="00293A13">
        <w:rPr>
          <w:i/>
        </w:rPr>
        <w:t>method reference</w:t>
      </w:r>
      <w:r w:rsidR="00293A13">
        <w:t xml:space="preserve"> proporciona.</w:t>
      </w:r>
    </w:p>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Heading3"/>
        <w:rPr>
          <w:lang w:val="en-US"/>
        </w:rPr>
      </w:pPr>
      <w:bookmarkStart w:id="276" w:name="_Toc486423174"/>
      <w:r w:rsidRPr="00A062B2">
        <w:rPr>
          <w:lang w:val="en-US"/>
        </w:rPr>
        <w:lastRenderedPageBreak/>
        <w:t>Stream</w:t>
      </w:r>
      <w:bookmarkEnd w:id="276"/>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023F68F0" w14:textId="77777777" w:rsidR="00D24458" w:rsidRDefault="00D24458" w:rsidP="00993339">
      <w:pPr>
        <w:rPr>
          <w:lang w:eastAsia="pt-BR"/>
        </w:rPr>
      </w:pPr>
    </w:p>
    <w:p w14:paraId="55A96FF7" w14:textId="77777777" w:rsidR="00D24458" w:rsidRDefault="00D24458" w:rsidP="00993339">
      <w:pPr>
        <w:rPr>
          <w:lang w:eastAsia="pt-BR"/>
        </w:rPr>
      </w:pPr>
    </w:p>
    <w:p w14:paraId="60393A16" w14:textId="77777777" w:rsidR="00D24458" w:rsidRDefault="00D24458" w:rsidP="00993339">
      <w:pPr>
        <w:rPr>
          <w:lang w:eastAsia="pt-BR"/>
        </w:rPr>
      </w:pPr>
    </w:p>
    <w:p w14:paraId="0E76494B" w14:textId="77777777" w:rsidR="00D24458" w:rsidRDefault="00D24458" w:rsidP="00993339">
      <w:pPr>
        <w:rPr>
          <w:lang w:eastAsia="pt-BR"/>
        </w:rPr>
      </w:pPr>
    </w:p>
    <w:p w14:paraId="6AE679EA" w14:textId="77777777" w:rsidR="00D24458" w:rsidRDefault="00D24458" w:rsidP="00993339">
      <w:pPr>
        <w:rPr>
          <w:lang w:eastAsia="pt-BR"/>
        </w:rPr>
      </w:pPr>
    </w:p>
    <w:p w14:paraId="26E004A3" w14:textId="77777777" w:rsidR="00D24458" w:rsidRDefault="00D24458" w:rsidP="00993339">
      <w:pPr>
        <w:rPr>
          <w:lang w:eastAsia="pt-BR"/>
        </w:rPr>
      </w:pPr>
    </w:p>
    <w:p w14:paraId="7B1EBA00" w14:textId="77777777" w:rsidR="00D24458" w:rsidRDefault="00D24458" w:rsidP="00993339">
      <w:pPr>
        <w:rPr>
          <w:lang w:eastAsia="pt-BR"/>
        </w:rPr>
      </w:pPr>
    </w:p>
    <w:p w14:paraId="64D29B91" w14:textId="77777777" w:rsidR="00D24458" w:rsidRDefault="00D24458"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Caption"/>
      </w:pPr>
      <w:bookmarkStart w:id="277" w:name="_Ref479712557"/>
      <w:bookmarkStart w:id="278" w:name="_Toc486423038"/>
      <w:r>
        <w:t xml:space="preserve">Figura </w:t>
      </w:r>
      <w:fldSimple w:instr=" SEQ Figura \* ARABIC ">
        <w:r w:rsidR="00D24458">
          <w:rPr>
            <w:noProof/>
          </w:rPr>
          <w:t>37</w:t>
        </w:r>
      </w:fldSimple>
      <w:bookmarkEnd w:id="277"/>
      <w:r>
        <w:t xml:space="preserve">. Código exemplo </w:t>
      </w:r>
      <w:r w:rsidRPr="00A062B2">
        <w:rPr>
          <w:i/>
        </w:rPr>
        <w:t>stream</w:t>
      </w:r>
      <w:r w:rsidR="00D709F2">
        <w:t xml:space="preserve"> – pegando dados</w:t>
      </w:r>
      <w:bookmarkEnd w:id="278"/>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Caption"/>
      </w:pPr>
      <w:bookmarkStart w:id="279" w:name="_Ref479712759"/>
      <w:bookmarkStart w:id="280" w:name="_Toc486423039"/>
      <w:r>
        <w:t xml:space="preserve">Figura </w:t>
      </w:r>
      <w:fldSimple w:instr=" SEQ Figura \* ARABIC ">
        <w:r w:rsidR="00D24458">
          <w:rPr>
            <w:noProof/>
          </w:rPr>
          <w:t>38</w:t>
        </w:r>
      </w:fldSimple>
      <w:bookmarkEnd w:id="279"/>
      <w:r>
        <w:t xml:space="preserve">. Exemplo código </w:t>
      </w:r>
      <w:r w:rsidRPr="00A062B2">
        <w:rPr>
          <w:i/>
        </w:rPr>
        <w:t>stream</w:t>
      </w:r>
      <w:r>
        <w:t xml:space="preserve"> - sobrescrita </w:t>
      </w:r>
      <w:r w:rsidRPr="00A062B2">
        <w:rPr>
          <w:i/>
        </w:rPr>
        <w:t>toString</w:t>
      </w:r>
      <w:bookmarkEnd w:id="280"/>
    </w:p>
    <w:p w14:paraId="7BB20080" w14:textId="2EA53808" w:rsidR="00D709F2" w:rsidRDefault="00D709F2" w:rsidP="00D709F2">
      <w:pPr>
        <w:pStyle w:val="Image"/>
      </w:pPr>
      <w:r>
        <w:rPr>
          <w:lang w:val="en-US" w:eastAsia="en-US"/>
        </w:rP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lastRenderedPageBreak/>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4458">
        <w:t xml:space="preserve">Figura </w:t>
      </w:r>
      <w:r w:rsidR="00D24458">
        <w:rPr>
          <w:noProof/>
        </w:rPr>
        <w:t>38</w:t>
      </w:r>
      <w:r>
        <w:fldChar w:fldCharType="end"/>
      </w:r>
      <w:r>
        <w:t>. A ideia é bem simples, mostrar todos os valores, sem se preocupar se existe ou não.</w:t>
      </w:r>
    </w:p>
    <w:p w14:paraId="004D2DF2" w14:textId="77777777" w:rsidR="00CC4264" w:rsidRDefault="00CC4264" w:rsidP="00D709F2"/>
    <w:p w14:paraId="41B638D4" w14:textId="6C5834C6" w:rsidR="00D709F2" w:rsidRDefault="00D709F2" w:rsidP="00D709F2">
      <w:pPr>
        <w:pStyle w:val="Caption"/>
      </w:pPr>
      <w:bookmarkStart w:id="281" w:name="_Ref479712890"/>
      <w:bookmarkStart w:id="282" w:name="_Toc486423040"/>
      <w:r>
        <w:t xml:space="preserve">Figura </w:t>
      </w:r>
      <w:fldSimple w:instr=" SEQ Figura \* ARABIC ">
        <w:r w:rsidR="00D24458">
          <w:rPr>
            <w:noProof/>
          </w:rPr>
          <w:t>39</w:t>
        </w:r>
      </w:fldSimple>
      <w:bookmarkEnd w:id="281"/>
      <w:r>
        <w:t xml:space="preserve">. Saída do código de exemplo da </w:t>
      </w:r>
      <w:r w:rsidRPr="00A062B2">
        <w:rPr>
          <w:i/>
        </w:rPr>
        <w:t>stream</w:t>
      </w:r>
      <w:bookmarkEnd w:id="282"/>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4458">
        <w:t xml:space="preserve">Figura </w:t>
      </w:r>
      <w:r w:rsidR="00D24458">
        <w:rPr>
          <w:noProof/>
        </w:rPr>
        <w:t>39</w:t>
      </w:r>
      <w:r>
        <w:fldChar w:fldCharType="end"/>
      </w:r>
      <w:r>
        <w:t xml:space="preserve"> apresenta o resultado do código mostrado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possível notar que somente os atributos que eu declarei anteriormente estão sendo </w:t>
      </w:r>
      <w:r>
        <w:lastRenderedPageBreak/>
        <w:t xml:space="preserve">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Caption"/>
      </w:pPr>
      <w:bookmarkStart w:id="283" w:name="_Ref479714282"/>
      <w:bookmarkStart w:id="284" w:name="_Toc486423041"/>
      <w:r>
        <w:t xml:space="preserve">Figura </w:t>
      </w:r>
      <w:fldSimple w:instr=" SEQ Figura \* ARABIC ">
        <w:r w:rsidR="00D24458">
          <w:rPr>
            <w:noProof/>
          </w:rPr>
          <w:t>40</w:t>
        </w:r>
      </w:fldSimple>
      <w:bookmarkEnd w:id="283"/>
      <w:r>
        <w:t xml:space="preserve">. Código exemplo </w:t>
      </w:r>
      <w:r w:rsidRPr="00A062B2">
        <w:rPr>
          <w:i/>
        </w:rPr>
        <w:t>stream</w:t>
      </w:r>
      <w:bookmarkEnd w:id="284"/>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4458">
        <w:t xml:space="preserve">Figura </w:t>
      </w:r>
      <w:r w:rsidR="00D24458">
        <w:rPr>
          <w:noProof/>
        </w:rPr>
        <w:t>40</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lastRenderedPageBreak/>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Caption"/>
      </w:pPr>
      <w:bookmarkStart w:id="285" w:name="_Ref479717654"/>
      <w:bookmarkStart w:id="286" w:name="_Toc486423042"/>
      <w:r>
        <w:lastRenderedPageBreak/>
        <w:t xml:space="preserve">Figura </w:t>
      </w:r>
      <w:fldSimple w:instr=" SEQ Figura \* ARABIC ">
        <w:r w:rsidR="00D24458">
          <w:rPr>
            <w:noProof/>
          </w:rPr>
          <w:t>41</w:t>
        </w:r>
      </w:fldSimple>
      <w:bookmarkEnd w:id="285"/>
      <w:r>
        <w:t>. Ilustração código stream</w:t>
      </w:r>
      <w:bookmarkEnd w:id="286"/>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Caption"/>
      </w:pPr>
      <w:r>
        <w:t xml:space="preserve">Fonte: </w:t>
      </w:r>
      <w:r w:rsidR="00D24458">
        <w:t>Autor (</w:t>
      </w:r>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4458">
        <w:t xml:space="preserve">Figura </w:t>
      </w:r>
      <w:r w:rsidR="00D24458">
        <w:rPr>
          <w:noProof/>
        </w:rPr>
        <w:t>41</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w:t>
      </w:r>
      <w:r w:rsidR="00E10491">
        <w:lastRenderedPageBreak/>
        <w:t xml:space="preserve">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24BF5D5F" w:rsidR="00E10491" w:rsidRDefault="00E10491" w:rsidP="00E10491">
      <w:pPr>
        <w:pStyle w:val="Caption"/>
      </w:pPr>
      <w:bookmarkStart w:id="287" w:name="_Ref479718370"/>
      <w:bookmarkStart w:id="288" w:name="_Toc486423043"/>
      <w:r>
        <w:t xml:space="preserve">Figura </w:t>
      </w:r>
      <w:fldSimple w:instr=" SEQ Figura \* ARABIC ">
        <w:r w:rsidR="00D24458">
          <w:rPr>
            <w:noProof/>
          </w:rPr>
          <w:t>42</w:t>
        </w:r>
      </w:fldSimple>
      <w:bookmarkEnd w:id="287"/>
      <w:r>
        <w:t xml:space="preserve">. Código </w:t>
      </w:r>
      <w:r w:rsidRPr="00E10491">
        <w:rPr>
          <w:i/>
        </w:rPr>
        <w:t>stream</w:t>
      </w:r>
      <w:r>
        <w:t xml:space="preserve"> com paralelismo</w:t>
      </w:r>
      <w:bookmarkEnd w:id="288"/>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4458">
        <w:t xml:space="preserve">Figura </w:t>
      </w:r>
      <w:r w:rsidR="00D24458">
        <w:rPr>
          <w:noProof/>
        </w:rPr>
        <w:t>42</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3856A74F" w14:textId="77777777" w:rsidR="00CC4264" w:rsidRDefault="00CC4264" w:rsidP="00E10491"/>
    <w:p w14:paraId="6F5D4F06" w14:textId="77777777" w:rsidR="00CC4264" w:rsidRDefault="00CC4264" w:rsidP="00E10491"/>
    <w:p w14:paraId="69AD8466" w14:textId="77777777" w:rsidR="00CC4264" w:rsidRDefault="00CC4264" w:rsidP="00E10491"/>
    <w:p w14:paraId="76274D61" w14:textId="77777777" w:rsidR="00D24458" w:rsidRDefault="00D24458" w:rsidP="00E10491"/>
    <w:p w14:paraId="5AAFA253" w14:textId="53167C83" w:rsidR="00D5138D" w:rsidRDefault="00D5138D" w:rsidP="00D5138D">
      <w:pPr>
        <w:pStyle w:val="Caption"/>
      </w:pPr>
      <w:bookmarkStart w:id="289" w:name="_Ref479718613"/>
      <w:bookmarkStart w:id="290" w:name="_Toc486423044"/>
      <w:r>
        <w:lastRenderedPageBreak/>
        <w:t xml:space="preserve">Figura </w:t>
      </w:r>
      <w:fldSimple w:instr=" SEQ Figura \* ARABIC ">
        <w:r w:rsidR="00D24458">
          <w:rPr>
            <w:noProof/>
          </w:rPr>
          <w:t>43</w:t>
        </w:r>
      </w:fldSimple>
      <w:bookmarkEnd w:id="289"/>
      <w:r>
        <w:t>. Código exemplo paralelismo</w:t>
      </w:r>
      <w:bookmarkEnd w:id="290"/>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4458">
        <w:t xml:space="preserve">Figura </w:t>
      </w:r>
      <w:r w:rsidR="00D24458">
        <w:rPr>
          <w:noProof/>
        </w:rPr>
        <w:t>43</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Caption"/>
      </w:pPr>
      <w:bookmarkStart w:id="291" w:name="_Ref479719299"/>
      <w:bookmarkStart w:id="292" w:name="_Toc486423045"/>
      <w:r>
        <w:t xml:space="preserve">Figura </w:t>
      </w:r>
      <w:fldSimple w:instr=" SEQ Figura \* ARABIC ">
        <w:r w:rsidR="00D24458">
          <w:rPr>
            <w:noProof/>
          </w:rPr>
          <w:t>44</w:t>
        </w:r>
      </w:fldSimple>
      <w:bookmarkEnd w:id="291"/>
      <w:r>
        <w:t>. Saída código exemplo paralelismo</w:t>
      </w:r>
      <w:bookmarkEnd w:id="292"/>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2DDB6A5F" w14:textId="77777777" w:rsidR="003C30F9" w:rsidRDefault="003C30F9" w:rsidP="00D24458">
      <w:pPr>
        <w:ind w:firstLine="0"/>
      </w:pPr>
    </w:p>
    <w:p w14:paraId="4D49E43C" w14:textId="77777777" w:rsidR="003C30F9" w:rsidRDefault="003C30F9" w:rsidP="003C30F9">
      <w:r>
        <w:lastRenderedPageBreak/>
        <w:t xml:space="preserve">A </w:t>
      </w:r>
      <w:r>
        <w:fldChar w:fldCharType="begin"/>
      </w:r>
      <w:r>
        <w:instrText xml:space="preserve"> REF _Ref479719299 \h </w:instrText>
      </w:r>
      <w:r>
        <w:fldChar w:fldCharType="separate"/>
      </w:r>
      <w:r w:rsidR="00D24458">
        <w:t xml:space="preserve">Figura </w:t>
      </w:r>
      <w:r w:rsidR="00D24458">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7593695"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40BD3A8F" w14:textId="77777777" w:rsidR="00CC4264" w:rsidRDefault="00CC4264" w:rsidP="003C30F9"/>
    <w:p w14:paraId="367C634E" w14:textId="77777777" w:rsidR="00CC4264" w:rsidRDefault="00CC4264" w:rsidP="003C30F9"/>
    <w:p w14:paraId="5CFA7BA1" w14:textId="77777777" w:rsidR="00CC4264" w:rsidRDefault="00CC4264" w:rsidP="003C30F9"/>
    <w:p w14:paraId="1065B698" w14:textId="77777777" w:rsidR="00CC4264" w:rsidRDefault="00CC4264" w:rsidP="003C30F9"/>
    <w:p w14:paraId="291A964C" w14:textId="77777777" w:rsidR="00CC4264" w:rsidRDefault="00CC4264" w:rsidP="003C30F9"/>
    <w:p w14:paraId="7C04BA79" w14:textId="77777777" w:rsidR="00CC4264" w:rsidRDefault="00CC4264" w:rsidP="003C30F9"/>
    <w:p w14:paraId="5C729E21" w14:textId="77777777" w:rsidR="00CC4264" w:rsidRDefault="00CC4264" w:rsidP="003C30F9"/>
    <w:p w14:paraId="342940AA" w14:textId="77777777" w:rsidR="00CC4264" w:rsidRDefault="00CC4264" w:rsidP="003C30F9"/>
    <w:p w14:paraId="2DA28A15" w14:textId="77777777" w:rsidR="00CC4264" w:rsidRDefault="00CC4264" w:rsidP="003C30F9"/>
    <w:p w14:paraId="4F9816AD" w14:textId="77777777" w:rsidR="00CC4264" w:rsidRDefault="00CC4264" w:rsidP="003C30F9"/>
    <w:p w14:paraId="18AADCE4" w14:textId="77777777" w:rsidR="00CC4264" w:rsidRDefault="00CC4264" w:rsidP="003C30F9"/>
    <w:p w14:paraId="6DE8DBD6" w14:textId="77777777" w:rsidR="00CC4264" w:rsidRDefault="00CC4264" w:rsidP="003C30F9"/>
    <w:p w14:paraId="448FBA6F" w14:textId="77777777" w:rsidR="00D24458" w:rsidRDefault="00D24458" w:rsidP="003C30F9"/>
    <w:p w14:paraId="18DFDB11" w14:textId="58B491D4" w:rsidR="00AD1BD9" w:rsidRDefault="00AD1BD9" w:rsidP="00AD1BD9">
      <w:pPr>
        <w:pStyle w:val="Caption"/>
      </w:pPr>
      <w:bookmarkStart w:id="293" w:name="_Ref479776876"/>
      <w:bookmarkStart w:id="294" w:name="_Toc486423046"/>
      <w:r>
        <w:lastRenderedPageBreak/>
        <w:t xml:space="preserve">Figura </w:t>
      </w:r>
      <w:fldSimple w:instr=" SEQ Figura \* ARABIC ">
        <w:r w:rsidR="00D24458">
          <w:rPr>
            <w:noProof/>
          </w:rPr>
          <w:t>45</w:t>
        </w:r>
      </w:fldSimple>
      <w:bookmarkEnd w:id="293"/>
      <w:r>
        <w:t>. Código updateMaxMin</w:t>
      </w:r>
      <w:bookmarkEnd w:id="294"/>
    </w:p>
    <w:p w14:paraId="1EC8D4DC" w14:textId="2D4374E2" w:rsidR="00AD1BD9" w:rsidRDefault="00BB5B5E" w:rsidP="00AD1BD9">
      <w:pPr>
        <w:pStyle w:val="Image"/>
      </w:pPr>
      <w:r>
        <w:rPr>
          <w:lang w:val="en-US" w:eastAsia="en-US"/>
        </w:rP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rsidR="00D24458">
        <w:t xml:space="preserve">Figura </w:t>
      </w:r>
      <w:r w:rsidR="00D24458">
        <w:rPr>
          <w:noProof/>
        </w:rPr>
        <w:t>45</w:t>
      </w:r>
      <w:r>
        <w:fldChar w:fldCharType="end"/>
      </w:r>
      <w:r>
        <w:t xml:space="preserve"> apresenta o mesmo código da </w:t>
      </w:r>
      <w:r>
        <w:fldChar w:fldCharType="begin"/>
      </w:r>
      <w:r>
        <w:instrText xml:space="preserve"> REF _Ref478746517 \h </w:instrText>
      </w:r>
      <w:r>
        <w:fldChar w:fldCharType="separate"/>
      </w:r>
      <w:r w:rsidR="00D24458" w:rsidRPr="00D24458">
        <w:t xml:space="preserve">Figura </w:t>
      </w:r>
      <w:r w:rsidR="00D24458" w:rsidRPr="00D24458">
        <w:rPr>
          <w:noProof/>
        </w:rPr>
        <w:t>31</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w:t>
      </w:r>
      <w:r>
        <w:lastRenderedPageBreak/>
        <w:t xml:space="preserve">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Heading1"/>
      </w:pPr>
      <w:bookmarkStart w:id="295" w:name="_Toc486423175"/>
      <w:r>
        <w:lastRenderedPageBreak/>
        <w:t>Resultados Obtidos</w:t>
      </w:r>
      <w:bookmarkEnd w:id="295"/>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Heading2"/>
      </w:pPr>
      <w:bookmarkStart w:id="296" w:name="_Toc486423176"/>
      <w:r>
        <w:t>Criar RNA</w:t>
      </w:r>
      <w:bookmarkEnd w:id="296"/>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Caption"/>
        <w:rPr>
          <w:lang w:eastAsia="pt-BR"/>
        </w:rPr>
      </w:pPr>
      <w:bookmarkStart w:id="297" w:name="_Ref479837139"/>
      <w:bookmarkStart w:id="298" w:name="_Toc486423047"/>
      <w:r>
        <w:t xml:space="preserve">Figura </w:t>
      </w:r>
      <w:fldSimple w:instr=" SEQ Figura \* ARABIC ">
        <w:r w:rsidR="00452B5C">
          <w:rPr>
            <w:noProof/>
          </w:rPr>
          <w:t>46</w:t>
        </w:r>
      </w:fldSimple>
      <w:bookmarkEnd w:id="297"/>
      <w:r>
        <w:t xml:space="preserve">. Interface 1 - </w:t>
      </w:r>
      <w:r w:rsidRPr="004E0EDD">
        <w:rPr>
          <w:i/>
          <w:lang w:val="en-US"/>
        </w:rPr>
        <w:t>ini</w:t>
      </w:r>
      <w:r w:rsidR="004E0EDD" w:rsidRPr="004E0EDD">
        <w:rPr>
          <w:i/>
          <w:lang w:val="en-US"/>
        </w:rPr>
        <w:t>t</w:t>
      </w:r>
      <w:r w:rsidRPr="004E0EDD">
        <w:rPr>
          <w:i/>
          <w:lang w:val="en-US"/>
        </w:rPr>
        <w:t>ial</w:t>
      </w:r>
      <w:bookmarkEnd w:id="298"/>
    </w:p>
    <w:p w14:paraId="4E4E9750" w14:textId="13875DCC" w:rsidR="00457226" w:rsidRDefault="00270D20" w:rsidP="00457226">
      <w:pPr>
        <w:pStyle w:val="Image"/>
      </w:pPr>
      <w:r>
        <w:rPr>
          <w:lang w:val="en-US" w:eastAsia="en-US"/>
        </w:rP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Caption"/>
      </w:pPr>
      <w:r>
        <w:t>Fonte: Autor (2017)</w:t>
      </w:r>
    </w:p>
    <w:p w14:paraId="31287C18" w14:textId="77777777" w:rsidR="00457226" w:rsidRDefault="00457226" w:rsidP="00457226"/>
    <w:p w14:paraId="792D7ABC" w14:textId="48165459" w:rsidR="00457226" w:rsidRPr="009A4F96" w:rsidRDefault="00457226" w:rsidP="00457226">
      <w:r>
        <w:lastRenderedPageBreak/>
        <w:t xml:space="preserve">É possível perceber que na </w:t>
      </w:r>
      <w:r>
        <w:fldChar w:fldCharType="begin"/>
      </w:r>
      <w:r>
        <w:instrText xml:space="preserve"> REF _Ref479837139 \h </w:instrText>
      </w:r>
      <w:r>
        <w:fldChar w:fldCharType="separate"/>
      </w:r>
      <w:r w:rsidR="00452B5C">
        <w:t xml:space="preserve">Figura </w:t>
      </w:r>
      <w:r w:rsidR="00452B5C">
        <w:rPr>
          <w:noProof/>
        </w:rPr>
        <w:t>46</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Caption"/>
      </w:pPr>
      <w:bookmarkStart w:id="299" w:name="_Ref479837277"/>
      <w:bookmarkStart w:id="300" w:name="_Toc486423048"/>
      <w:r>
        <w:t xml:space="preserve">Figura </w:t>
      </w:r>
      <w:fldSimple w:instr=" SEQ Figura \* ARABIC ">
        <w:r w:rsidR="00452B5C">
          <w:rPr>
            <w:noProof/>
          </w:rPr>
          <w:t>47</w:t>
        </w:r>
      </w:fldSimple>
      <w:bookmarkEnd w:id="299"/>
      <w:r>
        <w:t xml:space="preserve">. Interface 1 - </w:t>
      </w:r>
      <w:r w:rsidRPr="004E0EDD">
        <w:rPr>
          <w:i/>
          <w:lang w:val="en-US"/>
        </w:rPr>
        <w:t>erro</w:t>
      </w:r>
      <w:r w:rsidR="004E0EDD" w:rsidRPr="004E0EDD">
        <w:rPr>
          <w:i/>
          <w:lang w:val="en-US"/>
        </w:rPr>
        <w:t>r</w:t>
      </w:r>
      <w:bookmarkEnd w:id="300"/>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rsidR="00452B5C">
        <w:t xml:space="preserve">Figura </w:t>
      </w:r>
      <w:r w:rsidR="00452B5C">
        <w:rPr>
          <w:noProof/>
        </w:rPr>
        <w:t>47</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Caption"/>
        <w:rPr>
          <w:lang w:val="en-US"/>
        </w:rPr>
      </w:pPr>
      <w:bookmarkStart w:id="301" w:name="_Ref479837596"/>
      <w:bookmarkStart w:id="302" w:name="_Toc486423049"/>
      <w:r>
        <w:t xml:space="preserve">Figura </w:t>
      </w:r>
      <w:fldSimple w:instr=" SEQ Figura \* ARABIC ">
        <w:r w:rsidR="00452B5C">
          <w:rPr>
            <w:noProof/>
          </w:rPr>
          <w:t>48</w:t>
        </w:r>
      </w:fldSimple>
      <w:bookmarkEnd w:id="301"/>
      <w:r>
        <w:t xml:space="preserve">. Interface 1 – </w:t>
      </w:r>
      <w:r w:rsidRPr="004E0EDD">
        <w:rPr>
          <w:i/>
          <w:lang w:val="en-US"/>
        </w:rPr>
        <w:t>success</w:t>
      </w:r>
      <w:bookmarkEnd w:id="302"/>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Caption"/>
      </w:pPr>
      <w:r w:rsidRPr="00F25991">
        <w:t>Fonte: Autor (2017)</w:t>
      </w:r>
    </w:p>
    <w:p w14:paraId="2439A155" w14:textId="796C76A8" w:rsidR="00457226" w:rsidRDefault="00457226" w:rsidP="00457226">
      <w:r w:rsidRPr="00457226">
        <w:lastRenderedPageBreak/>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rsidR="00452B5C">
        <w:t xml:space="preserve">Figura </w:t>
      </w:r>
      <w:r w:rsidR="00452B5C">
        <w:rPr>
          <w:noProof/>
        </w:rPr>
        <w:t>48</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Caption"/>
        <w:rPr>
          <w:i/>
          <w:lang w:val="en-US"/>
        </w:rPr>
      </w:pPr>
      <w:bookmarkStart w:id="303" w:name="_Ref479839404"/>
      <w:bookmarkStart w:id="304" w:name="_Toc486423050"/>
      <w:proofErr w:type="gramStart"/>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303"/>
      <w:r w:rsidRPr="00EE61F1">
        <w:rPr>
          <w:lang w:val="en-US"/>
        </w:rPr>
        <w:t>.</w:t>
      </w:r>
      <w:proofErr w:type="gramEnd"/>
      <w:r w:rsidRPr="00EE61F1">
        <w:rPr>
          <w:lang w:val="en-US"/>
        </w:rPr>
        <w:t xml:space="preserve"> Interface 1 - </w:t>
      </w:r>
      <w:r w:rsidRPr="00EE61F1">
        <w:rPr>
          <w:i/>
          <w:lang w:val="en-US"/>
        </w:rPr>
        <w:t>add hidden layer</w:t>
      </w:r>
      <w:bookmarkEnd w:id="304"/>
    </w:p>
    <w:p w14:paraId="1845C10E" w14:textId="387D2953" w:rsidR="00EE61F1" w:rsidRDefault="00EE61F1" w:rsidP="00EE61F1">
      <w:pPr>
        <w:pStyle w:val="Image"/>
        <w:rPr>
          <w:lang w:val="en-US"/>
        </w:rPr>
      </w:pPr>
      <w:r>
        <w:rPr>
          <w:lang w:val="en-US" w:eastAsia="en-US"/>
        </w:rP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lastRenderedPageBreak/>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00452B5C" w:rsidRPr="00452B5C">
        <w:t xml:space="preserve">Figura </w:t>
      </w:r>
      <w:r w:rsidR="00452B5C" w:rsidRPr="00452B5C">
        <w:rPr>
          <w:noProof/>
        </w:rPr>
        <w:t>49</w:t>
      </w:r>
      <w:r>
        <w:fldChar w:fldCharType="end"/>
      </w:r>
      <w:r>
        <w:t>.</w:t>
      </w:r>
    </w:p>
    <w:p w14:paraId="15CB753C" w14:textId="77777777" w:rsidR="00EE61F1" w:rsidRDefault="00EE61F1" w:rsidP="00EE61F1"/>
    <w:p w14:paraId="395D350C" w14:textId="72460CB4" w:rsidR="00EE61F1" w:rsidRDefault="00EE61F1" w:rsidP="00EE61F1">
      <w:pPr>
        <w:pStyle w:val="Caption"/>
        <w:rPr>
          <w:i/>
          <w:lang w:val="en-US"/>
        </w:rPr>
      </w:pPr>
      <w:bookmarkStart w:id="305" w:name="_Ref479839571"/>
      <w:bookmarkStart w:id="306" w:name="_Toc486423051"/>
      <w:r w:rsidRPr="00C515C6">
        <w:t xml:space="preserve">Figura </w:t>
      </w:r>
      <w:fldSimple w:instr=" SEQ Figura \* ARABIC ">
        <w:r w:rsidR="00452B5C">
          <w:rPr>
            <w:noProof/>
          </w:rPr>
          <w:t>50</w:t>
        </w:r>
      </w:fldSimple>
      <w:bookmarkEnd w:id="305"/>
      <w:r w:rsidRPr="00EE61F1">
        <w:rPr>
          <w:lang w:val="en-US"/>
        </w:rPr>
        <w:t xml:space="preserve">. Interface 1 - </w:t>
      </w:r>
      <w:r w:rsidRPr="00EE61F1">
        <w:rPr>
          <w:i/>
          <w:lang w:val="en-US"/>
        </w:rPr>
        <w:t>activation functions</w:t>
      </w:r>
      <w:bookmarkEnd w:id="306"/>
    </w:p>
    <w:p w14:paraId="6C605748" w14:textId="78F596A7" w:rsidR="00EE61F1" w:rsidRDefault="00EE61F1" w:rsidP="00EE61F1">
      <w:pPr>
        <w:pStyle w:val="Image"/>
        <w:rPr>
          <w:lang w:val="en-US"/>
        </w:rPr>
      </w:pPr>
      <w:r>
        <w:rPr>
          <w:lang w:val="en-US" w:eastAsia="en-US"/>
        </w:rP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lastRenderedPageBreak/>
        <w:t xml:space="preserve">Na </w:t>
      </w:r>
      <w:r>
        <w:fldChar w:fldCharType="begin"/>
      </w:r>
      <w:r>
        <w:instrText xml:space="preserve"> REF _Ref479839571 \h </w:instrText>
      </w:r>
      <w:r>
        <w:fldChar w:fldCharType="separate"/>
      </w:r>
      <w:r w:rsidR="00452B5C" w:rsidRPr="00C515C6">
        <w:t xml:space="preserve">Figura </w:t>
      </w:r>
      <w:r w:rsidR="00452B5C">
        <w:rPr>
          <w:noProof/>
        </w:rPr>
        <w:t>50</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Caption"/>
      </w:pPr>
      <w:bookmarkStart w:id="307" w:name="_Toc486423052"/>
      <w:r w:rsidRPr="00C515C6">
        <w:t xml:space="preserve">Figura </w:t>
      </w:r>
      <w:fldSimple w:instr=" SEQ Figura \* ARABIC ">
        <w:r w:rsidR="00452B5C">
          <w:rPr>
            <w:noProof/>
          </w:rPr>
          <w:t>51</w:t>
        </w:r>
      </w:fldSimple>
      <w:r w:rsidRPr="00EE61F1">
        <w:rPr>
          <w:lang w:val="en-US"/>
        </w:rPr>
        <w:t xml:space="preserve">. </w:t>
      </w:r>
      <w:r>
        <w:t xml:space="preserve">Interface 1 – </w:t>
      </w:r>
      <w:r w:rsidRPr="004E0EDD">
        <w:rPr>
          <w:i/>
        </w:rPr>
        <w:t>overwrite</w:t>
      </w:r>
      <w:bookmarkEnd w:id="307"/>
    </w:p>
    <w:p w14:paraId="47338EF2" w14:textId="46D2829E" w:rsidR="00F25991" w:rsidRDefault="00F25991" w:rsidP="00F25991">
      <w:pPr>
        <w:pStyle w:val="Image"/>
      </w:pPr>
      <w:r>
        <w:rPr>
          <w:lang w:val="en-US" w:eastAsia="en-US"/>
        </w:rPr>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lastRenderedPageBreak/>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Caption"/>
      </w:pPr>
      <w:bookmarkStart w:id="308" w:name="_Ref479838380"/>
      <w:bookmarkStart w:id="309" w:name="_Toc486423053"/>
      <w:r>
        <w:t xml:space="preserve">Figura </w:t>
      </w:r>
      <w:fldSimple w:instr=" SEQ Figura \* ARABIC ">
        <w:r w:rsidR="00452B5C">
          <w:rPr>
            <w:noProof/>
          </w:rPr>
          <w:t>52</w:t>
        </w:r>
      </w:fldSimple>
      <w:bookmarkEnd w:id="308"/>
      <w:r>
        <w:t xml:space="preserve">. Interface 1 – </w:t>
      </w:r>
      <w:r>
        <w:rPr>
          <w:i/>
        </w:rPr>
        <w:t>don’t</w:t>
      </w:r>
      <w:r w:rsidRPr="004E0EDD">
        <w:rPr>
          <w:i/>
        </w:rPr>
        <w:t xml:space="preserve"> overwrite</w:t>
      </w:r>
      <w:bookmarkEnd w:id="309"/>
    </w:p>
    <w:p w14:paraId="2134FD93" w14:textId="7CE3BBA1" w:rsidR="004E0EDD" w:rsidRDefault="004E0EDD" w:rsidP="00C515C6">
      <w:pPr>
        <w:pStyle w:val="Image"/>
      </w:pPr>
      <w:r>
        <w:rPr>
          <w:lang w:val="en-US" w:eastAsia="en-US"/>
        </w:rP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Caption"/>
      </w:pPr>
      <w:r>
        <w:t>Fonte: Autor (2017)</w:t>
      </w:r>
    </w:p>
    <w:p w14:paraId="47A20B32" w14:textId="77777777" w:rsidR="00C515C6" w:rsidRPr="00C515C6" w:rsidRDefault="00C515C6" w:rsidP="00C515C6"/>
    <w:p w14:paraId="46CB35B6" w14:textId="3106CBDF" w:rsidR="00F25991" w:rsidRDefault="00F25991" w:rsidP="00F25991">
      <w:r>
        <w:lastRenderedPageBreak/>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52B5C">
        <w:t xml:space="preserve">Figura </w:t>
      </w:r>
      <w:r w:rsidR="00452B5C">
        <w:rPr>
          <w:noProof/>
        </w:rPr>
        <w:t>52</w:t>
      </w:r>
      <w:r w:rsidR="004E0EDD">
        <w:fldChar w:fldCharType="end"/>
      </w:r>
      <w:r>
        <w:t>. Caso o usuário clique no de afirmação, “Sim” no caso, é feita uma sobrescrita na RNA já criada, mesmo que nenhum detalhe for mudado. Isso acontece</w:t>
      </w:r>
      <w:r w:rsidR="00C515C6">
        <w:t>, pois</w:t>
      </w:r>
      <w:r>
        <w:t xml:space="preserve"> cada 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Heading2"/>
      </w:pPr>
      <w:bookmarkStart w:id="310" w:name="_Toc486423177"/>
      <w:r>
        <w:t>Escolher RNA</w:t>
      </w:r>
      <w:bookmarkEnd w:id="310"/>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4D32176E" w14:textId="77777777" w:rsidR="00C515C6" w:rsidRDefault="00C515C6" w:rsidP="004E0EDD">
      <w:pPr>
        <w:rPr>
          <w:lang w:eastAsia="pt-BR"/>
        </w:rPr>
      </w:pPr>
    </w:p>
    <w:p w14:paraId="15B9C52F" w14:textId="77777777" w:rsidR="00C515C6" w:rsidRDefault="00C515C6" w:rsidP="004E0EDD">
      <w:pPr>
        <w:rPr>
          <w:lang w:eastAsia="pt-BR"/>
        </w:rPr>
      </w:pPr>
    </w:p>
    <w:p w14:paraId="12CE56F9" w14:textId="77777777" w:rsidR="00C515C6" w:rsidRDefault="00C515C6" w:rsidP="004E0EDD">
      <w:pPr>
        <w:rPr>
          <w:lang w:eastAsia="pt-BR"/>
        </w:rPr>
      </w:pPr>
    </w:p>
    <w:p w14:paraId="10EB3918" w14:textId="77777777" w:rsidR="00C515C6" w:rsidRDefault="00C515C6" w:rsidP="004E0EDD">
      <w:pPr>
        <w:rPr>
          <w:lang w:eastAsia="pt-BR"/>
        </w:rPr>
      </w:pPr>
    </w:p>
    <w:p w14:paraId="2AFA0EC2" w14:textId="77777777" w:rsidR="00C515C6" w:rsidRDefault="00C515C6" w:rsidP="004E0EDD">
      <w:pPr>
        <w:rPr>
          <w:lang w:eastAsia="pt-BR"/>
        </w:rPr>
      </w:pPr>
    </w:p>
    <w:p w14:paraId="5614F56D" w14:textId="77777777" w:rsidR="00C515C6" w:rsidRDefault="00C515C6" w:rsidP="004E0EDD">
      <w:pPr>
        <w:rPr>
          <w:lang w:eastAsia="pt-BR"/>
        </w:rPr>
      </w:pPr>
    </w:p>
    <w:p w14:paraId="7D184557" w14:textId="77777777" w:rsidR="00C515C6" w:rsidRDefault="00C515C6" w:rsidP="004E0EDD">
      <w:pPr>
        <w:rPr>
          <w:lang w:eastAsia="pt-BR"/>
        </w:rPr>
      </w:pPr>
    </w:p>
    <w:p w14:paraId="27290647" w14:textId="77777777" w:rsidR="00C515C6" w:rsidRDefault="00C515C6" w:rsidP="004E0EDD">
      <w:pPr>
        <w:rPr>
          <w:lang w:eastAsia="pt-BR"/>
        </w:rPr>
      </w:pPr>
    </w:p>
    <w:p w14:paraId="6BE2AC61" w14:textId="77777777" w:rsidR="00C515C6" w:rsidRDefault="00C515C6" w:rsidP="004E0EDD">
      <w:pPr>
        <w:rPr>
          <w:lang w:eastAsia="pt-BR"/>
        </w:rPr>
      </w:pPr>
    </w:p>
    <w:p w14:paraId="28815FC8" w14:textId="3A34E9A6" w:rsidR="004E0EDD" w:rsidRPr="00C515C6" w:rsidRDefault="004E0EDD" w:rsidP="004E0EDD">
      <w:pPr>
        <w:pStyle w:val="Caption"/>
        <w:rPr>
          <w:i/>
          <w:lang w:val="en-US" w:eastAsia="pt-BR"/>
        </w:rPr>
      </w:pPr>
      <w:bookmarkStart w:id="311" w:name="_Ref479838674"/>
      <w:bookmarkStart w:id="312" w:name="_Toc486423054"/>
      <w:proofErr w:type="gramStart"/>
      <w:r w:rsidRPr="00C515C6">
        <w:rPr>
          <w:lang w:val="en-US"/>
        </w:rPr>
        <w:lastRenderedPageBreak/>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311"/>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312"/>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00452B5C" w:rsidRPr="00452B5C">
        <w:t xml:space="preserve">Figura </w:t>
      </w:r>
      <w:r w:rsidR="00452B5C"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Caption"/>
        <w:rPr>
          <w:i/>
        </w:rPr>
      </w:pPr>
      <w:bookmarkStart w:id="313" w:name="_Ref479838992"/>
      <w:bookmarkStart w:id="314" w:name="_Toc486423055"/>
      <w:r>
        <w:t xml:space="preserve">Figura </w:t>
      </w:r>
      <w:fldSimple w:instr=" SEQ Figura \* ARABIC ">
        <w:r w:rsidR="00452B5C">
          <w:rPr>
            <w:noProof/>
          </w:rPr>
          <w:t>54</w:t>
        </w:r>
      </w:fldSimple>
      <w:bookmarkEnd w:id="313"/>
      <w:r>
        <w:t xml:space="preserve">. Interface 1 - </w:t>
      </w:r>
      <w:r w:rsidRPr="00A93DAC">
        <w:rPr>
          <w:i/>
        </w:rPr>
        <w:t>NN loaded</w:t>
      </w:r>
      <w:bookmarkEnd w:id="314"/>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015F6C66" w14:textId="6A220BF9" w:rsidR="00F059F7" w:rsidRDefault="00EE61F1" w:rsidP="00C515C6">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rsidR="00452B5C">
        <w:t xml:space="preserve">Figura </w:t>
      </w:r>
      <w:r w:rsidR="00452B5C">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0741F3FC" w14:textId="1F19F167" w:rsidR="00F059F7" w:rsidRDefault="00F059F7" w:rsidP="00AD1FC5">
      <w:pPr>
        <w:pStyle w:val="Heading2"/>
      </w:pPr>
      <w:bookmarkStart w:id="315" w:name="_Toc486423178"/>
      <w:r>
        <w:lastRenderedPageBreak/>
        <w:t>Treinar RNA</w:t>
      </w:r>
      <w:bookmarkEnd w:id="315"/>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Caption"/>
      </w:pPr>
      <w:bookmarkStart w:id="316" w:name="_Ref479840033"/>
      <w:bookmarkStart w:id="317" w:name="_Toc486423056"/>
      <w:r>
        <w:t xml:space="preserve">Figura </w:t>
      </w:r>
      <w:fldSimple w:instr=" SEQ Figura \* ARABIC ">
        <w:r w:rsidR="00452B5C">
          <w:rPr>
            <w:noProof/>
          </w:rPr>
          <w:t>55</w:t>
        </w:r>
      </w:fldSimple>
      <w:bookmarkEnd w:id="316"/>
      <w:r>
        <w:t>. Interface 2 – initial</w:t>
      </w:r>
      <w:bookmarkEnd w:id="317"/>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6A46AC1B" w14:textId="373247DE" w:rsidR="00AE1E63" w:rsidRPr="00AE1E63" w:rsidRDefault="00AE1E63" w:rsidP="00C515C6">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452B5C">
        <w:t xml:space="preserve">Figura </w:t>
      </w:r>
      <w:r w:rsidR="00452B5C">
        <w:rPr>
          <w:noProof/>
        </w:rPr>
        <w:t>55</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r w:rsidR="009A4F96">
        <w:rPr>
          <w:i/>
        </w:rPr>
        <w:t>Train</w:t>
      </w:r>
      <w:r w:rsidR="009A4F96">
        <w:t xml:space="preserve"> por alguns segundos, aparecerá uma dica do que se trata a aba.</w:t>
      </w:r>
    </w:p>
    <w:p w14:paraId="7E6D4D06" w14:textId="41AF26B3" w:rsidR="00D42852" w:rsidRDefault="00AE1E63" w:rsidP="00AE1E63">
      <w:pPr>
        <w:pStyle w:val="Caption"/>
        <w:rPr>
          <w:i/>
        </w:rPr>
      </w:pPr>
      <w:bookmarkStart w:id="318" w:name="_Ref479840343"/>
      <w:bookmarkStart w:id="319" w:name="_Toc486423057"/>
      <w:r>
        <w:t xml:space="preserve">Figura </w:t>
      </w:r>
      <w:fldSimple w:instr=" SEQ Figura \* ARABIC ">
        <w:r w:rsidR="00452B5C">
          <w:rPr>
            <w:noProof/>
          </w:rPr>
          <w:t>56</w:t>
        </w:r>
      </w:fldSimple>
      <w:bookmarkEnd w:id="318"/>
      <w:r>
        <w:t xml:space="preserve">. Interface 2 - </w:t>
      </w:r>
      <w:r w:rsidRPr="00456629">
        <w:rPr>
          <w:i/>
        </w:rPr>
        <w:t>null dates</w:t>
      </w:r>
      <w:bookmarkEnd w:id="319"/>
    </w:p>
    <w:p w14:paraId="776B0E00" w14:textId="00E06663" w:rsidR="00AE1E63" w:rsidRDefault="00AE1E63" w:rsidP="00AE1E63">
      <w:pPr>
        <w:pStyle w:val="Image"/>
      </w:pPr>
      <w:r>
        <w:rPr>
          <w:lang w:val="en-US" w:eastAsia="en-US"/>
        </w:rP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rsidR="00452B5C">
        <w:t xml:space="preserve">Figura </w:t>
      </w:r>
      <w:r w:rsidR="00452B5C">
        <w:rPr>
          <w:noProof/>
        </w:rPr>
        <w:t>56</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Caption"/>
        <w:rPr>
          <w:i/>
        </w:rPr>
      </w:pPr>
      <w:bookmarkStart w:id="320" w:name="_Ref479840498"/>
      <w:bookmarkStart w:id="321" w:name="_Toc486423058"/>
      <w:r>
        <w:t xml:space="preserve">Figura </w:t>
      </w:r>
      <w:fldSimple w:instr=" SEQ Figura \* ARABIC ">
        <w:r w:rsidR="00452B5C">
          <w:rPr>
            <w:noProof/>
          </w:rPr>
          <w:t>57</w:t>
        </w:r>
      </w:fldSimple>
      <w:bookmarkEnd w:id="320"/>
      <w:r>
        <w:t xml:space="preserve">. Interface 2 - </w:t>
      </w:r>
      <w:r w:rsidRPr="000B462E">
        <w:rPr>
          <w:i/>
        </w:rPr>
        <w:t>null NN</w:t>
      </w:r>
      <w:bookmarkEnd w:id="321"/>
    </w:p>
    <w:p w14:paraId="552CC606" w14:textId="4EB5C4C3" w:rsidR="00AE1E63" w:rsidRDefault="00AE1E63" w:rsidP="00AE1E63">
      <w:pPr>
        <w:pStyle w:val="Image"/>
      </w:pPr>
      <w:r>
        <w:rPr>
          <w:lang w:val="en-US" w:eastAsia="en-US"/>
        </w:rP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lastRenderedPageBreak/>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452B5C">
        <w:t xml:space="preserve">Figura </w:t>
      </w:r>
      <w:r w:rsidR="00452B5C">
        <w:rPr>
          <w:noProof/>
        </w:rPr>
        <w:t>57</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Caption"/>
        <w:rPr>
          <w:i/>
        </w:rPr>
      </w:pPr>
      <w:bookmarkStart w:id="322" w:name="_Ref479840673"/>
      <w:bookmarkStart w:id="323" w:name="_Toc486423059"/>
      <w:r>
        <w:t xml:space="preserve">Figura </w:t>
      </w:r>
      <w:fldSimple w:instr=" SEQ Figura \* ARABIC ">
        <w:r w:rsidR="00452B5C">
          <w:rPr>
            <w:noProof/>
          </w:rPr>
          <w:t>58</w:t>
        </w:r>
      </w:fldSimple>
      <w:bookmarkEnd w:id="322"/>
      <w:r>
        <w:t xml:space="preserve">. Interface 2 - </w:t>
      </w:r>
      <w:r>
        <w:rPr>
          <w:i/>
        </w:rPr>
        <w:t>Learning Rules</w:t>
      </w:r>
      <w:bookmarkEnd w:id="323"/>
    </w:p>
    <w:p w14:paraId="5D918382" w14:textId="0EBBFC6A" w:rsidR="00AE1E63" w:rsidRDefault="00AE1E63" w:rsidP="00AE1E63">
      <w:pPr>
        <w:pStyle w:val="Image"/>
      </w:pPr>
      <w:r>
        <w:rPr>
          <w:lang w:val="en-US" w:eastAsia="en-US"/>
        </w:rP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lastRenderedPageBreak/>
        <w:t xml:space="preserve">A </w:t>
      </w:r>
      <w:r>
        <w:fldChar w:fldCharType="begin"/>
      </w:r>
      <w:r>
        <w:instrText xml:space="preserve"> REF _Ref479840673 \h </w:instrText>
      </w:r>
      <w:r>
        <w:fldChar w:fldCharType="separate"/>
      </w:r>
      <w:r w:rsidR="00452B5C">
        <w:t xml:space="preserve">Figura </w:t>
      </w:r>
      <w:r w:rsidR="00452B5C">
        <w:rPr>
          <w:noProof/>
        </w:rPr>
        <w:t>58</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Caption"/>
        <w:rPr>
          <w:i/>
        </w:rPr>
      </w:pPr>
      <w:bookmarkStart w:id="324" w:name="_Ref479840972"/>
      <w:bookmarkStart w:id="325" w:name="_Toc486423060"/>
      <w:r>
        <w:t xml:space="preserve">Figura </w:t>
      </w:r>
      <w:fldSimple w:instr=" SEQ Figura \* ARABIC ">
        <w:r w:rsidR="00452B5C">
          <w:rPr>
            <w:noProof/>
          </w:rPr>
          <w:t>59</w:t>
        </w:r>
      </w:fldSimple>
      <w:bookmarkEnd w:id="324"/>
      <w:r>
        <w:t xml:space="preserve">. Interface 2 – </w:t>
      </w:r>
      <w:r w:rsidRPr="00A871FD">
        <w:rPr>
          <w:i/>
        </w:rPr>
        <w:t>dates</w:t>
      </w:r>
      <w:bookmarkEnd w:id="325"/>
    </w:p>
    <w:p w14:paraId="6A0B338E" w14:textId="48E7A2A1" w:rsidR="00361EEE" w:rsidRDefault="00361EEE" w:rsidP="00361EEE">
      <w:pPr>
        <w:pStyle w:val="Image"/>
      </w:pPr>
      <w:r>
        <w:rPr>
          <w:lang w:val="en-US" w:eastAsia="en-US"/>
        </w:rP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lastRenderedPageBreak/>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rsidR="00452B5C">
        <w:t xml:space="preserve">Figura </w:t>
      </w:r>
      <w:r w:rsidR="00452B5C">
        <w:rPr>
          <w:noProof/>
        </w:rPr>
        <w:t>59</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Pr="00C515C6" w:rsidRDefault="00A479BE" w:rsidP="00A479BE">
      <w:pPr>
        <w:pStyle w:val="Caption"/>
        <w:rPr>
          <w:i/>
          <w:lang w:val="en-US"/>
        </w:rPr>
      </w:pPr>
      <w:bookmarkStart w:id="326" w:name="_Ref479842025"/>
      <w:bookmarkStart w:id="327" w:name="_Toc486423061"/>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326"/>
      <w:r w:rsidRPr="00C515C6">
        <w:rPr>
          <w:lang w:val="en-US"/>
        </w:rPr>
        <w:t>.</w:t>
      </w:r>
      <w:proofErr w:type="gramEnd"/>
      <w:r w:rsidRPr="00C515C6">
        <w:rPr>
          <w:lang w:val="en-US"/>
        </w:rPr>
        <w:t xml:space="preserve"> Interface 2 - </w:t>
      </w:r>
      <w:r w:rsidRPr="00C515C6">
        <w:rPr>
          <w:i/>
          <w:lang w:val="en-US"/>
        </w:rPr>
        <w:t>from after to</w:t>
      </w:r>
      <w:bookmarkEnd w:id="327"/>
    </w:p>
    <w:p w14:paraId="2D6289C3" w14:textId="625AF92A" w:rsidR="00A479BE" w:rsidRDefault="00A479BE" w:rsidP="00A479BE">
      <w:pPr>
        <w:pStyle w:val="Image"/>
      </w:pPr>
      <w:r>
        <w:rPr>
          <w:lang w:val="en-US" w:eastAsia="en-US"/>
        </w:rP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2C5B77E5"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00C515C6" w:rsidRPr="00C515C6">
        <w:t xml:space="preserve">Figura </w:t>
      </w:r>
      <w:r w:rsidR="00C515C6" w:rsidRPr="00C515C6">
        <w:rPr>
          <w:noProof/>
        </w:rPr>
        <w:t>63</w:t>
      </w:r>
      <w:r>
        <w:fldChar w:fldCharType="end"/>
      </w:r>
      <w:r>
        <w:t xml:space="preserve">. Não </w:t>
      </w:r>
      <w:r w:rsidR="00C515C6">
        <w:t>foram</w:t>
      </w:r>
      <w:r>
        <w:t xml:space="preserve"> </w:t>
      </w:r>
      <w:r w:rsidR="00C515C6">
        <w:t>invertidas</w:t>
      </w:r>
      <w:r>
        <w:t xml:space="preserve">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Caption"/>
        <w:rPr>
          <w:i/>
          <w:lang w:val="en-US"/>
        </w:rPr>
      </w:pPr>
      <w:bookmarkStart w:id="328" w:name="_Ref479842876"/>
      <w:bookmarkStart w:id="329" w:name="_Toc486423062"/>
      <w:proofErr w:type="gramStart"/>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328"/>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29"/>
    </w:p>
    <w:p w14:paraId="489627B8" w14:textId="3EE1ED8F" w:rsidR="00A479BE" w:rsidRDefault="00A479BE" w:rsidP="00A479BE">
      <w:pPr>
        <w:pStyle w:val="Image"/>
        <w:rPr>
          <w:lang w:val="en-US"/>
        </w:rPr>
      </w:pPr>
      <w:r>
        <w:rPr>
          <w:lang w:val="en-US" w:eastAsia="en-US"/>
        </w:rP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00452B5C" w:rsidRPr="00452B5C">
        <w:t xml:space="preserve">Figura </w:t>
      </w:r>
      <w:r w:rsidR="00452B5C" w:rsidRPr="00452B5C">
        <w:rPr>
          <w:noProof/>
        </w:rPr>
        <w:t>61</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Caption"/>
        <w:rPr>
          <w:i/>
        </w:rPr>
      </w:pPr>
      <w:bookmarkStart w:id="330" w:name="_Ref479843026"/>
      <w:bookmarkStart w:id="331" w:name="_Toc486423063"/>
      <w:r>
        <w:t xml:space="preserve">Figura </w:t>
      </w:r>
      <w:fldSimple w:instr=" SEQ Figura \* ARABIC ">
        <w:r w:rsidR="00452B5C">
          <w:rPr>
            <w:noProof/>
          </w:rPr>
          <w:t>62</w:t>
        </w:r>
      </w:fldSimple>
      <w:bookmarkEnd w:id="330"/>
      <w:r>
        <w:t xml:space="preserve">. Interface 2 – </w:t>
      </w:r>
      <w:r w:rsidRPr="00CF0E0C">
        <w:rPr>
          <w:i/>
        </w:rPr>
        <w:t>trained</w:t>
      </w:r>
      <w:bookmarkEnd w:id="331"/>
    </w:p>
    <w:p w14:paraId="42FA6DC2" w14:textId="68D66196" w:rsidR="00270D20" w:rsidRDefault="00270D20" w:rsidP="00270D20">
      <w:pPr>
        <w:pStyle w:val="Image"/>
      </w:pPr>
      <w:r>
        <w:rPr>
          <w:lang w:val="en-US" w:eastAsia="en-US"/>
        </w:rP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rsidR="00452B5C">
        <w:t xml:space="preserve">Figura </w:t>
      </w:r>
      <w:r w:rsidR="00452B5C">
        <w:rPr>
          <w:noProof/>
        </w:rPr>
        <w:t>62</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Heading2"/>
      </w:pPr>
      <w:bookmarkStart w:id="332" w:name="_Toc486423179"/>
      <w:r>
        <w:t>Gerar Relatório</w:t>
      </w:r>
      <w:bookmarkEnd w:id="332"/>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04B59597" w14:textId="77777777" w:rsidR="007C43C0" w:rsidRDefault="007C43C0" w:rsidP="00C63693"/>
    <w:p w14:paraId="45387C13" w14:textId="77777777" w:rsidR="007C43C0" w:rsidRDefault="007C43C0" w:rsidP="00C63693"/>
    <w:p w14:paraId="22FCC3EA" w14:textId="77777777" w:rsidR="007C43C0" w:rsidRDefault="007C43C0" w:rsidP="00C63693"/>
    <w:p w14:paraId="55F4A7C5" w14:textId="77777777" w:rsidR="007C43C0" w:rsidRDefault="007C43C0" w:rsidP="00C63693"/>
    <w:p w14:paraId="25D52083" w14:textId="77777777" w:rsidR="007C43C0" w:rsidRDefault="007C43C0" w:rsidP="00C63693"/>
    <w:p w14:paraId="7C4D034C" w14:textId="77777777" w:rsidR="007C43C0" w:rsidRDefault="007C43C0" w:rsidP="00C63693"/>
    <w:p w14:paraId="31848647" w14:textId="77777777" w:rsidR="007C43C0" w:rsidRDefault="007C43C0" w:rsidP="00C63693"/>
    <w:p w14:paraId="44201B73" w14:textId="77777777" w:rsidR="007C43C0" w:rsidRDefault="007C43C0" w:rsidP="00C63693"/>
    <w:p w14:paraId="6C52C7CD" w14:textId="4276A232" w:rsidR="009A4F96" w:rsidRDefault="009A4F96" w:rsidP="009A4F96">
      <w:pPr>
        <w:pStyle w:val="Caption"/>
        <w:rPr>
          <w:i/>
        </w:rPr>
      </w:pPr>
      <w:bookmarkStart w:id="333" w:name="_Ref479843935"/>
      <w:bookmarkStart w:id="334" w:name="_Toc486423064"/>
      <w:r>
        <w:lastRenderedPageBreak/>
        <w:t xml:space="preserve">Figura </w:t>
      </w:r>
      <w:fldSimple w:instr=" SEQ Figura \* ARABIC ">
        <w:r w:rsidR="00452B5C">
          <w:rPr>
            <w:noProof/>
          </w:rPr>
          <w:t>63</w:t>
        </w:r>
      </w:fldSimple>
      <w:bookmarkEnd w:id="333"/>
      <w:r>
        <w:t xml:space="preserve">. Interface 3 – </w:t>
      </w:r>
      <w:r>
        <w:rPr>
          <w:i/>
        </w:rPr>
        <w:t>initial</w:t>
      </w:r>
      <w:bookmarkEnd w:id="334"/>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rsidR="00452B5C">
        <w:t xml:space="preserve">Figura </w:t>
      </w:r>
      <w:r w:rsidR="00452B5C">
        <w:rPr>
          <w:noProof/>
        </w:rPr>
        <w:t>63</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Caption"/>
        <w:rPr>
          <w:i/>
        </w:rPr>
      </w:pPr>
      <w:bookmarkStart w:id="335" w:name="_Ref479844133"/>
      <w:bookmarkStart w:id="336" w:name="_Toc486423065"/>
      <w:r>
        <w:lastRenderedPageBreak/>
        <w:t xml:space="preserve">Figura </w:t>
      </w:r>
      <w:fldSimple w:instr=" SEQ Figura \* ARABIC ">
        <w:r w:rsidR="00452B5C">
          <w:rPr>
            <w:noProof/>
          </w:rPr>
          <w:t>64</w:t>
        </w:r>
      </w:fldSimple>
      <w:bookmarkEnd w:id="335"/>
      <w:r>
        <w:t xml:space="preserve">. Interface 3 - </w:t>
      </w:r>
      <w:r w:rsidRPr="00F460EB">
        <w:rPr>
          <w:i/>
        </w:rPr>
        <w:t>null NN</w:t>
      </w:r>
      <w:bookmarkEnd w:id="336"/>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rsidR="00452B5C">
        <w:t xml:space="preserve">Figura </w:t>
      </w:r>
      <w:r w:rsidR="00452B5C">
        <w:rPr>
          <w:noProof/>
        </w:rPr>
        <w:t>64</w:t>
      </w:r>
      <w:r>
        <w:fldChar w:fldCharType="end"/>
      </w:r>
      <w:r w:rsidR="00A20296">
        <w:t>, alertando-o que é necessário escolher uma RNA antes.</w:t>
      </w:r>
    </w:p>
    <w:p w14:paraId="61F354AA" w14:textId="743573D5" w:rsidR="00A20296" w:rsidRDefault="00A20296" w:rsidP="00A20296">
      <w:pPr>
        <w:ind w:firstLine="0"/>
      </w:pPr>
      <w:r>
        <w:tab/>
        <w:t xml:space="preserve">Também como no caso do treinamento, todos os erros que envolvem as datas aparecem aqui também, inclusive com a mesma mensagem e mesmo título. </w:t>
      </w:r>
      <w:r>
        <w:lastRenderedPageBreak/>
        <w:t>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Caption"/>
        <w:rPr>
          <w:i/>
        </w:rPr>
      </w:pPr>
      <w:bookmarkStart w:id="337" w:name="_Ref479845277"/>
      <w:bookmarkStart w:id="338" w:name="_Toc486423066"/>
      <w:r>
        <w:t xml:space="preserve">Figura </w:t>
      </w:r>
      <w:fldSimple w:instr=" SEQ Figura \* ARABIC ">
        <w:r w:rsidR="00452B5C">
          <w:rPr>
            <w:noProof/>
          </w:rPr>
          <w:t>65</w:t>
        </w:r>
      </w:fldSimple>
      <w:bookmarkEnd w:id="337"/>
      <w:r>
        <w:t xml:space="preserve">. Interface 3 - </w:t>
      </w:r>
      <w:r>
        <w:rPr>
          <w:i/>
        </w:rPr>
        <w:t>report created</w:t>
      </w:r>
      <w:bookmarkEnd w:id="338"/>
    </w:p>
    <w:p w14:paraId="1ACA3219" w14:textId="651A3AF3" w:rsidR="00AA7917" w:rsidRDefault="00AA7917" w:rsidP="00AA7917">
      <w:pPr>
        <w:pStyle w:val="Image"/>
      </w:pPr>
      <w:r>
        <w:rPr>
          <w:lang w:val="en-US" w:eastAsia="en-US"/>
        </w:rP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lastRenderedPageBreak/>
        <w:t xml:space="preserve">A </w:t>
      </w:r>
      <w:r>
        <w:fldChar w:fldCharType="begin"/>
      </w:r>
      <w:r>
        <w:instrText xml:space="preserve"> REF _Ref479845277 \h </w:instrText>
      </w:r>
      <w:r>
        <w:fldChar w:fldCharType="separate"/>
      </w:r>
      <w:r w:rsidR="00452B5C">
        <w:t xml:space="preserve">Figura </w:t>
      </w:r>
      <w:r w:rsidR="00452B5C">
        <w:rPr>
          <w:noProof/>
        </w:rPr>
        <w:t>65</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Pr="00FB6D91" w:rsidRDefault="00A114EB" w:rsidP="00A114EB">
      <w:pPr>
        <w:pStyle w:val="Caption"/>
        <w:rPr>
          <w:i/>
          <w:lang w:val="en-US"/>
        </w:rPr>
      </w:pPr>
      <w:bookmarkStart w:id="339" w:name="_Ref479845655"/>
      <w:bookmarkStart w:id="340" w:name="_Toc486423067"/>
      <w:proofErr w:type="gramStart"/>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339"/>
      <w:r w:rsidRPr="00FB6D91">
        <w:rPr>
          <w:lang w:val="en-US"/>
        </w:rPr>
        <w:t>.</w:t>
      </w:r>
      <w:proofErr w:type="gramEnd"/>
      <w:r w:rsidRPr="00FB6D91">
        <w:rPr>
          <w:lang w:val="en-US"/>
        </w:rPr>
        <w:t xml:space="preserve"> Interface 3 - </w:t>
      </w:r>
      <w:r w:rsidRPr="00FB6D91">
        <w:rPr>
          <w:i/>
          <w:lang w:val="en-US"/>
        </w:rPr>
        <w:t>report with 2 attributes</w:t>
      </w:r>
      <w:bookmarkEnd w:id="340"/>
    </w:p>
    <w:p w14:paraId="6EEDAD1D" w14:textId="3801A242" w:rsidR="00A114EB" w:rsidRDefault="00A114EB" w:rsidP="00A114EB">
      <w:pPr>
        <w:pStyle w:val="Image"/>
      </w:pPr>
      <w:r>
        <w:rPr>
          <w:lang w:val="en-US" w:eastAsia="en-US"/>
        </w:rP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lastRenderedPageBreak/>
        <w:t xml:space="preserve">A </w:t>
      </w:r>
      <w:r>
        <w:fldChar w:fldCharType="begin"/>
      </w:r>
      <w:r>
        <w:instrText xml:space="preserve"> REF _Ref479845655 \h </w:instrText>
      </w:r>
      <w:r>
        <w:fldChar w:fldCharType="separate"/>
      </w:r>
      <w:r w:rsidR="00452B5C" w:rsidRPr="00452B5C">
        <w:t xml:space="preserve">Figura </w:t>
      </w:r>
      <w:r w:rsidR="00452B5C" w:rsidRPr="00452B5C">
        <w:rPr>
          <w:noProof/>
        </w:rPr>
        <w:t>66</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Heading1"/>
        <w:rPr>
          <w:rFonts w:eastAsia="Arial"/>
          <w:bCs/>
          <w:iCs/>
          <w:sz w:val="28"/>
          <w:szCs w:val="28"/>
          <w:lang w:eastAsia="pt-BR"/>
        </w:rPr>
      </w:pPr>
      <w:bookmarkStart w:id="341" w:name="_Toc486423180"/>
      <w:r>
        <w:lastRenderedPageBreak/>
        <w:t>Considerações Finais</w:t>
      </w:r>
      <w:bookmarkEnd w:id="341"/>
    </w:p>
    <w:p w14:paraId="5ED464A3" w14:textId="77777777" w:rsidR="00637CA1" w:rsidRDefault="00637CA1" w:rsidP="00637CA1">
      <w:pPr>
        <w:rPr>
          <w:lang w:eastAsia="pt-BR"/>
        </w:rPr>
      </w:pPr>
    </w:p>
    <w:p w14:paraId="08A23A45" w14:textId="0475C6A7" w:rsidR="00B00D11" w:rsidRDefault="00B00D11" w:rsidP="00B00D11">
      <w:pPr>
        <w:pStyle w:val="Heading2"/>
      </w:pPr>
      <w:bookmarkStart w:id="342" w:name="_Toc486423181"/>
      <w:r>
        <w:t>Conclusão</w:t>
      </w:r>
      <w:bookmarkEnd w:id="342"/>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Heading2"/>
      </w:pPr>
      <w:bookmarkStart w:id="343" w:name="_Toc486423182"/>
      <w:r>
        <w:t>Trabalhos futuros</w:t>
      </w:r>
      <w:bookmarkEnd w:id="343"/>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Heading3"/>
      </w:pPr>
      <w:bookmarkStart w:id="344" w:name="_Toc486423183"/>
      <w:r>
        <w:t>Gráfico</w:t>
      </w:r>
      <w:bookmarkEnd w:id="344"/>
    </w:p>
    <w:p w14:paraId="52933D1C" w14:textId="64539202" w:rsidR="00546AA5" w:rsidRDefault="00546AA5" w:rsidP="00546AA5">
      <w:pPr>
        <w:pStyle w:val="BodyText"/>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09E22D" w:rsidR="000B5CD6" w:rsidRDefault="000B5CD6" w:rsidP="00337F94">
      <w:pPr>
        <w:pStyle w:val="Heading3"/>
      </w:pPr>
      <w:bookmarkStart w:id="345" w:name="_Toc486423184"/>
      <w:r>
        <w:t>Comparativo entre outras RNA</w:t>
      </w:r>
      <w:bookmarkEnd w:id="345"/>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Heading3"/>
      </w:pPr>
      <w:bookmarkStart w:id="346" w:name="_Toc486423185"/>
      <w:r>
        <w:t>Base de dados</w:t>
      </w:r>
      <w:bookmarkEnd w:id="346"/>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49E8711C" w:rsidR="005A451E" w:rsidRDefault="005A451E" w:rsidP="005A451E">
      <w:pPr>
        <w:pStyle w:val="Heading3"/>
      </w:pPr>
      <w:bookmarkStart w:id="347" w:name="_Toc486423186"/>
      <w:r>
        <w:t>Outros relatórios</w:t>
      </w:r>
      <w:bookmarkEnd w:id="347"/>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60F67752" w:rsidR="002251DF" w:rsidRDefault="002251DF" w:rsidP="002251DF">
      <w:pPr>
        <w:pStyle w:val="Heading3"/>
      </w:pPr>
      <w:bookmarkStart w:id="348" w:name="_Toc486423187"/>
      <w:r>
        <w:t>Layout</w:t>
      </w:r>
      <w:bookmarkEnd w:id="348"/>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349"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Heading1"/>
            <w:numPr>
              <w:ilvl w:val="0"/>
              <w:numId w:val="0"/>
            </w:numPr>
            <w:ind w:left="720" w:hanging="360"/>
            <w:rPr>
              <w:lang w:val="en-US"/>
            </w:rPr>
          </w:pPr>
          <w:r w:rsidRPr="00750EA0">
            <w:rPr>
              <w:lang w:val="en-US"/>
            </w:rPr>
            <w:t>Bibliografia</w:t>
          </w:r>
          <w:bookmarkEnd w:id="349"/>
        </w:p>
        <w:sdt>
          <w:sdtPr>
            <w:id w:val="111145805"/>
            <w:bibliography/>
          </w:sdtPr>
          <w:sdtContent>
            <w:p w14:paraId="1310D86E" w14:textId="77777777" w:rsidR="007C43C0" w:rsidRPr="00750EA0" w:rsidRDefault="007759A3" w:rsidP="007C43C0">
              <w:pPr>
                <w:pStyle w:val="Bibliography"/>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phy"/>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phy"/>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phy"/>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phy"/>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phy"/>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phy"/>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phy"/>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phy"/>
                <w:rPr>
                  <w:noProof/>
                </w:rPr>
              </w:pPr>
              <w:r>
                <w:rPr>
                  <w:noProof/>
                </w:rPr>
                <w:t>DO CARMO ROQUE, R.; DE MELLO, F. L. Estudo sobre a empregabilidade da previsão do índice BOVESPA usando Redes Neurais Artificiais, 2009.</w:t>
              </w:r>
            </w:p>
            <w:p w14:paraId="7DEE637A" w14:textId="77777777" w:rsidR="007C43C0" w:rsidRDefault="007C43C0" w:rsidP="007C43C0">
              <w:pPr>
                <w:pStyle w:val="Bibliography"/>
                <w:rPr>
                  <w:noProof/>
                </w:rPr>
              </w:pPr>
              <w:r w:rsidRPr="00750EA0">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phy"/>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phy"/>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phy"/>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phy"/>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phy"/>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phy"/>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phy"/>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phy"/>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6F2A5FD4" w14:textId="77777777" w:rsidR="007C43C0" w:rsidRDefault="007C43C0" w:rsidP="007C43C0">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phy"/>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phy"/>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phy"/>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phy"/>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phy"/>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phy"/>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phy"/>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phy"/>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phy"/>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phy"/>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phy"/>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phy"/>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phy"/>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phy"/>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phy"/>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phy"/>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phy"/>
                <w:rPr>
                  <w:noProof/>
                  <w:lang w:val="en-US"/>
                </w:rPr>
              </w:pPr>
              <w:r w:rsidRPr="00750EA0">
                <w:rPr>
                  <w:noProof/>
                  <w:lang w:val="en-US"/>
                </w:rPr>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phy"/>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phy"/>
                <w:rPr>
                  <w:noProof/>
                  <w:lang w:val="en-US"/>
                </w:rPr>
              </w:pPr>
              <w:r w:rsidRPr="00750EA0">
                <w:rPr>
                  <w:noProof/>
                  <w:lang w:val="en-US"/>
                </w:rPr>
                <w:lastRenderedPageBreak/>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phy"/>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phy"/>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phy"/>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phy"/>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phy"/>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phy"/>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5" w:author="Andreia Machion" w:date="2017-06-02T11:40:00Z" w:initials="AM">
    <w:p w14:paraId="028A20B5" w14:textId="2683D454" w:rsidR="00FD570E" w:rsidRDefault="00FD570E">
      <w:pPr>
        <w:pStyle w:val="CommentText"/>
      </w:pPr>
      <w:r>
        <w:rPr>
          <w:rStyle w:val="CommentReference"/>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2CE6CB" w14:textId="77777777" w:rsidR="003D4091" w:rsidRDefault="003D4091" w:rsidP="002078DB">
      <w:r>
        <w:separator/>
      </w:r>
    </w:p>
    <w:p w14:paraId="789EFDB1" w14:textId="77777777" w:rsidR="003D4091" w:rsidRDefault="003D4091" w:rsidP="002078DB"/>
    <w:p w14:paraId="06776A90" w14:textId="77777777" w:rsidR="003D4091" w:rsidRDefault="003D4091" w:rsidP="002078DB"/>
    <w:p w14:paraId="2E3FC226" w14:textId="77777777" w:rsidR="003D4091" w:rsidRDefault="003D4091" w:rsidP="002078DB"/>
    <w:p w14:paraId="5F07E93F" w14:textId="77777777" w:rsidR="003D4091" w:rsidRDefault="003D4091" w:rsidP="002078DB"/>
    <w:p w14:paraId="4D8BEDA1" w14:textId="77777777" w:rsidR="003D4091" w:rsidRDefault="003D4091"/>
    <w:p w14:paraId="0C2807DE" w14:textId="77777777" w:rsidR="003D4091" w:rsidRDefault="003D4091"/>
  </w:endnote>
  <w:endnote w:type="continuationSeparator" w:id="0">
    <w:p w14:paraId="1F27748F" w14:textId="77777777" w:rsidR="003D4091" w:rsidRDefault="003D4091" w:rsidP="002078DB">
      <w:r>
        <w:continuationSeparator/>
      </w:r>
    </w:p>
    <w:p w14:paraId="47AF4D38" w14:textId="77777777" w:rsidR="003D4091" w:rsidRDefault="003D4091" w:rsidP="002078DB"/>
    <w:p w14:paraId="2B322AD2" w14:textId="77777777" w:rsidR="003D4091" w:rsidRDefault="003D4091" w:rsidP="002078DB"/>
    <w:p w14:paraId="3EA18D16" w14:textId="77777777" w:rsidR="003D4091" w:rsidRDefault="003D4091" w:rsidP="002078DB"/>
    <w:p w14:paraId="56AE53D1" w14:textId="77777777" w:rsidR="003D4091" w:rsidRDefault="003D4091" w:rsidP="002078DB"/>
    <w:p w14:paraId="78D2560F" w14:textId="77777777" w:rsidR="003D4091" w:rsidRDefault="003D4091"/>
    <w:p w14:paraId="383C752F" w14:textId="77777777" w:rsidR="003D4091" w:rsidRDefault="003D4091"/>
  </w:endnote>
  <w:endnote w:type="continuationNotice" w:id="1">
    <w:p w14:paraId="7BA18217" w14:textId="77777777" w:rsidR="003D4091" w:rsidRDefault="003D4091">
      <w:pPr>
        <w:spacing w:after="0"/>
      </w:pPr>
    </w:p>
    <w:p w14:paraId="7E0894BB" w14:textId="77777777" w:rsidR="003D4091" w:rsidRDefault="003D4091"/>
    <w:p w14:paraId="2A3EBBC0" w14:textId="77777777" w:rsidR="003D4091" w:rsidRDefault="003D40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FD570E" w:rsidRDefault="00FD570E"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60143" w14:textId="77777777" w:rsidR="003D4091" w:rsidRDefault="003D4091" w:rsidP="002078DB">
      <w:r>
        <w:separator/>
      </w:r>
    </w:p>
    <w:p w14:paraId="5C9B3BB5" w14:textId="77777777" w:rsidR="003D4091" w:rsidRDefault="003D4091" w:rsidP="002078DB"/>
    <w:p w14:paraId="4A4E7CD3" w14:textId="77777777" w:rsidR="003D4091" w:rsidRDefault="003D4091" w:rsidP="002078DB"/>
    <w:p w14:paraId="40177DF9" w14:textId="77777777" w:rsidR="003D4091" w:rsidRDefault="003D4091" w:rsidP="002078DB"/>
    <w:p w14:paraId="604892B2" w14:textId="77777777" w:rsidR="003D4091" w:rsidRDefault="003D4091" w:rsidP="002078DB"/>
    <w:p w14:paraId="5B309D51" w14:textId="77777777" w:rsidR="003D4091" w:rsidRDefault="003D4091"/>
    <w:p w14:paraId="7310006B" w14:textId="77777777" w:rsidR="003D4091" w:rsidRDefault="003D4091"/>
  </w:footnote>
  <w:footnote w:type="continuationSeparator" w:id="0">
    <w:p w14:paraId="695168CA" w14:textId="77777777" w:rsidR="003D4091" w:rsidRDefault="003D4091" w:rsidP="002078DB">
      <w:r>
        <w:continuationSeparator/>
      </w:r>
    </w:p>
    <w:p w14:paraId="732E0B1C" w14:textId="77777777" w:rsidR="003D4091" w:rsidRDefault="003D4091" w:rsidP="002078DB"/>
    <w:p w14:paraId="486D296E" w14:textId="77777777" w:rsidR="003D4091" w:rsidRDefault="003D4091" w:rsidP="002078DB"/>
    <w:p w14:paraId="1EDB4F55" w14:textId="77777777" w:rsidR="003D4091" w:rsidRDefault="003D4091" w:rsidP="002078DB"/>
    <w:p w14:paraId="5E7F38B5" w14:textId="77777777" w:rsidR="003D4091" w:rsidRDefault="003D4091" w:rsidP="002078DB"/>
    <w:p w14:paraId="51AF66DF" w14:textId="77777777" w:rsidR="003D4091" w:rsidRDefault="003D4091"/>
    <w:p w14:paraId="510A6129" w14:textId="77777777" w:rsidR="003D4091" w:rsidRDefault="003D4091"/>
  </w:footnote>
  <w:footnote w:type="continuationNotice" w:id="1">
    <w:p w14:paraId="6F498D27" w14:textId="77777777" w:rsidR="003D4091" w:rsidRDefault="003D4091">
      <w:pPr>
        <w:spacing w:after="0"/>
      </w:pPr>
    </w:p>
    <w:p w14:paraId="73B90095" w14:textId="77777777" w:rsidR="003D4091" w:rsidRDefault="003D4091"/>
    <w:p w14:paraId="1B58583B" w14:textId="77777777" w:rsidR="003D4091" w:rsidRDefault="003D409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FD570E" w:rsidRDefault="00FD570E">
        <w:pPr>
          <w:pStyle w:val="Header"/>
          <w:jc w:val="right"/>
        </w:pPr>
        <w:r>
          <w:fldChar w:fldCharType="begin"/>
        </w:r>
        <w:r>
          <w:instrText xml:space="preserve"> PAGE   \* MERGEFORMAT </w:instrText>
        </w:r>
        <w:r>
          <w:fldChar w:fldCharType="separate"/>
        </w:r>
        <w:r w:rsidR="009576D4">
          <w:rPr>
            <w:noProof/>
          </w:rPr>
          <w:t>18</w:t>
        </w:r>
        <w:r>
          <w:rPr>
            <w:noProof/>
          </w:rPr>
          <w:fldChar w:fldCharType="end"/>
        </w:r>
      </w:p>
    </w:sdtContent>
  </w:sdt>
  <w:p w14:paraId="01495C43" w14:textId="77777777" w:rsidR="00FD570E" w:rsidRDefault="00FD570E">
    <w:pPr>
      <w:pStyle w:val="Header"/>
    </w:pPr>
  </w:p>
  <w:p w14:paraId="55823D46" w14:textId="77777777" w:rsidR="00FD570E" w:rsidRDefault="00FD570E"/>
  <w:p w14:paraId="0C75B551" w14:textId="77777777" w:rsidR="00FD570E" w:rsidRDefault="00FD57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4091"/>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2F283973-2ACE-40EA-9357-0FA132B23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114</Pages>
  <Words>14990</Words>
  <Characters>85443</Characters>
  <Application>Microsoft Office Word</Application>
  <DocSecurity>0</DocSecurity>
  <Lines>712</Lines>
  <Paragraphs>200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3</cp:revision>
  <cp:lastPrinted>2008-02-20T17:37:00Z</cp:lastPrinted>
  <dcterms:created xsi:type="dcterms:W3CDTF">2017-07-15T12:11:00Z</dcterms:created>
  <dcterms:modified xsi:type="dcterms:W3CDTF">2017-07-15T12:22:00Z</dcterms:modified>
</cp:coreProperties>
</file>