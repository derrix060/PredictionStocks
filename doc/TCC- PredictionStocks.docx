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Recuodecorpodetexto"/>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Recuodecorpodetexto"/>
        <w:spacing w:before="0" w:after="160" w:line="240" w:lineRule="auto"/>
        <w:ind w:left="4536" w:firstLine="0"/>
      </w:pPr>
      <w:r>
        <w:rPr>
          <w:rFonts w:eastAsia="Arial" w:cs="Arial"/>
        </w:rPr>
        <w:t>Orientadora: Prof.ª Dr.</w:t>
      </w:r>
      <w:r w:rsidR="6103A698" w:rsidRPr="6103A698">
        <w:rPr>
          <w:rFonts w:eastAsia="Arial" w:cs="Arial"/>
        </w:rPr>
        <w:t xml:space="preserve">ª Andréia Cristina G. </w:t>
      </w:r>
      <w:proofErr w:type="spellStart"/>
      <w:r w:rsidR="6103A698" w:rsidRPr="6103A698">
        <w:rPr>
          <w:rFonts w:eastAsia="Arial" w:cs="Arial"/>
        </w:rPr>
        <w:t>Machion</w:t>
      </w:r>
      <w:proofErr w:type="spellEnd"/>
      <w:r w:rsidR="6103A698" w:rsidRPr="6103A698">
        <w:rPr>
          <w:rFonts w:eastAsia="Arial" w:cs="Arial"/>
        </w:rPr>
        <w:t>.</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tulo"/>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w:t>
      </w:r>
      <w:proofErr w:type="spellStart"/>
      <w:r w:rsidR="00234384">
        <w:rPr>
          <w:rFonts w:eastAsia="Arial" w:cs="Arial"/>
        </w:rPr>
        <w:t>Neftales</w:t>
      </w:r>
      <w:proofErr w:type="spellEnd"/>
      <w:r w:rsidR="00234384">
        <w:rPr>
          <w:rFonts w:eastAsia="Arial" w:cs="Arial"/>
        </w:rPr>
        <w:t xml:space="preserve"> Antunes; a</w:t>
      </w:r>
      <w:r w:rsidR="00AC2965">
        <w:rPr>
          <w:rFonts w:eastAsia="Arial" w:cs="Arial"/>
        </w:rPr>
        <w:t>os</w:t>
      </w:r>
      <w:r w:rsidR="00333F47">
        <w:rPr>
          <w:rFonts w:eastAsia="Arial" w:cs="Arial"/>
        </w:rPr>
        <w:t xml:space="preserve"> </w:t>
      </w:r>
      <w:r w:rsidR="00234384">
        <w:rPr>
          <w:rFonts w:eastAsia="Arial" w:cs="Arial"/>
        </w:rPr>
        <w:t xml:space="preserve">grandes companheiros do curso, em especial ao Cauê </w:t>
      </w:r>
      <w:proofErr w:type="spellStart"/>
      <w:r w:rsidR="00234384">
        <w:rPr>
          <w:rFonts w:eastAsia="Arial" w:cs="Arial"/>
        </w:rPr>
        <w:t>Polimanti</w:t>
      </w:r>
      <w:proofErr w:type="spellEnd"/>
      <w:r w:rsidR="00234384">
        <w:rPr>
          <w:rFonts w:eastAsia="Arial" w:cs="Arial"/>
        </w:rPr>
        <w:t xml:space="preserve"> e à Juliana </w:t>
      </w:r>
      <w:proofErr w:type="spellStart"/>
      <w:r w:rsidR="00234384">
        <w:rPr>
          <w:rFonts w:eastAsia="Arial" w:cs="Arial"/>
        </w:rPr>
        <w:t>Aboud</w:t>
      </w:r>
      <w:proofErr w:type="spellEnd"/>
      <w:r w:rsidR="00234384">
        <w:rPr>
          <w:rFonts w:eastAsia="Arial" w:cs="Arial"/>
        </w:rPr>
        <w:t>.</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proofErr w:type="spellStart"/>
      <w:r w:rsidR="00333F47">
        <w:rPr>
          <w:rFonts w:eastAsia="Arial" w:cs="Arial"/>
        </w:rPr>
        <w:t>Casper</w:t>
      </w:r>
      <w:proofErr w:type="spellEnd"/>
      <w:r w:rsidR="00333F47">
        <w:rPr>
          <w:rFonts w:eastAsia="Arial" w:cs="Arial"/>
        </w:rPr>
        <w:t xml:space="preserve">, Fabio Prior, Gabriel </w:t>
      </w:r>
      <w:proofErr w:type="spellStart"/>
      <w:r w:rsidR="00333F47">
        <w:rPr>
          <w:rFonts w:eastAsia="Arial" w:cs="Arial"/>
        </w:rPr>
        <w:t>Draetta</w:t>
      </w:r>
      <w:proofErr w:type="spellEnd"/>
      <w:r w:rsidR="00333F47">
        <w:rPr>
          <w:rFonts w:eastAsia="Arial" w:cs="Arial"/>
        </w:rPr>
        <w:t xml:space="preserve">, Laura Nogueira, Luiz dos Santos, Marcelo Bolognesi, Ronaldo </w:t>
      </w:r>
      <w:proofErr w:type="spellStart"/>
      <w:r w:rsidR="00333F47">
        <w:rPr>
          <w:rFonts w:eastAsia="Arial" w:cs="Arial"/>
        </w:rPr>
        <w:t>Crispin</w:t>
      </w:r>
      <w:proofErr w:type="spellEnd"/>
      <w:r w:rsidR="00333F47">
        <w:rPr>
          <w:rFonts w:eastAsia="Arial" w:cs="Arial"/>
        </w:rPr>
        <w:t xml:space="preserve">, </w:t>
      </w:r>
      <w:proofErr w:type="spellStart"/>
      <w:r w:rsidR="00333F47">
        <w:rPr>
          <w:rFonts w:eastAsia="Arial" w:cs="Arial"/>
        </w:rPr>
        <w:t>Zuza</w:t>
      </w:r>
      <w:proofErr w:type="spellEnd"/>
      <w:r w:rsidR="00333F47">
        <w:rPr>
          <w:rFonts w:eastAsia="Arial" w:cs="Arial"/>
        </w:rPr>
        <w:t xml:space="preserve">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 xml:space="preserve">Agradeço aos melhores professores da faculdade, que sem eles o curso com certeza não seria o mesmo, por elevarem o nível da faculdade e pela excelência: Ana Claudia, Ana Paula, Andreia </w:t>
      </w:r>
      <w:proofErr w:type="spellStart"/>
      <w:r>
        <w:rPr>
          <w:rFonts w:eastAsia="Arial" w:cs="Arial"/>
        </w:rPr>
        <w:t>Machion</w:t>
      </w:r>
      <w:proofErr w:type="spellEnd"/>
      <w:r>
        <w:rPr>
          <w:rFonts w:eastAsia="Arial" w:cs="Arial"/>
        </w:rPr>
        <w:t xml:space="preserve">, Antonio Guardado, Carlos Menezes, Marcio Fontoura, Marcio Rodrigues, Rodrigo </w:t>
      </w:r>
      <w:proofErr w:type="spellStart"/>
      <w:r>
        <w:rPr>
          <w:rFonts w:eastAsia="Arial" w:cs="Arial"/>
        </w:rPr>
        <w:t>Bossini</w:t>
      </w:r>
      <w:proofErr w:type="spellEnd"/>
      <w:r>
        <w:rPr>
          <w:rFonts w:eastAsia="Arial" w:cs="Arial"/>
        </w:rPr>
        <w:t xml:space="preserve">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tulo"/>
        <w:rPr>
          <w:rFonts w:eastAsia="Arial"/>
        </w:rPr>
      </w:pPr>
      <w:r w:rsidRPr="382A6C4F">
        <w:rPr>
          <w:rFonts w:eastAsia="Arial"/>
        </w:rPr>
        <w:lastRenderedPageBreak/>
        <w:t>RESUMO</w:t>
      </w:r>
    </w:p>
    <w:p w14:paraId="46EA6FA0" w14:textId="4D959949" w:rsidR="00621B60" w:rsidRDefault="00621B60" w:rsidP="00621B60">
      <w:pPr>
        <w:pStyle w:val="Ttulo"/>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proofErr w:type="spellStart"/>
      <w:ins w:id="17" w:author="mario" w:date="2017-07-15T09:07:00Z">
        <w:r w:rsidR="00374BB7">
          <w:rPr>
            <w:rFonts w:eastAsia="Arial" w:cs="Arial"/>
          </w:rPr>
          <w:t>predicao</w:t>
        </w:r>
        <w:proofErr w:type="spellEnd"/>
        <w:r w:rsidR="00374BB7">
          <w:rPr>
            <w:rFonts w:eastAsia="Arial" w:cs="Arial"/>
          </w:rPr>
          <w:t xml:space="preserve">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
        <w:t xml:space="preserve"> </w:t>
      </w:r>
      <w:r w:rsidR="00A5510A" w:rsidRPr="00374BB7">
        <w:rPr>
          <w:rFonts w:eastAsia="Arial" w:cs="Arial"/>
        </w:rPr>
        <w:t>neurais</w:t>
      </w:r>
      <w:ins w:id="20" w:author="mario" w:date="2017-07-15T09:02:00Z">
        <w:r w:rsidR="00FD570E" w:rsidRPr="00374BB7">
          <w:rPr>
            <w:rFonts w:eastAsia="Arial" w:cs="Arial"/>
          </w:rPr>
          <w:t xml:space="preserve"> artificiais</w:t>
        </w:r>
      </w:ins>
      <w:r w:rsidR="00A5510A" w:rsidRPr="00374BB7">
        <w:rPr>
          <w:rFonts w:eastAsia="Arial" w:cs="Arial"/>
        </w:rPr>
        <w:t>.</w:t>
      </w:r>
      <w:ins w:id="21" w:author="mario" w:date="2017-07-15T09:08:00Z">
        <w:r w:rsidR="00374BB7" w:rsidRPr="00374BB7">
          <w:rPr>
            <w:rFonts w:eastAsia="Arial" w:cs="Arial"/>
          </w:rPr>
          <w:t xml:space="preserve"> </w:t>
        </w:r>
        <w:proofErr w:type="spellStart"/>
        <w:r w:rsidR="00374BB7" w:rsidRPr="00374BB7">
          <w:rPr>
            <w:rFonts w:eastAsia="Arial" w:cs="Arial"/>
          </w:rPr>
          <w:t>Previsao</w:t>
        </w:r>
        <w:proofErr w:type="spellEnd"/>
        <w:r w:rsidR="00374BB7" w:rsidRPr="00374BB7">
          <w:rPr>
            <w:rFonts w:eastAsia="Arial" w:cs="Arial"/>
          </w:rPr>
          <w:t>.</w:t>
        </w:r>
      </w:ins>
      <w:r w:rsidRPr="00374BB7">
        <w:rPr>
          <w:rFonts w:eastAsia="Arial" w:cs="Arial"/>
        </w:rPr>
        <w:t xml:space="preserve"> </w:t>
      </w:r>
      <w:r w:rsidR="00A5510A" w:rsidRPr="00374BB7">
        <w:rPr>
          <w:rFonts w:eastAsia="Arial" w:cs="Arial"/>
        </w:rPr>
        <w:t>P</w:t>
      </w:r>
      <w:r w:rsidRPr="00374BB7">
        <w:rPr>
          <w:rFonts w:eastAsia="Arial" w:cs="Arial"/>
        </w:rPr>
        <w:t>redição</w:t>
      </w:r>
      <w:r w:rsidR="00A5510A" w:rsidRPr="00374BB7">
        <w:rPr>
          <w:rFonts w:eastAsia="Arial" w:cs="Arial"/>
        </w:rPr>
        <w:t>. M</w:t>
      </w:r>
      <w:r w:rsidRPr="00374BB7">
        <w:rPr>
          <w:rFonts w:eastAsia="Arial" w:cs="Arial"/>
        </w:rPr>
        <w:t>ercado financeiro.</w:t>
      </w:r>
      <w:r w:rsidR="00836053" w:rsidRPr="00374BB7">
        <w:rPr>
          <w:rFonts w:eastAsia="Arial" w:cs="Arial"/>
          <w:rPrChange w:id="22" w:author="mario" w:date="2017-07-15T09:08:00Z">
            <w:rPr>
              <w:rFonts w:eastAsia="Arial" w:cs="Arial"/>
              <w:lang w:val="en-US"/>
            </w:rPr>
          </w:rPrChange>
        </w:rPr>
        <w:t xml:space="preserve"> Inteligência Artificial</w:t>
      </w:r>
    </w:p>
    <w:p w14:paraId="2235A949" w14:textId="4DC2B437" w:rsidR="00621B60" w:rsidRPr="00232D18" w:rsidRDefault="00621B60" w:rsidP="00FF16DC">
      <w:pPr>
        <w:rPr>
          <w:rFonts w:eastAsia="Arial"/>
        </w:rPr>
      </w:pPr>
    </w:p>
    <w:p w14:paraId="07044340" w14:textId="77777777" w:rsidR="00621B60" w:rsidRPr="00232D18" w:rsidRDefault="00621B60">
      <w:pPr>
        <w:suppressAutoHyphens w:val="0"/>
        <w:spacing w:after="0"/>
        <w:ind w:firstLine="0"/>
        <w:jc w:val="left"/>
        <w:rPr>
          <w:rFonts w:eastAsia="Arial"/>
          <w:rPrChange w:id="23" w:author="Mario" w:date="2017-07-16T20:22:00Z">
            <w:rPr>
              <w:rFonts w:eastAsia="Arial"/>
              <w:lang w:val="en-US"/>
            </w:rPr>
          </w:rPrChange>
        </w:rPr>
      </w:pPr>
      <w:r w:rsidRPr="00232D18">
        <w:rPr>
          <w:rFonts w:eastAsia="Arial"/>
          <w:rPrChange w:id="24" w:author="Mario" w:date="2017-07-16T20:22:00Z">
            <w:rPr>
              <w:rFonts w:eastAsia="Arial"/>
              <w:lang w:val="en-US"/>
            </w:rPr>
          </w:rPrChange>
        </w:rPr>
        <w:br w:type="page"/>
      </w:r>
    </w:p>
    <w:p w14:paraId="563242D5" w14:textId="03985F22" w:rsidR="00621B60" w:rsidRDefault="382A6C4F" w:rsidP="382A6C4F">
      <w:pPr>
        <w:pStyle w:val="Ttulo"/>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tulo"/>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w:t>
      </w:r>
      <w:proofErr w:type="spellStart"/>
      <w:r w:rsidRPr="009630D6">
        <w:rPr>
          <w:rFonts w:eastAsia="Arial" w:cs="Arial"/>
          <w:lang w:val="en-US"/>
        </w:rPr>
        <w:t>Bovespa</w:t>
      </w:r>
      <w:proofErr w:type="spellEnd"/>
      <w:r w:rsidRPr="009630D6">
        <w:rPr>
          <w:rFonts w:eastAsia="Arial" w:cs="Arial"/>
          <w:lang w:val="en-US"/>
        </w:rPr>
        <w:t xml:space="preserve"> provides data regarding the exchange of messages between the parties that constitute the financial market, </w:t>
      </w:r>
      <w:ins w:id="25"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26" w:author="mario" w:date="2017-07-15T09:03:00Z">
        <w:r w:rsidR="00FD570E">
          <w:rPr>
            <w:rFonts w:eastAsia="Arial" w:cs="Arial"/>
            <w:lang w:val="en-US"/>
          </w:rPr>
          <w:t>n</w:t>
        </w:r>
      </w:ins>
      <w:r w:rsidRPr="009630D6">
        <w:rPr>
          <w:rFonts w:eastAsia="Arial" w:cs="Arial"/>
          <w:lang w:val="en-US"/>
        </w:rPr>
        <w:t xml:space="preserve"> </w:t>
      </w:r>
      <w:ins w:id="27"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28"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29"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0"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31"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32" w:author="mario" w:date="2017-07-15T09:04:00Z">
        <w:r w:rsidRPr="009630D6" w:rsidDel="00FD570E">
          <w:rPr>
            <w:rFonts w:eastAsia="Arial" w:cs="Arial"/>
            <w:lang w:val="en-US"/>
          </w:rPr>
          <w:delText>computational application</w:delText>
        </w:r>
      </w:del>
      <w:ins w:id="33" w:author="mario" w:date="2017-07-15T09:04:00Z">
        <w:r w:rsidR="00FD570E">
          <w:rPr>
            <w:rFonts w:eastAsia="Arial" w:cs="Arial"/>
            <w:lang w:val="en-US"/>
          </w:rPr>
          <w:t xml:space="preserve"> software</w:t>
        </w:r>
      </w:ins>
      <w:proofErr w:type="gramEnd"/>
      <w:ins w:id="34" w:author="mario" w:date="2017-07-15T09:05:00Z">
        <w:r w:rsidR="00FD570E">
          <w:rPr>
            <w:rFonts w:eastAsia="Arial" w:cs="Arial"/>
            <w:lang w:val="en-US"/>
          </w:rPr>
          <w:t xml:space="preserve"> </w:t>
        </w:r>
      </w:ins>
      <w:del w:id="35"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36"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37" w:author="mario" w:date="2017-07-15T09:07:00Z">
        <w:r w:rsidR="00374BB7">
          <w:rPr>
            <w:rFonts w:eastAsia="Arial" w:cs="Arial"/>
            <w:lang w:val="en-US"/>
          </w:rPr>
          <w:t xml:space="preserve">forecasting and </w:t>
        </w:r>
      </w:ins>
      <w:r w:rsidRPr="009630D6">
        <w:rPr>
          <w:rFonts w:eastAsia="Arial" w:cs="Arial"/>
          <w:lang w:val="en-US"/>
        </w:rPr>
        <w:t>prediction</w:t>
      </w:r>
      <w:ins w:id="38" w:author="mario" w:date="2017-07-15T09:07:00Z">
        <w:r w:rsidR="00374BB7">
          <w:rPr>
            <w:rFonts w:eastAsia="Arial" w:cs="Arial"/>
            <w:lang w:val="en-US"/>
          </w:rPr>
          <w:t>,</w:t>
        </w:r>
      </w:ins>
      <w:r w:rsidRPr="009630D6">
        <w:rPr>
          <w:rFonts w:eastAsia="Arial" w:cs="Arial"/>
          <w:lang w:val="en-US"/>
        </w:rPr>
        <w:t xml:space="preserve"> </w:t>
      </w:r>
      <w:ins w:id="39" w:author="mario" w:date="2017-07-15T09:07:00Z">
        <w:r w:rsidR="00374BB7">
          <w:rPr>
            <w:rFonts w:eastAsia="Arial" w:cs="Arial"/>
            <w:lang w:val="en-US"/>
          </w:rPr>
          <w:t>that</w:t>
        </w:r>
      </w:ins>
      <w:del w:id="40" w:author="mario" w:date="2017-07-15T09:05:00Z">
        <w:r w:rsidRPr="009630D6" w:rsidDel="00374BB7">
          <w:rPr>
            <w:rFonts w:eastAsia="Arial" w:cs="Arial"/>
            <w:lang w:val="en-US"/>
          </w:rPr>
          <w:delText xml:space="preserve">that </w:delText>
        </w:r>
      </w:del>
      <w:ins w:id="41"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42" w:author="mario" w:date="2017-07-15T09:05:00Z">
        <w:r w:rsidR="00374BB7">
          <w:rPr>
            <w:rFonts w:eastAsia="Arial" w:cs="Arial"/>
            <w:lang w:val="en-US"/>
          </w:rPr>
          <w:t xml:space="preserve">Artificial </w:t>
        </w:r>
      </w:ins>
      <w:del w:id="43" w:author="mario" w:date="2017-07-15T09:05:00Z">
        <w:r w:rsidRPr="382A6C4F" w:rsidDel="00374BB7">
          <w:rPr>
            <w:rFonts w:eastAsia="Arial" w:cs="Arial"/>
            <w:lang w:val="en-US"/>
          </w:rPr>
          <w:delText xml:space="preserve">Neural </w:delText>
        </w:r>
      </w:del>
      <w:ins w:id="44"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45"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tulo"/>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ndicedeilustra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46"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47"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tulo"/>
        <w:rPr>
          <w:rFonts w:eastAsia="Arial"/>
        </w:rPr>
      </w:pPr>
      <w:r w:rsidRPr="382A6C4F">
        <w:rPr>
          <w:rFonts w:eastAsia="Arial"/>
        </w:rPr>
        <w:br w:type="page"/>
      </w:r>
      <w:bookmarkStart w:id="48" w:name="_Toc336248062"/>
      <w:bookmarkStart w:id="49" w:name="_Toc336248261"/>
      <w:bookmarkStart w:id="50" w:name="_Toc336248550"/>
      <w:bookmarkStart w:id="51"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52" w:name="_Toc398580783"/>
    </w:p>
    <w:p w14:paraId="6E90BBFC" w14:textId="33DA5EA4" w:rsidR="00701AE4" w:rsidRDefault="382A6C4F" w:rsidP="382A6C4F">
      <w:pPr>
        <w:pStyle w:val="Ttulo"/>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ndicedeilustra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8913FA">
      <w:pPr>
        <w:pStyle w:val="ndicedeilustra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tulo"/>
      </w:pPr>
      <w:r w:rsidRPr="382A6C4F">
        <w:rPr>
          <w:rFonts w:eastAsia="Arial"/>
        </w:rPr>
        <w:t>LISTA DE ABREVIATUAS E SIGLAS</w:t>
      </w:r>
      <w:bookmarkEnd w:id="7"/>
      <w:bookmarkEnd w:id="48"/>
      <w:bookmarkEnd w:id="49"/>
      <w:bookmarkEnd w:id="50"/>
      <w:bookmarkEnd w:id="51"/>
      <w:bookmarkEnd w:id="52"/>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proofErr w:type="spellStart"/>
      <w:r w:rsidRPr="00933E83">
        <w:rPr>
          <w:i/>
          <w:iCs/>
        </w:rPr>
        <w:t>Mult</w:t>
      </w:r>
      <w:r w:rsidR="00C40993">
        <w:rPr>
          <w:i/>
          <w:iCs/>
        </w:rPr>
        <w:t>i</w:t>
      </w:r>
      <w:r w:rsidRPr="00933E83">
        <w:rPr>
          <w:i/>
          <w:iCs/>
        </w:rPr>
        <w:t>layer</w:t>
      </w:r>
      <w:proofErr w:type="spellEnd"/>
      <w:r w:rsidRPr="00933E83">
        <w:rPr>
          <w:i/>
          <w:iCs/>
        </w:rPr>
        <w:t xml:space="preserve"> </w:t>
      </w:r>
      <w:proofErr w:type="spellStart"/>
      <w:r w:rsidRPr="00933E83">
        <w:rPr>
          <w:i/>
          <w:iCs/>
        </w:rPr>
        <w:t>Perceptron</w:t>
      </w:r>
      <w:proofErr w:type="spellEnd"/>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tulo"/>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53" w:name="_Toc198052996"/>
    </w:p>
    <w:sdt>
      <w:sdtPr>
        <w:id w:val="682325806"/>
        <w:docPartObj>
          <w:docPartGallery w:val="Table of Contents"/>
          <w:docPartUnique/>
        </w:docPartObj>
      </w:sdtPr>
      <w:sdtEndPr/>
      <w:sdtContent>
        <w:p w14:paraId="0AFBC75E" w14:textId="3EB347C3" w:rsidR="00F0378C" w:rsidRDefault="00F0378C" w:rsidP="001B3CD2">
          <w:pPr>
            <w:tabs>
              <w:tab w:val="right" w:pos="709"/>
            </w:tabs>
            <w:ind w:firstLine="0"/>
          </w:pPr>
        </w:p>
        <w:p w14:paraId="35069B5D" w14:textId="77777777" w:rsidR="00750EA0" w:rsidRDefault="00F0378C">
          <w:pPr>
            <w:pStyle w:val="Sumrio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8913FA">
          <w:pPr>
            <w:pStyle w:val="Sumrio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8913FA">
          <w:pPr>
            <w:pStyle w:val="Sumrio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8913FA">
          <w:pPr>
            <w:pStyle w:val="Sumrio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Ttulo1"/>
      </w:pPr>
      <w:bookmarkStart w:id="54" w:name="_Toc447474808"/>
      <w:bookmarkStart w:id="55" w:name="_Toc462599921"/>
      <w:bookmarkStart w:id="56" w:name="_Toc465711338"/>
      <w:bookmarkStart w:id="57" w:name="_Toc486423132"/>
      <w:r w:rsidRPr="00385E45">
        <w:lastRenderedPageBreak/>
        <w:t>INTRODUÇÃO</w:t>
      </w:r>
      <w:bookmarkEnd w:id="53"/>
      <w:bookmarkEnd w:id="54"/>
      <w:bookmarkEnd w:id="55"/>
      <w:bookmarkEnd w:id="56"/>
      <w:bookmarkEnd w:id="57"/>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End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End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End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58" w:author="mario" w:date="2017-07-15T09:12:00Z">
        <w:r>
          <w:rPr>
            <w:rFonts w:eastAsia="Arial" w:cs="Arial"/>
          </w:rPr>
          <w:t xml:space="preserve">Existe uma empresa que trabalha com IA aplicada ao mercado financeiro, criada no final de 2015 como um torneio para a </w:t>
        </w:r>
        <w:proofErr w:type="spellStart"/>
        <w:r>
          <w:rPr>
            <w:rFonts w:eastAsia="Arial" w:cs="Arial"/>
          </w:rPr>
          <w:t>predicao</w:t>
        </w:r>
        <w:proofErr w:type="spellEnd"/>
        <w:r>
          <w:rPr>
            <w:rFonts w:eastAsia="Arial" w:cs="Arial"/>
          </w:rPr>
          <w:t xml:space="preserve"> e </w:t>
        </w:r>
        <w:proofErr w:type="spellStart"/>
        <w:r>
          <w:rPr>
            <w:rFonts w:eastAsia="Arial" w:cs="Arial"/>
          </w:rPr>
          <w:t>previsao</w:t>
        </w:r>
        <w:proofErr w:type="spellEnd"/>
        <w:r>
          <w:rPr>
            <w:rFonts w:eastAsia="Arial" w:cs="Arial"/>
          </w:rPr>
          <w:t xml:space="preserve"> de dados do mercado</w:t>
        </w:r>
      </w:ins>
      <w:ins w:id="59" w:author="mario" w:date="2017-07-15T09:16:00Z">
        <w:r w:rsidR="009576D4">
          <w:rPr>
            <w:rFonts w:eastAsia="Arial" w:cs="Arial"/>
          </w:rPr>
          <w:t xml:space="preserve">. </w:t>
        </w:r>
      </w:ins>
      <w:ins w:id="60" w:author="mario" w:date="2017-07-15T09:15:00Z">
        <w:r>
          <w:rPr>
            <w:rFonts w:eastAsia="Arial" w:cs="Arial"/>
          </w:rPr>
          <w:t xml:space="preserve">Ela utiliza as melhores redes neurais artificiais para os </w:t>
        </w:r>
        <w:proofErr w:type="spellStart"/>
        <w:r>
          <w:rPr>
            <w:rFonts w:eastAsia="Arial" w:cs="Arial"/>
          </w:rPr>
          <w:t>proprios</w:t>
        </w:r>
        <w:proofErr w:type="spellEnd"/>
        <w:r>
          <w:rPr>
            <w:rFonts w:eastAsia="Arial" w:cs="Arial"/>
          </w:rPr>
          <w:t xml:space="preserve"> fundos de investimentos</w:t>
        </w:r>
        <w:r w:rsidR="009576D4">
          <w:rPr>
            <w:rFonts w:eastAsia="Arial" w:cs="Arial"/>
          </w:rPr>
          <w:t xml:space="preserve"> e com os ganhos, usa uma parte para pagar as pessoas que obtiveram o menor erro em </w:t>
        </w:r>
        <w:proofErr w:type="spellStart"/>
        <w:r w:rsidR="009576D4">
          <w:rPr>
            <w:rFonts w:eastAsia="Arial" w:cs="Arial"/>
          </w:rPr>
          <w:t>relacao</w:t>
        </w:r>
        <w:proofErr w:type="spellEnd"/>
        <w:r w:rsidR="009576D4">
          <w:rPr>
            <w:rFonts w:eastAsia="Arial" w:cs="Arial"/>
          </w:rPr>
          <w:t xml:space="preserve"> aos dados reais com </w:t>
        </w:r>
        <w:proofErr w:type="spellStart"/>
        <w:r w:rsidR="009576D4">
          <w:rPr>
            <w:rFonts w:eastAsia="Arial" w:cs="Arial"/>
          </w:rPr>
          <w:t>Bitcoins</w:t>
        </w:r>
        <w:proofErr w:type="spellEnd"/>
        <w:r w:rsidR="009576D4">
          <w:rPr>
            <w:rFonts w:eastAsia="Arial" w:cs="Arial"/>
          </w:rPr>
          <w:t>.</w:t>
        </w:r>
      </w:ins>
      <w:del w:id="61"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End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End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End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proofErr w:type="spellStart"/>
      <w:r w:rsidRPr="00C517EF">
        <w:rPr>
          <w:i/>
          <w:iCs/>
        </w:rPr>
        <w:t>Deep</w:t>
      </w:r>
      <w:proofErr w:type="spellEnd"/>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w:t>
      </w:r>
      <w:proofErr w:type="spellStart"/>
      <w:r w:rsidRPr="00C517EF">
        <w:t>Garry</w:t>
      </w:r>
      <w:proofErr w:type="spellEnd"/>
      <w:r w:rsidRPr="00C517EF">
        <w:t xml:space="preserve"> </w:t>
      </w:r>
      <w:proofErr w:type="spellStart"/>
      <w:r w:rsidRPr="00C517EF">
        <w:t>Kasparov</w:t>
      </w:r>
      <w:proofErr w:type="spellEnd"/>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End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62"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63" w:author="mario" w:date="2017-07-15T09:17:00Z"/>
      <w:sdt>
        <w:sdtPr>
          <w:id w:val="-199789874"/>
          <w:citation/>
        </w:sdtPr>
        <w:sdtEndPr/>
        <w:sdtContent>
          <w:customXmlDelRangeEnd w:id="63"/>
          <w:del w:id="64"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65" w:author="mario" w:date="2017-07-15T09:17:00Z"/>
        </w:sdtContent>
      </w:sdt>
      <w:customXmlDelRangeEnd w:id="65"/>
      <w:del w:id="66"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End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67" w:author="mario" w:date="2017-07-15T09:17:00Z">
        <w:r w:rsidDel="009576D4">
          <w:delText xml:space="preserve">até </w:delText>
        </w:r>
      </w:del>
      <w:ins w:id="68" w:author="mario" w:date="2017-07-15T09:17:00Z">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proofErr w:type="spellStart"/>
      <w:r w:rsidR="00552651" w:rsidRPr="00C517EF">
        <w:rPr>
          <w:i/>
          <w:iCs/>
        </w:rPr>
        <w:t>Brexit</w:t>
      </w:r>
      <w:proofErr w:type="spellEnd"/>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EndPr/>
        <w:sdtContent>
          <w:r>
            <w:fldChar w:fldCharType="begin"/>
          </w:r>
          <w:r w:rsidR="00982F5C">
            <w:instrText xml:space="preserve">CITATION Chu16 \n  \t  \l 1046 </w:instrText>
          </w:r>
          <w:r>
            <w:fldChar w:fldCharType="separate"/>
          </w:r>
          <w:r w:rsidR="007C43C0">
            <w:rPr>
              <w:noProof/>
            </w:rPr>
            <w:t>(2016)</w:t>
          </w:r>
          <w:r>
            <w:fldChar w:fldCharType="end"/>
          </w:r>
        </w:sdtContent>
      </w:sdt>
      <w:ins w:id="69" w:author="mario" w:date="2017-07-15T09:18:00Z">
        <w:r w:rsidR="009576D4">
          <w:t>, e impactando na liquidez dos investimentos, como mostrado pelo trabalho de</w:t>
        </w:r>
      </w:ins>
      <w:ins w:id="70" w:author="mario" w:date="2017-07-15T09:19:00Z">
        <w:r w:rsidR="009576D4">
          <w:t xml:space="preserve"> Hendershott, Jones e Menkveld</w:t>
        </w:r>
      </w:ins>
      <w:ins w:id="71" w:author="mario" w:date="2017-07-15T09:18:00Z">
        <w:r w:rsidR="009576D4">
          <w:t xml:space="preserve"> </w:t>
        </w:r>
      </w:ins>
      <w:customXmlInsRangeStart w:id="72" w:author="mario" w:date="2017-07-15T09:19:00Z"/>
      <w:sdt>
        <w:sdtPr>
          <w:id w:val="232050293"/>
          <w:citation/>
        </w:sdtPr>
        <w:sdtEndPr/>
        <w:sdtContent>
          <w:customXmlInsRangeEnd w:id="72"/>
          <w:ins w:id="73" w:author="mario" w:date="2017-07-15T09:19:00Z">
            <w:r w:rsidR="009576D4">
              <w:fldChar w:fldCharType="begin"/>
            </w:r>
            <w:r w:rsidR="009576D4">
              <w:instrText xml:space="preserve">CITATION HEN11 \n  \t  \l 1033 </w:instrText>
            </w:r>
          </w:ins>
          <w:r w:rsidR="009576D4">
            <w:fldChar w:fldCharType="separate"/>
          </w:r>
          <w:ins w:id="74" w:author="mario" w:date="2017-07-15T09:19:00Z">
            <w:r w:rsidR="009576D4">
              <w:rPr>
                <w:noProof/>
              </w:rPr>
              <w:t>(2011)</w:t>
            </w:r>
            <w:r w:rsidR="009576D4">
              <w:fldChar w:fldCharType="end"/>
            </w:r>
          </w:ins>
          <w:customXmlInsRangeStart w:id="75" w:author="mario" w:date="2017-07-15T09:19:00Z"/>
        </w:sdtContent>
      </w:sdt>
      <w:customXmlInsRangeEnd w:id="75"/>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76" w:author="mario" w:date="2017-07-15T09:20:00Z">
        <w:r w:rsidR="009576D4">
          <w:rPr>
            <w:rFonts w:eastAsia="Arial" w:cs="Arial"/>
          </w:rPr>
          <w:t xml:space="preserve"> artificiais</w:t>
        </w:r>
      </w:ins>
      <w:ins w:id="77"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End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78" w:author="mario" w:date="2017-07-15T09:21:00Z">
        <w:r w:rsidR="009D6B61" w:rsidDel="009576D4">
          <w:delText xml:space="preserve">previu </w:delText>
        </w:r>
      </w:del>
      <w:ins w:id="79" w:author="mario" w:date="2017-07-15T09:21:00Z">
        <w:r w:rsidR="009576D4">
          <w:t xml:space="preserve">que pode predizer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End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End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80" w:author="mario" w:date="2017-07-15T09:21:00Z">
        <w:r w:rsidR="00260270" w:rsidDel="009576D4">
          <w:delText xml:space="preserve">rede </w:delText>
        </w:r>
      </w:del>
      <w:ins w:id="81" w:author="mario" w:date="2017-07-15T09:21:00Z">
        <w:r w:rsidR="009576D4">
          <w:t xml:space="preserve">RNA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End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Ttulo2"/>
      </w:pPr>
      <w:bookmarkStart w:id="82" w:name="_Toc447474809"/>
      <w:bookmarkStart w:id="83" w:name="_Toc462599922"/>
      <w:bookmarkStart w:id="84" w:name="_Toc465711339"/>
      <w:bookmarkStart w:id="85" w:name="_Toc486423133"/>
      <w:r w:rsidRPr="002CE37B">
        <w:t>O</w:t>
      </w:r>
      <w:r w:rsidR="0004786F" w:rsidRPr="002CE37B">
        <w:t>bjetivos</w:t>
      </w:r>
      <w:bookmarkEnd w:id="82"/>
      <w:bookmarkEnd w:id="83"/>
      <w:bookmarkEnd w:id="84"/>
      <w:bookmarkEnd w:id="8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Ttulo2"/>
      </w:pPr>
      <w:bookmarkStart w:id="86" w:name="_Toc447474810"/>
      <w:bookmarkStart w:id="87" w:name="_Toc462599923"/>
      <w:bookmarkStart w:id="88" w:name="_Toc465711340"/>
      <w:bookmarkStart w:id="89" w:name="_Toc486423134"/>
      <w:r w:rsidRPr="00D71036">
        <w:t>J</w:t>
      </w:r>
      <w:r w:rsidR="0004786F" w:rsidRPr="00D71036">
        <w:t>ustificativa</w:t>
      </w:r>
      <w:bookmarkEnd w:id="86"/>
      <w:bookmarkEnd w:id="87"/>
      <w:bookmarkEnd w:id="88"/>
      <w:bookmarkEnd w:id="8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90" w:author="mario" w:date="2017-07-15T09:22:00Z">
        <w:r w:rsidR="007616A7">
          <w:rPr>
            <w:rFonts w:eastAsia="Arial" w:cs="Arial"/>
          </w:rPr>
          <w:t xml:space="preserve"> e </w:t>
        </w:r>
        <w:proofErr w:type="spellStart"/>
        <w:r w:rsidR="007616A7">
          <w:rPr>
            <w:rFonts w:eastAsia="Arial" w:cs="Arial"/>
          </w:rPr>
          <w:t>previsao</w:t>
        </w:r>
      </w:ins>
      <w:proofErr w:type="spellEnd"/>
      <w:r w:rsidR="00076348">
        <w:rPr>
          <w:rFonts w:eastAsia="Arial" w:cs="Arial"/>
        </w:rPr>
        <w:t xml:space="preserve"> de preços</w:t>
      </w:r>
      <w:del w:id="91"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92" w:author="mario" w:date="2017-07-15T09:23:00Z">
        <w:r w:rsidR="007616A7">
          <w:t>RNA</w:t>
        </w:r>
      </w:ins>
      <w:del w:id="93"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Ttulo2"/>
      </w:pPr>
      <w:bookmarkStart w:id="94" w:name="_Toc465711341"/>
      <w:bookmarkStart w:id="95" w:name="_Toc486423135"/>
      <w:r w:rsidRPr="00D71036">
        <w:t>Tecnologias</w:t>
      </w:r>
      <w:bookmarkEnd w:id="94"/>
      <w:r w:rsidR="00DE3612">
        <w:t xml:space="preserve"> e Ferramentas de Apoio</w:t>
      </w:r>
      <w:bookmarkEnd w:id="9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164777E"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End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End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End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w:t>
      </w:r>
      <w:proofErr w:type="spellStart"/>
      <w:r w:rsidR="00D818C4" w:rsidRPr="382A6C4F">
        <w:rPr>
          <w:rFonts w:eastAsia="Arial" w:cs="Arial"/>
        </w:rPr>
        <w:t>da</w:t>
      </w:r>
      <w:del w:id="96" w:author="mario" w:date="2017-07-15T09:23:00Z">
        <w:r w:rsidR="00D818C4" w:rsidRPr="382A6C4F" w:rsidDel="007616A7">
          <w:rPr>
            <w:rFonts w:eastAsia="Arial" w:cs="Arial"/>
          </w:rPr>
          <w:delText xml:space="preserve"> </w:delText>
        </w:r>
      </w:del>
      <w:ins w:id="97" w:author="mario" w:date="2017-07-15T09:23:00Z">
        <w:r w:rsidR="007616A7">
          <w:rPr>
            <w:rFonts w:eastAsia="Arial" w:cs="Arial"/>
          </w:rPr>
          <w:t>RNA</w:t>
        </w:r>
      </w:ins>
      <w:proofErr w:type="spellEnd"/>
      <w:del w:id="98"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Ttulo2"/>
      </w:pPr>
      <w:bookmarkStart w:id="99" w:name="_Toc447474811"/>
      <w:bookmarkStart w:id="100" w:name="_Toc462599924"/>
      <w:bookmarkStart w:id="101" w:name="_Toc465711342"/>
      <w:bookmarkStart w:id="102" w:name="_Toc486423136"/>
      <w:r w:rsidRPr="00D71036">
        <w:t>Organização do Trabalho</w:t>
      </w:r>
      <w:bookmarkEnd w:id="99"/>
      <w:bookmarkEnd w:id="100"/>
      <w:bookmarkEnd w:id="101"/>
      <w:bookmarkEnd w:id="102"/>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proofErr w:type="spellStart"/>
      <w:r w:rsidR="006D3D59">
        <w:rPr>
          <w:rFonts w:eastAsia="Arial" w:cs="Arial"/>
        </w:rPr>
        <w:t>sobre</w:t>
      </w:r>
      <w:del w:id="103" w:author="mario" w:date="2017-07-15T09:23:00Z">
        <w:r w:rsidR="006D3D59" w:rsidRPr="382A6C4F" w:rsidDel="007616A7">
          <w:rPr>
            <w:rFonts w:eastAsia="Arial" w:cs="Arial"/>
          </w:rPr>
          <w:delText xml:space="preserve"> </w:delText>
        </w:r>
      </w:del>
      <w:ins w:id="104" w:author="mario" w:date="2017-07-15T09:23:00Z">
        <w:r w:rsidR="007616A7">
          <w:rPr>
            <w:rFonts w:eastAsia="Arial" w:cs="Arial"/>
          </w:rPr>
          <w:t>RNAs</w:t>
        </w:r>
      </w:ins>
      <w:proofErr w:type="spellEnd"/>
      <w:del w:id="105"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 xml:space="preserve">apresenta algumas ferramentas para a criação </w:t>
      </w:r>
      <w:proofErr w:type="spellStart"/>
      <w:r w:rsidRPr="382A6C4F">
        <w:rPr>
          <w:rFonts w:eastAsia="Arial" w:cs="Arial"/>
        </w:rPr>
        <w:t>de</w:t>
      </w:r>
      <w:del w:id="106" w:author="mario" w:date="2017-07-15T09:24:00Z">
        <w:r w:rsidRPr="382A6C4F" w:rsidDel="007616A7">
          <w:rPr>
            <w:rFonts w:eastAsia="Arial" w:cs="Arial"/>
          </w:rPr>
          <w:delText xml:space="preserve"> </w:delText>
        </w:r>
      </w:del>
      <w:ins w:id="107" w:author="mario" w:date="2017-07-15T09:24:00Z">
        <w:r w:rsidR="007616A7">
          <w:rPr>
            <w:rFonts w:eastAsia="Arial" w:cs="Arial"/>
          </w:rPr>
          <w:t>RNAs</w:t>
        </w:r>
      </w:ins>
      <w:proofErr w:type="spellEnd"/>
      <w:del w:id="108"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Ttulo1"/>
      </w:pPr>
      <w:r w:rsidRPr="00D71036">
        <w:br w:type="page"/>
      </w:r>
      <w:bookmarkStart w:id="109" w:name="_Toc462599925"/>
      <w:bookmarkStart w:id="110" w:name="_Toc465711343"/>
      <w:bookmarkStart w:id="111" w:name="_Toc486423137"/>
      <w:r w:rsidR="00BC1E3B" w:rsidRPr="00882F55">
        <w:lastRenderedPageBreak/>
        <w:t>REDES NEURAIS</w:t>
      </w:r>
      <w:r w:rsidR="00BC1E3B">
        <w:t xml:space="preserve"> ARTIFICIAIS</w:t>
      </w:r>
      <w:bookmarkEnd w:id="109"/>
      <w:bookmarkEnd w:id="110"/>
      <w:bookmarkEnd w:id="111"/>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12" w:name="_Toc198053001"/>
    </w:p>
    <w:p w14:paraId="3ACB5560" w14:textId="01D75F79" w:rsidR="001069D4" w:rsidRDefault="00444ACE" w:rsidP="002078DB">
      <w:bookmarkStart w:id="113" w:name="_Toc462599926"/>
      <w:bookmarkEnd w:id="112"/>
      <w:r w:rsidRPr="382A6C4F">
        <w:rPr>
          <w:rFonts w:eastAsia="Arial" w:cs="Arial"/>
        </w:rPr>
        <w:t>Rede Neural</w:t>
      </w:r>
      <w:ins w:id="114"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End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13"/>
    </w:p>
    <w:p w14:paraId="6981A04D" w14:textId="0E51A48F" w:rsidR="00886A90" w:rsidRPr="002E2FB6" w:rsidRDefault="00886A90" w:rsidP="00152728">
      <w:pPr>
        <w:pStyle w:val="PargrafodaLista"/>
        <w:numPr>
          <w:ilvl w:val="0"/>
          <w:numId w:val="2"/>
        </w:numPr>
        <w:rPr>
          <w:rFonts w:eastAsia="Arial" w:cs="Arial"/>
        </w:rPr>
      </w:pPr>
      <w:bookmarkStart w:id="115" w:name="_Toc462599927"/>
      <w:r w:rsidRPr="382A6C4F">
        <w:rPr>
          <w:rFonts w:eastAsia="Arial" w:cs="Arial"/>
        </w:rPr>
        <w:t>O conhecimento é adquirido pela rede a partir do ambiente em que se encontra durante um processo de aprendizagem</w:t>
      </w:r>
      <w:bookmarkEnd w:id="115"/>
    </w:p>
    <w:p w14:paraId="44D9E0CE" w14:textId="7AD0DC8D" w:rsidR="00886A90" w:rsidRPr="002E2FB6" w:rsidRDefault="00886A90" w:rsidP="00152728">
      <w:pPr>
        <w:pStyle w:val="PargrafodaLista"/>
        <w:numPr>
          <w:ilvl w:val="0"/>
          <w:numId w:val="2"/>
        </w:numPr>
        <w:rPr>
          <w:rFonts w:eastAsia="Arial" w:cs="Arial"/>
        </w:rPr>
      </w:pPr>
      <w:bookmarkStart w:id="11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16"/>
    </w:p>
    <w:p w14:paraId="51F77571" w14:textId="77777777" w:rsidR="005244A0" w:rsidRDefault="005244A0" w:rsidP="002078DB"/>
    <w:p w14:paraId="015807C2" w14:textId="0B926DA3" w:rsidR="005244A0" w:rsidRDefault="00233B56" w:rsidP="002078DB">
      <w:bookmarkStart w:id="11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18"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19"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End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17"/>
    </w:p>
    <w:p w14:paraId="6228508D" w14:textId="77777777" w:rsidR="00C14377" w:rsidRPr="005244A0" w:rsidRDefault="00C14377" w:rsidP="002078DB"/>
    <w:p w14:paraId="185E3A83" w14:textId="6ABC86FA" w:rsidR="00886A90" w:rsidRDefault="382A6C4F" w:rsidP="00B933AA">
      <w:pPr>
        <w:pStyle w:val="Citao"/>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Legenda"/>
      </w:pPr>
      <w:bookmarkStart w:id="120" w:name="_Ref463108960"/>
      <w:bookmarkStart w:id="121" w:name="_Toc465711382"/>
      <w:bookmarkStart w:id="122" w:name="_Toc486423002"/>
      <w:r>
        <w:lastRenderedPageBreak/>
        <w:t xml:space="preserve">Figura </w:t>
      </w:r>
      <w:r w:rsidR="008913FA">
        <w:fldChar w:fldCharType="begin"/>
      </w:r>
      <w:r w:rsidR="008913FA">
        <w:instrText xml:space="preserve"> SEQ Figura \* ARABIC </w:instrText>
      </w:r>
      <w:r w:rsidR="008913FA">
        <w:fldChar w:fldCharType="separate"/>
      </w:r>
      <w:r w:rsidR="00A114EB">
        <w:rPr>
          <w:noProof/>
        </w:rPr>
        <w:t>1</w:t>
      </w:r>
      <w:r w:rsidR="008913FA">
        <w:rPr>
          <w:noProof/>
        </w:rPr>
        <w:fldChar w:fldCharType="end"/>
      </w:r>
      <w:bookmarkEnd w:id="120"/>
      <w:r>
        <w:t>. Modelo de um Neurônio Artificial</w:t>
      </w:r>
      <w:bookmarkEnd w:id="121"/>
      <w:bookmarkEnd w:id="122"/>
    </w:p>
    <w:p w14:paraId="51A46605" w14:textId="77777777" w:rsidR="0053431D" w:rsidRPr="0053431D" w:rsidRDefault="0053431D" w:rsidP="0053431D"/>
    <w:p w14:paraId="5FB99F0B" w14:textId="6285B8A1" w:rsidR="006B717F" w:rsidRDefault="006B717F" w:rsidP="002F168E">
      <w:pPr>
        <w:pStyle w:val="Image"/>
      </w:pPr>
      <w:bookmarkStart w:id="123"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23"/>
    </w:p>
    <w:p w14:paraId="6F232718" w14:textId="6E852602" w:rsidR="006B717F" w:rsidRDefault="006B717F" w:rsidP="00ED5B11">
      <w:pPr>
        <w:pStyle w:val="Legenda"/>
      </w:pPr>
      <w:r>
        <w:t xml:space="preserve">Fonte: </w:t>
      </w:r>
      <w:sdt>
        <w:sdtPr>
          <w:id w:val="-257059422"/>
          <w:citation/>
        </w:sdtPr>
        <w:sdtEnd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2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End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24"/>
    </w:p>
    <w:p w14:paraId="4C108067" w14:textId="5C564524" w:rsidR="00AD57AF" w:rsidRDefault="00AD57AF" w:rsidP="00404D66">
      <w:pPr>
        <w:pStyle w:val="Legenda"/>
      </w:pPr>
      <w:bookmarkStart w:id="12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25"/>
    </w:p>
    <w:p w14:paraId="6A9826E2" w14:textId="20A1EDC8" w:rsidR="001B3CD2" w:rsidRDefault="00C14377" w:rsidP="00ED5B11">
      <w:pPr>
        <w:pStyle w:val="Legenda"/>
      </w:pPr>
      <w:bookmarkStart w:id="126" w:name="_Toc462599933"/>
      <w:bookmarkStart w:id="127" w:name="_Toc463109358"/>
      <w:r>
        <w:rPr>
          <w:noProof/>
          <w:lang w:eastAsia="pt-BR"/>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26"/>
      <w:bookmarkEnd w:id="12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proofErr w:type="spellStart"/>
      <w:r w:rsidR="00804435">
        <w:t>y</w:t>
      </w:r>
      <w:r w:rsidR="002E2FB6" w:rsidRPr="00804435">
        <w:rPr>
          <w:vertAlign w:val="subscript"/>
        </w:rPr>
        <w:t>k</w:t>
      </w:r>
      <w:proofErr w:type="spellEnd"/>
      <w:r w:rsidR="00A11CF8" w:rsidRPr="00404D66">
        <w:t xml:space="preserve"> é a saída do neurônio, f representa a função de ativação, dentro dos parênteses um somatório dos sinais de entrada (</w:t>
      </w:r>
      <w:proofErr w:type="spellStart"/>
      <w:r w:rsidR="00A11CF8" w:rsidRPr="00404D66">
        <w:t>x</w:t>
      </w:r>
      <w:r w:rsidR="00A11CF8" w:rsidRPr="00804435">
        <w:rPr>
          <w:vertAlign w:val="subscript"/>
        </w:rPr>
        <w:t>j</w:t>
      </w:r>
      <w:proofErr w:type="spellEnd"/>
      <w:r w:rsidR="00A11CF8" w:rsidRPr="00404D66">
        <w:t>) com os pesos sinápticos (</w:t>
      </w:r>
      <w:proofErr w:type="spellStart"/>
      <w:r w:rsidR="00A11CF8" w:rsidRPr="00404D66">
        <w:t>w</w:t>
      </w:r>
      <w:r w:rsidR="00A11CF8" w:rsidRPr="00804435">
        <w:rPr>
          <w:vertAlign w:val="subscript"/>
        </w:rPr>
        <w:t>kj</w:t>
      </w:r>
      <w:proofErr w:type="spellEnd"/>
      <w:r w:rsidR="00A11CF8" w:rsidRPr="00404D66">
        <w:t>) com o bias (</w:t>
      </w:r>
      <w:proofErr w:type="spellStart"/>
      <w:r w:rsidR="00A11CF8" w:rsidRPr="00404D66">
        <w:t>b</w:t>
      </w:r>
      <w:r w:rsidR="00A11CF8" w:rsidRPr="00804435">
        <w:rPr>
          <w:vertAlign w:val="subscript"/>
        </w:rPr>
        <w:t>k</w:t>
      </w:r>
      <w:proofErr w:type="spellEnd"/>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End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Ttulo2"/>
      </w:pPr>
      <w:bookmarkStart w:id="128" w:name="_Toc462599934"/>
      <w:bookmarkStart w:id="129" w:name="_Toc465711344"/>
      <w:bookmarkStart w:id="130" w:name="_Toc486423138"/>
      <w:r>
        <w:lastRenderedPageBreak/>
        <w:t xml:space="preserve">Motivação para utilizar Redes Neurais na </w:t>
      </w:r>
      <w:bookmarkEnd w:id="128"/>
      <w:r w:rsidR="002E2FB6">
        <w:t>Predição.</w:t>
      </w:r>
      <w:bookmarkEnd w:id="129"/>
      <w:bookmarkEnd w:id="13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3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End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31"/>
    </w:p>
    <w:p w14:paraId="5174C90D" w14:textId="16C86AF8" w:rsidR="00633B68" w:rsidRDefault="00633B68" w:rsidP="002078DB">
      <w:bookmarkStart w:id="13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End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32"/>
    </w:p>
    <w:p w14:paraId="48179982" w14:textId="77777777" w:rsidR="00633B68" w:rsidRDefault="00633B68" w:rsidP="002078DB"/>
    <w:p w14:paraId="6361E011" w14:textId="38E7702A" w:rsidR="00633B68" w:rsidRPr="00226508" w:rsidRDefault="00B933AA" w:rsidP="00AD1FC5">
      <w:pPr>
        <w:pStyle w:val="Ttulo2"/>
      </w:pPr>
      <w:bookmarkStart w:id="133" w:name="_Toc462599937"/>
      <w:bookmarkStart w:id="134" w:name="_Toc465711345"/>
      <w:bookmarkStart w:id="135" w:name="_Ref479839526"/>
      <w:bookmarkStart w:id="136" w:name="_Toc486423139"/>
      <w:r>
        <w:t>Funções</w:t>
      </w:r>
      <w:r w:rsidR="00633B68">
        <w:t xml:space="preserve"> de Ativação</w:t>
      </w:r>
      <w:bookmarkEnd w:id="133"/>
      <w:bookmarkEnd w:id="134"/>
      <w:bookmarkEnd w:id="135"/>
      <w:bookmarkEnd w:id="13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3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3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End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End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proofErr w:type="spellStart"/>
      <w:r w:rsidRPr="6103A698">
        <w:rPr>
          <w:rFonts w:eastAsia="Arial" w:cs="Arial"/>
          <w:i/>
          <w:iCs/>
        </w:rPr>
        <w:t>step</w:t>
      </w:r>
      <w:proofErr w:type="spellEnd"/>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End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38" w:name="_Ref463108951"/>
      <w:bookmarkStart w:id="139" w:name="_Ref464057648"/>
      <w:bookmarkStart w:id="140" w:name="_Toc465711383"/>
      <w:r>
        <w:br w:type="page"/>
      </w:r>
    </w:p>
    <w:p w14:paraId="46415DD9" w14:textId="1FA59A07" w:rsidR="0053431D" w:rsidRDefault="0053431D" w:rsidP="0053431D">
      <w:pPr>
        <w:pStyle w:val="Legenda"/>
      </w:pPr>
      <w:bookmarkStart w:id="141" w:name="_Toc486423003"/>
      <w:r>
        <w:lastRenderedPageBreak/>
        <w:t xml:space="preserve">Figura </w:t>
      </w:r>
      <w:r w:rsidR="008913FA">
        <w:fldChar w:fldCharType="begin"/>
      </w:r>
      <w:r w:rsidR="008913FA">
        <w:instrText xml:space="preserve"> SEQ Figura \* ARABIC </w:instrText>
      </w:r>
      <w:r w:rsidR="008913FA">
        <w:fldChar w:fldCharType="separate"/>
      </w:r>
      <w:r w:rsidR="00A114EB">
        <w:rPr>
          <w:noProof/>
        </w:rPr>
        <w:t>2</w:t>
      </w:r>
      <w:r w:rsidR="008913FA">
        <w:rPr>
          <w:noProof/>
        </w:rPr>
        <w:fldChar w:fldCharType="end"/>
      </w:r>
      <w:bookmarkEnd w:id="138"/>
      <w:r w:rsidRPr="00930E48">
        <w:rPr>
          <w:noProof/>
        </w:rPr>
        <w:t>. Funções de ativação</w:t>
      </w:r>
      <w:bookmarkEnd w:id="139"/>
      <w:bookmarkEnd w:id="140"/>
      <w:bookmarkEnd w:id="141"/>
    </w:p>
    <w:p w14:paraId="4CCAA305" w14:textId="07747D10" w:rsidR="002078DB" w:rsidRDefault="00624AF7" w:rsidP="002F168E">
      <w:pPr>
        <w:pStyle w:val="Image"/>
      </w:pPr>
      <w: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Legenda"/>
      </w:pPr>
      <w:r>
        <w:t xml:space="preserve">Fonte: </w:t>
      </w:r>
      <w:sdt>
        <w:sdtPr>
          <w:id w:val="-1611041371"/>
          <w:citation/>
        </w:sdtPr>
        <w:sdtEnd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w:t>
      </w:r>
      <w:proofErr w:type="spellStart"/>
      <w:r w:rsidR="00404D66">
        <w:t>Competitive</w:t>
      </w:r>
      <w:proofErr w:type="spellEnd"/>
      <w:r w:rsidR="00404D66">
        <w:t xml:space="preserve">, Linear, LOG, </w:t>
      </w:r>
      <w:proofErr w:type="spellStart"/>
      <w:r w:rsidR="00404D66">
        <w:t>Sigmoid</w:t>
      </w:r>
      <w:proofErr w:type="spellEnd"/>
      <w:r w:rsidR="00404D66">
        <w:t xml:space="preserve">, Soft Max, </w:t>
      </w:r>
      <w:proofErr w:type="spellStart"/>
      <w:r w:rsidR="00404D66">
        <w:t>TanH</w:t>
      </w:r>
      <w:proofErr w:type="spellEnd"/>
      <w:r w:rsidR="00404D66">
        <w:t xml:space="preserve"> </w:t>
      </w:r>
      <w:sdt>
        <w:sdtPr>
          <w:id w:val="-1285578114"/>
          <w:citation/>
        </w:sdtPr>
        <w:sdtEnd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w:t>
      </w:r>
      <w:proofErr w:type="spellStart"/>
      <w:r w:rsidR="00404D66">
        <w:t>Symmetric</w:t>
      </w:r>
      <w:proofErr w:type="spellEnd"/>
      <w:r w:rsidR="00404D66">
        <w:t xml:space="preserve"> Elliott </w:t>
      </w:r>
      <w:sdt>
        <w:sdtPr>
          <w:id w:val="-2090064760"/>
          <w:citation/>
        </w:sdtPr>
        <w:sdtEnd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Corpodetexto"/>
        <w:ind w:firstLine="0"/>
      </w:pPr>
    </w:p>
    <w:p w14:paraId="201F4D88" w14:textId="082BEA66" w:rsidR="0087680B" w:rsidRDefault="00251A58" w:rsidP="00AD1FC5">
      <w:pPr>
        <w:pStyle w:val="Ttulo2"/>
      </w:pPr>
      <w:bookmarkStart w:id="142" w:name="_Toc465711355"/>
      <w:bookmarkStart w:id="143" w:name="_Toc486423140"/>
      <w:r>
        <w:t>Topologias</w:t>
      </w:r>
      <w:r w:rsidR="002CE37B">
        <w:t xml:space="preserve"> da</w:t>
      </w:r>
      <w:r w:rsidR="003726B2">
        <w:t>s</w:t>
      </w:r>
      <w:r w:rsidR="002CE37B">
        <w:t xml:space="preserve"> Rede</w:t>
      </w:r>
      <w:r w:rsidR="003726B2">
        <w:t>s</w:t>
      </w:r>
      <w:r w:rsidR="002CE37B">
        <w:t xml:space="preserve"> </w:t>
      </w:r>
      <w:bookmarkEnd w:id="142"/>
      <w:r w:rsidR="003726B2">
        <w:t>Neurais</w:t>
      </w:r>
      <w:bookmarkEnd w:id="14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proofErr w:type="spellStart"/>
      <w:r w:rsidR="00286BBD" w:rsidRPr="6103A698">
        <w:rPr>
          <w:i/>
          <w:iCs/>
        </w:rPr>
        <w:t>feed-forward</w:t>
      </w:r>
      <w:proofErr w:type="spellEnd"/>
      <w:r w:rsidR="00286BBD">
        <w:t xml:space="preserve"> (alinhadas à frente) e </w:t>
      </w:r>
      <w:proofErr w:type="spellStart"/>
      <w:r w:rsidR="00286BBD" w:rsidRPr="6103A698">
        <w:rPr>
          <w:i/>
          <w:iCs/>
        </w:rPr>
        <w:t>recurrent</w:t>
      </w:r>
      <w:proofErr w:type="spellEnd"/>
      <w:r w:rsidR="00286BBD" w:rsidRPr="6103A698">
        <w:rPr>
          <w:i/>
          <w:iCs/>
        </w:rPr>
        <w:t xml:space="preserve"> network</w:t>
      </w:r>
      <w:r w:rsidR="00286BBD">
        <w:t xml:space="preserve"> (redes recorrentes)</w:t>
      </w:r>
      <w:r w:rsidRPr="6103A698">
        <w:t xml:space="preserve"> </w:t>
      </w:r>
      <w:sdt>
        <w:sdtPr>
          <w:id w:val="-699005528"/>
          <w:citation/>
        </w:sdtPr>
        <w:sdtEnd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Ttulo3"/>
      </w:pPr>
      <w:bookmarkStart w:id="144" w:name="_Toc465711356"/>
      <w:bookmarkStart w:id="145" w:name="_Toc486423141"/>
      <w:proofErr w:type="spellStart"/>
      <w:r>
        <w:t>Feed-Forward</w:t>
      </w:r>
      <w:bookmarkEnd w:id="144"/>
      <w:bookmarkEnd w:id="145"/>
      <w:proofErr w:type="spellEnd"/>
    </w:p>
    <w:p w14:paraId="7625D438" w14:textId="280DFD0D" w:rsidR="00E740A4" w:rsidRDefault="00E740A4" w:rsidP="002078DB">
      <w:pPr>
        <w:rPr>
          <w:ins w:id="146" w:author="mario" w:date="2017-07-15T09:26:00Z"/>
        </w:rPr>
      </w:pPr>
      <w:r>
        <w:t xml:space="preserve">As redes </w:t>
      </w:r>
      <w:proofErr w:type="spellStart"/>
      <w:r w:rsidRPr="00404D66">
        <w:rPr>
          <w:i/>
        </w:rPr>
        <w:t>feed-forward</w:t>
      </w:r>
      <w:proofErr w:type="spellEnd"/>
      <w:r>
        <w:t xml:space="preserve"> podem conter uma</w:t>
      </w:r>
      <w:r w:rsidR="00895283" w:rsidRPr="6103A698">
        <w:t xml:space="preserve"> (</w:t>
      </w:r>
      <w:r w:rsidR="00895283" w:rsidRPr="6103A698">
        <w:rPr>
          <w:i/>
          <w:iCs/>
        </w:rPr>
        <w:t>single-</w:t>
      </w:r>
      <w:proofErr w:type="spellStart"/>
      <w:r w:rsidR="00895283" w:rsidRPr="6103A698">
        <w:rPr>
          <w:i/>
          <w:iCs/>
        </w:rPr>
        <w:t>layer</w:t>
      </w:r>
      <w:proofErr w:type="spellEnd"/>
      <w:r w:rsidR="00895283" w:rsidRPr="6103A698">
        <w:t>)</w:t>
      </w:r>
      <w:r>
        <w:t xml:space="preserve"> ou mais camadas (</w:t>
      </w:r>
      <w:proofErr w:type="spellStart"/>
      <w:r w:rsidRPr="6103A698">
        <w:rPr>
          <w:i/>
          <w:iCs/>
        </w:rPr>
        <w:t>multilayer</w:t>
      </w:r>
      <w:proofErr w:type="spellEnd"/>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End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77DA94E" w14:textId="77777777" w:rsidR="009F4FA6" w:rsidRDefault="009F4FA6" w:rsidP="009F4FA6">
      <w:pPr>
        <w:rPr>
          <w:ins w:id="147" w:author="mario" w:date="2017-07-15T09:26:00Z"/>
        </w:rPr>
      </w:pPr>
      <w:ins w:id="148" w:author="mario" w:date="2017-07-15T09:26:00Z">
        <w:r>
          <w:t xml:space="preserve">A </w:t>
        </w:r>
        <w:r>
          <w:fldChar w:fldCharType="begin"/>
        </w:r>
        <w:r>
          <w:instrText xml:space="preserve"> REF _Ref463108914 \h </w:instrText>
        </w:r>
      </w:ins>
      <w:ins w:id="149" w:author="mario" w:date="2017-07-15T09:26:00Z">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Legenda"/>
      </w:pPr>
      <w:bookmarkStart w:id="150" w:name="_Ref463108914"/>
      <w:bookmarkStart w:id="151" w:name="_Toc465711389"/>
      <w:bookmarkStart w:id="152" w:name="_Toc486423004"/>
      <w:r>
        <w:t xml:space="preserve">Figura </w:t>
      </w:r>
      <w:r w:rsidR="008913FA">
        <w:fldChar w:fldCharType="begin"/>
      </w:r>
      <w:r w:rsidR="008913FA">
        <w:instrText xml:space="preserve"> SEQ Figura \* ARABIC </w:instrText>
      </w:r>
      <w:r w:rsidR="008913FA">
        <w:fldChar w:fldCharType="separate"/>
      </w:r>
      <w:r w:rsidR="00404D66">
        <w:rPr>
          <w:noProof/>
        </w:rPr>
        <w:t>3</w:t>
      </w:r>
      <w:r w:rsidR="008913FA">
        <w:rPr>
          <w:noProof/>
        </w:rPr>
        <w:fldChar w:fldCharType="end"/>
      </w:r>
      <w:bookmarkEnd w:id="150"/>
      <w:r w:rsidRPr="6103A698">
        <w:t xml:space="preserve">. </w:t>
      </w:r>
      <w:proofErr w:type="spellStart"/>
      <w:r w:rsidRPr="00A40E6B">
        <w:t>Multilayer</w:t>
      </w:r>
      <w:proofErr w:type="spellEnd"/>
      <w:r w:rsidRPr="6103A698">
        <w:t xml:space="preserve"> </w:t>
      </w:r>
      <w:proofErr w:type="spellStart"/>
      <w:r w:rsidRPr="00A40E6B">
        <w:t>perceptron</w:t>
      </w:r>
      <w:proofErr w:type="spellEnd"/>
      <w:r w:rsidRPr="00A40E6B">
        <w:t xml:space="preserve"> (MLP)</w:t>
      </w:r>
      <w:bookmarkEnd w:id="151"/>
      <w:bookmarkEnd w:id="152"/>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Legenda"/>
      </w:pPr>
      <w:r w:rsidRPr="002F711A">
        <w:t xml:space="preserve">Fonte: </w:t>
      </w:r>
      <w:sdt>
        <w:sdtPr>
          <w:rPr>
            <w:lang w:val="en-US"/>
          </w:rPr>
          <w:id w:val="-430737157"/>
          <w:citation/>
        </w:sdtPr>
        <w:sdtEnd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53" w:author="mario" w:date="2017-07-15T09:26:00Z"/>
        </w:rPr>
      </w:pPr>
      <w:del w:id="154"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Ttulo4"/>
        <w:numPr>
          <w:ilvl w:val="3"/>
          <w:numId w:val="2"/>
        </w:numPr>
        <w:rPr>
          <w:lang w:val="pt-BR"/>
        </w:rPr>
      </w:pPr>
      <w:bookmarkStart w:id="155" w:name="_Ref478497315"/>
      <w:r>
        <w:t xml:space="preserve">Incorporação do Tempo em </w:t>
      </w:r>
      <w:proofErr w:type="spellStart"/>
      <w:r>
        <w:t>Feed-Forward</w:t>
      </w:r>
      <w:bookmarkEnd w:id="155"/>
      <w:proofErr w:type="spellEnd"/>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End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0CAFCB3" w:rsidR="00372529" w:rsidRDefault="6103A698" w:rsidP="00B81B91">
      <w:pPr>
        <w:rPr>
          <w:ins w:id="156" w:author="mario" w:date="2017-07-15T09:28:00Z"/>
        </w:rPr>
      </w:pPr>
      <w:r>
        <w:lastRenderedPageBreak/>
        <w:t>Um exemplo para este caso</w:t>
      </w:r>
      <w:r w:rsidR="00B81B91">
        <w:t xml:space="preserve"> é</w:t>
      </w:r>
      <w:r>
        <w:t xml:space="preserve"> a TLFN focada (</w:t>
      </w:r>
      <w:proofErr w:type="spellStart"/>
      <w:r w:rsidRPr="6103A698">
        <w:rPr>
          <w:i/>
          <w:iCs/>
        </w:rPr>
        <w:t>focused</w:t>
      </w:r>
      <w:proofErr w:type="spellEnd"/>
      <w:r w:rsidRPr="6103A698">
        <w:rPr>
          <w:i/>
          <w:iCs/>
        </w:rPr>
        <w:t xml:space="preserve"> time </w:t>
      </w:r>
      <w:proofErr w:type="spellStart"/>
      <w:r w:rsidRPr="6103A698">
        <w:rPr>
          <w:i/>
          <w:iCs/>
        </w:rPr>
        <w:t>lagged</w:t>
      </w:r>
      <w:proofErr w:type="spellEnd"/>
      <w:r w:rsidRPr="6103A698">
        <w:rPr>
          <w:i/>
          <w:iCs/>
        </w:rPr>
        <w:t xml:space="preserve"> </w:t>
      </w:r>
      <w:proofErr w:type="spellStart"/>
      <w:r w:rsidRPr="6103A698">
        <w:rPr>
          <w:i/>
          <w:iCs/>
        </w:rPr>
        <w:t>feed-forward</w:t>
      </w:r>
      <w:proofErr w:type="spellEnd"/>
      <w:r w:rsidRPr="6103A698">
        <w:rPr>
          <w:i/>
          <w:iCs/>
        </w:rPr>
        <w:t xml:space="preserve"> network</w:t>
      </w:r>
      <w:r>
        <w:t xml:space="preserve">), </w:t>
      </w:r>
      <w:r w:rsidR="00372529">
        <w:t xml:space="preserve">na qual </w:t>
      </w:r>
      <w:r>
        <w:t xml:space="preserve">os atrasos de tempo são incorporados somente na camada de entrada. </w:t>
      </w:r>
    </w:p>
    <w:p w14:paraId="79D6CCE3" w14:textId="77777777" w:rsidR="009F4FA6" w:rsidRDefault="009F4FA6" w:rsidP="009F4FA6">
      <w:moveToRangeStart w:id="157" w:author="mario" w:date="2017-07-15T09:28:00Z" w:name="move487874215"/>
      <w:moveTo w:id="158" w:author="mario" w:date="2017-07-15T09:28:00Z">
        <w:r w:rsidRPr="43C6375D">
          <w:t>A</w:t>
        </w:r>
        <w:r>
          <w:t xml:space="preserve"> </w:t>
        </w:r>
        <w:r>
          <w:fldChar w:fldCharType="begin"/>
        </w:r>
        <w:r>
          <w:instrText xml:space="preserve"> REF _Ref484419267 \h </w:instrText>
        </w:r>
      </w:moveTo>
      <w:moveTo w:id="159" w:author="mario" w:date="2017-07-15T09:28:00Z">
        <w:r>
          <w:fldChar w:fldCharType="separate"/>
        </w:r>
        <w:r>
          <w:t xml:space="preserve">Figura </w:t>
        </w:r>
        <w:r>
          <w:rPr>
            <w:noProof/>
          </w:rPr>
          <w:t>4</w:t>
        </w:r>
        <w:r>
          <w:fldChar w:fldCharType="end"/>
        </w:r>
        <w:r>
          <w:t xml:space="preserve"> ilustra uma TLFN focada, na qual as</w:t>
        </w:r>
        <w:r w:rsidRPr="43C6375D">
          <w:t xml:space="preserve"> entradas são apresentadas à camada de entrada neurônio por neurônio, ou seja, com um </w:t>
        </w:r>
        <w:proofErr w:type="spellStart"/>
        <w:r w:rsidRPr="6103A698">
          <w:rPr>
            <w:i/>
            <w:iCs/>
          </w:rPr>
          <w:t>delay</w:t>
        </w:r>
        <w:proofErr w:type="spellEnd"/>
        <w:r w:rsidRPr="6103A698">
          <w:rPr>
            <w:i/>
            <w:iCs/>
          </w:rPr>
          <w:t xml:space="preserve">. </w:t>
        </w:r>
        <w:r>
          <w:t>O</w:t>
        </w:r>
        <w:r w:rsidRPr="43C6375D">
          <w:t xml:space="preserve"> primeiro neurônio</w:t>
        </w:r>
        <w:r>
          <w:t xml:space="preserve"> alimentado com o dado do instante n</w:t>
        </w:r>
        <w:r w:rsidRPr="43C6375D">
          <w:t>,</w:t>
        </w:r>
        <w:r>
          <w:t xml:space="preserve"> o segundo com o dado d</w:t>
        </w:r>
        <w:r w:rsidRPr="43C6375D">
          <w:t xml:space="preserve">o </w:t>
        </w:r>
        <w:r>
          <w:t>n</w:t>
        </w:r>
        <w:r w:rsidRPr="6103A698">
          <w:rPr>
            <w:i/>
            <w:iCs/>
          </w:rPr>
          <w:t>-1</w:t>
        </w:r>
        <w:r>
          <w:t xml:space="preserve"> </w:t>
        </w:r>
        <w:r w:rsidRPr="43C6375D">
          <w:t>e assim por diante, até atingir</w:t>
        </w:r>
        <w:r>
          <w:t xml:space="preserve"> todos os neurônios da camada (p)</w:t>
        </w:r>
        <w:r w:rsidRPr="6103A698">
          <w:t>.</w:t>
        </w:r>
      </w:moveTo>
    </w:p>
    <w:moveToRangeEnd w:id="157"/>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Legenda"/>
      </w:pPr>
      <w:bookmarkStart w:id="160" w:name="_Ref484419267"/>
      <w:bookmarkStart w:id="161" w:name="_Ref484419251"/>
      <w:bookmarkStart w:id="162" w:name="_Toc486423005"/>
      <w:r>
        <w:t xml:space="preserve">Figura </w:t>
      </w:r>
      <w:r w:rsidR="008913FA">
        <w:fldChar w:fldCharType="begin"/>
      </w:r>
      <w:r w:rsidR="008913FA">
        <w:instrText xml:space="preserve"> SEQ Figura \* ARABIC </w:instrText>
      </w:r>
      <w:r w:rsidR="008913FA">
        <w:fldChar w:fldCharType="separate"/>
      </w:r>
      <w:r w:rsidR="00404D66">
        <w:rPr>
          <w:noProof/>
        </w:rPr>
        <w:t>4</w:t>
      </w:r>
      <w:r w:rsidR="008913FA">
        <w:rPr>
          <w:noProof/>
        </w:rPr>
        <w:fldChar w:fldCharType="end"/>
      </w:r>
      <w:bookmarkEnd w:id="160"/>
      <w:r w:rsidRPr="00A15138">
        <w:t>. TLFN focada.</w:t>
      </w:r>
      <w:bookmarkEnd w:id="161"/>
      <w:bookmarkEnd w:id="162"/>
    </w:p>
    <w:p w14:paraId="56701E61" w14:textId="3CEC0974" w:rsidR="00B55EA5" w:rsidRDefault="00B55EA5" w:rsidP="002F168E">
      <w:pPr>
        <w:pStyle w:val="Image"/>
      </w:pPr>
      <w: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Legenda"/>
      </w:pPr>
      <w:r>
        <w:t xml:space="preserve">Fonte: </w:t>
      </w:r>
      <w:sdt>
        <w:sdtPr>
          <w:id w:val="-649286901"/>
          <w:citation/>
        </w:sdtPr>
        <w:sdtEnd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63" w:author="mario" w:date="2017-07-15T09:28:00Z" w:name="move487874215"/>
      <w:moveFrom w:id="164"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moveFrom>
      <w:del w:id="165" w:author="mario" w:date="2017-07-15T09:28:00Z"/>
      <w:moveFrom w:id="166" w:author="mario" w:date="2017-07-15T09:28:00Z">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63"/>
    <w:p w14:paraId="453D8624" w14:textId="523DE54C" w:rsidR="00135C3C" w:rsidRDefault="00135C3C" w:rsidP="006102FB">
      <w:pPr>
        <w:ind w:firstLine="0"/>
      </w:pPr>
    </w:p>
    <w:p w14:paraId="2B928933" w14:textId="6D7331B3" w:rsidR="00135C3C" w:rsidRDefault="43C6375D" w:rsidP="00AD1FC5">
      <w:pPr>
        <w:pStyle w:val="Ttulo3"/>
      </w:pPr>
      <w:bookmarkStart w:id="167" w:name="_Toc465711357"/>
      <w:bookmarkStart w:id="168" w:name="_Ref478158505"/>
      <w:bookmarkStart w:id="169" w:name="_Ref478158520"/>
      <w:bookmarkStart w:id="170" w:name="_Ref478497316"/>
      <w:bookmarkStart w:id="171" w:name="_Toc486423142"/>
      <w:proofErr w:type="spellStart"/>
      <w:r>
        <w:t>Recurrent</w:t>
      </w:r>
      <w:proofErr w:type="spellEnd"/>
      <w:r>
        <w:t xml:space="preserve"> Network</w:t>
      </w:r>
      <w:bookmarkEnd w:id="167"/>
      <w:bookmarkEnd w:id="168"/>
      <w:bookmarkEnd w:id="169"/>
      <w:bookmarkEnd w:id="170"/>
      <w:bookmarkEnd w:id="171"/>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proofErr w:type="spellStart"/>
      <w:r w:rsidRPr="6103A698">
        <w:rPr>
          <w:i/>
          <w:iCs/>
        </w:rPr>
        <w:t>feed-forward</w:t>
      </w:r>
      <w:proofErr w:type="spellEnd"/>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End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172"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End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77777777" w:rsidR="009F4FA6" w:rsidRDefault="009F4FA6" w:rsidP="009F4FA6">
      <w:moveToRangeStart w:id="173" w:author="mario" w:date="2017-07-15T09:28:00Z" w:name="move487874245"/>
      <w:moveTo w:id="174" w:author="mario" w:date="2017-07-15T09:28:00Z">
        <w:r>
          <w:t xml:space="preserve">A </w:t>
        </w:r>
        <w:r>
          <w:fldChar w:fldCharType="begin"/>
        </w:r>
        <w:r>
          <w:instrText xml:space="preserve"> REF _Ref463108889 \h </w:instrText>
        </w:r>
      </w:moveTo>
      <w:moveTo w:id="175" w:author="mario" w:date="2017-07-15T09:28:00Z">
        <w:r>
          <w:fldChar w:fldCharType="separate"/>
        </w:r>
        <w:r w:rsidRPr="00B81B91">
          <w:t>Figura 5</w:t>
        </w:r>
        <w:r>
          <w:fldChar w:fldCharType="end"/>
        </w:r>
        <w:r>
          <w:t xml:space="preserve"> ilustra uma rede recorrente, e nota-se a diferença dita anteriormente: o fluxo de dados tem uma parte cíclica.</w:t>
        </w:r>
      </w:moveTo>
    </w:p>
    <w:moveToRangeEnd w:id="173"/>
    <w:p w14:paraId="08A82CE9" w14:textId="77777777" w:rsidR="709AD7E9" w:rsidRDefault="709AD7E9" w:rsidP="00106770">
      <w:pPr>
        <w:rPr>
          <w:rFonts w:eastAsia="Arial"/>
        </w:rPr>
      </w:pPr>
    </w:p>
    <w:p w14:paraId="0C6576BC" w14:textId="7664C83F" w:rsidR="0053431D" w:rsidRPr="00B81B91" w:rsidRDefault="0053431D" w:rsidP="00B81B91">
      <w:pPr>
        <w:pStyle w:val="Legenda"/>
      </w:pPr>
      <w:bookmarkStart w:id="176" w:name="_Ref463108889"/>
      <w:bookmarkStart w:id="177" w:name="_Toc465711391"/>
      <w:bookmarkStart w:id="178" w:name="_Toc486423006"/>
      <w:r w:rsidRPr="00B81B91">
        <w:t xml:space="preserve">Figura </w:t>
      </w:r>
      <w:r w:rsidR="008913FA">
        <w:fldChar w:fldCharType="begin"/>
      </w:r>
      <w:r w:rsidR="008913FA">
        <w:instrText xml:space="preserve"> SEQ Figura \* ARABIC </w:instrText>
      </w:r>
      <w:r w:rsidR="008913FA">
        <w:fldChar w:fldCharType="separate"/>
      </w:r>
      <w:r w:rsidR="00B81B91" w:rsidRPr="00B81B91">
        <w:t>5</w:t>
      </w:r>
      <w:r w:rsidR="008913FA">
        <w:fldChar w:fldCharType="end"/>
      </w:r>
      <w:bookmarkEnd w:id="176"/>
      <w:r w:rsidRPr="00B81B91">
        <w:t xml:space="preserve">. </w:t>
      </w:r>
      <w:proofErr w:type="spellStart"/>
      <w:r w:rsidRPr="00B81B91">
        <w:t>Recurrent</w:t>
      </w:r>
      <w:proofErr w:type="spellEnd"/>
      <w:r w:rsidRPr="00B81B91">
        <w:t xml:space="preserve"> Network</w:t>
      </w:r>
      <w:bookmarkEnd w:id="177"/>
      <w:bookmarkEnd w:id="178"/>
    </w:p>
    <w:p w14:paraId="5FDD4D6A" w14:textId="2B793578" w:rsidR="00E328A3" w:rsidRPr="00701AE4" w:rsidRDefault="006102FB" w:rsidP="006102FB">
      <w:pPr>
        <w:pStyle w:val="Image"/>
      </w:pPr>
      <w:r w:rsidRPr="006102FB">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Legenda"/>
      </w:pPr>
      <w:r w:rsidRPr="002F711A">
        <w:t xml:space="preserve">Fonte: </w:t>
      </w:r>
      <w:sdt>
        <w:sdtPr>
          <w:id w:val="-1030718834"/>
          <w:citation/>
        </w:sdtPr>
        <w:sdtEnd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179" w:author="mario" w:date="2017-07-15T09:28:00Z" w:name="move487874245"/>
      <w:moveFrom w:id="180" w:author="mario" w:date="2017-07-15T09:28:00Z">
        <w:r w:rsidDel="009F4FA6">
          <w:t xml:space="preserve">A </w:t>
        </w:r>
        <w:r w:rsidR="00701AE4" w:rsidDel="009F4FA6">
          <w:fldChar w:fldCharType="begin"/>
        </w:r>
        <w:r w:rsidR="00701AE4" w:rsidDel="009F4FA6">
          <w:instrText xml:space="preserve"> REF _Ref463108889 \h </w:instrText>
        </w:r>
      </w:moveFrom>
      <w:del w:id="181" w:author="mario" w:date="2017-07-15T09:28:00Z"/>
      <w:moveFrom w:id="182" w:author="mario" w:date="2017-07-15T09:28:00Z">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179"/>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End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Corpodetexto"/>
      </w:pPr>
    </w:p>
    <w:p w14:paraId="0BC14BB5" w14:textId="49ACF923" w:rsidR="0087680B" w:rsidRDefault="709AD7E9" w:rsidP="00AD1FC5">
      <w:pPr>
        <w:pStyle w:val="Ttulo2"/>
      </w:pPr>
      <w:bookmarkStart w:id="183" w:name="_Toc465711358"/>
      <w:bookmarkStart w:id="184" w:name="_Ref479840862"/>
      <w:bookmarkStart w:id="185" w:name="_Toc486423143"/>
      <w:r>
        <w:t>Aprendizagem</w:t>
      </w:r>
      <w:bookmarkEnd w:id="183"/>
      <w:bookmarkEnd w:id="184"/>
      <w:bookmarkEnd w:id="185"/>
    </w:p>
    <w:p w14:paraId="27D2B4CE" w14:textId="77777777" w:rsidR="00B81B91" w:rsidRDefault="00F30CAA" w:rsidP="00B81B91">
      <w:pPr>
        <w:rPr>
          <w:ins w:id="186"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End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87" w:name="_Ref463108821"/>
      <w:bookmarkStart w:id="188" w:name="_Toc465711393"/>
    </w:p>
    <w:p w14:paraId="60BB4FDA" w14:textId="77777777" w:rsidR="009F4FA6" w:rsidRDefault="009F4FA6" w:rsidP="009F4FA6">
      <w:moveToRangeStart w:id="189" w:author="mario" w:date="2017-07-15T09:28:00Z" w:name="move487874265"/>
      <w:proofErr w:type="spellStart"/>
      <w:moveTo w:id="190" w:author="mario" w:date="2017-07-15T09:28:00Z">
        <w:r>
          <w:t>Monard</w:t>
        </w:r>
        <w:proofErr w:type="spellEnd"/>
        <w:r>
          <w:t xml:space="preserve"> e </w:t>
        </w:r>
        <w:proofErr w:type="spellStart"/>
        <w:r>
          <w:t>Baranauskas</w:t>
        </w:r>
        <w:proofErr w:type="spellEnd"/>
        <w:r>
          <w:t xml:space="preserve"> (2003) explicam a</w:t>
        </w:r>
        <w:r w:rsidRPr="6103A698">
          <w:t xml:space="preserve"> </w:t>
        </w:r>
        <w:r>
          <w:fldChar w:fldCharType="begin"/>
        </w:r>
        <w:r>
          <w:instrText xml:space="preserve"> REF _Ref463108821 \h </w:instrText>
        </w:r>
      </w:moveTo>
      <w:moveTo w:id="191" w:author="mario" w:date="2017-07-15T09:28:00Z">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189"/>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Legenda"/>
      </w:pPr>
      <w:bookmarkStart w:id="192" w:name="_Toc486423007"/>
      <w:r>
        <w:t xml:space="preserve">Figura </w:t>
      </w:r>
      <w:r w:rsidR="008913FA">
        <w:fldChar w:fldCharType="begin"/>
      </w:r>
      <w:r w:rsidR="008913FA">
        <w:instrText xml:space="preserve"> SEQ Figura \* ARABIC </w:instrText>
      </w:r>
      <w:r w:rsidR="008913FA">
        <w:fldChar w:fldCharType="separate"/>
      </w:r>
      <w:r w:rsidR="00B81B91">
        <w:rPr>
          <w:noProof/>
        </w:rPr>
        <w:t>6</w:t>
      </w:r>
      <w:r w:rsidR="008913FA">
        <w:rPr>
          <w:noProof/>
        </w:rPr>
        <w:fldChar w:fldCharType="end"/>
      </w:r>
      <w:bookmarkEnd w:id="187"/>
      <w:r w:rsidRPr="00197CF5">
        <w:t>. Hierarquia do aprendizado</w:t>
      </w:r>
      <w:bookmarkEnd w:id="188"/>
      <w:bookmarkEnd w:id="192"/>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Legenda"/>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193" w:author="mario" w:date="2017-07-15T09:28:00Z" w:name="move487874265"/>
      <w:moveFrom w:id="194"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moveFrom>
      <w:del w:id="195" w:author="mario" w:date="2017-07-15T09:28:00Z"/>
      <w:moveFrom w:id="196" w:author="mario" w:date="2017-07-15T09:28:00Z">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193"/>
    <w:p w14:paraId="70FF54DF" w14:textId="77777777" w:rsidR="00251A58" w:rsidRDefault="00251A58" w:rsidP="002078DB">
      <w:pPr>
        <w:pStyle w:val="Citao"/>
      </w:pPr>
    </w:p>
    <w:p w14:paraId="44A23033" w14:textId="5D9241A2" w:rsidR="00E1583B" w:rsidRDefault="382A6C4F" w:rsidP="382A6C4F">
      <w:pPr>
        <w:pStyle w:val="Citao"/>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197"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198" w:author="mario" w:date="2017-07-15T09:29:00Z" w:name="move487874288"/>
      <w:moveTo w:id="199" w:author="mario" w:date="2017-07-15T09:29:00Z">
        <w:r>
          <w:t xml:space="preserve">Além disso, existe um parâmetro importante a ser considerado: o </w:t>
        </w:r>
        <w:proofErr w:type="spellStart"/>
        <w:r>
          <w:rPr>
            <w:i/>
          </w:rPr>
          <w:t>dropout</w:t>
        </w:r>
        <w:proofErr w:type="spellEnd"/>
        <w:r>
          <w:rPr>
            <w:i/>
          </w:rPr>
          <w:t xml:space="preserve"> rate</w:t>
        </w:r>
        <w:r>
          <w:t xml:space="preserve"> que é utilizado para evitar que a rede decore ao invés de aprender, conhecido como </w:t>
        </w:r>
        <w:proofErr w:type="spellStart"/>
        <w:r>
          <w:rPr>
            <w:i/>
          </w:rPr>
          <w:t>overfitting</w:t>
        </w:r>
        <w:proofErr w:type="spellEnd"/>
        <w:r>
          <w:t xml:space="preserve">. Com o uso do </w:t>
        </w:r>
        <w:proofErr w:type="spellStart"/>
        <w:r>
          <w:rPr>
            <w:i/>
          </w:rPr>
          <w:t>dropout</w:t>
        </w:r>
        <w:proofErr w:type="spellEnd"/>
        <w:r>
          <w:t xml:space="preserve">, alguns neurônios são desativados, como se fossem removidos temporariamente (daí o nome </w:t>
        </w:r>
        <w:proofErr w:type="spellStart"/>
        <w:r>
          <w:rPr>
            <w:i/>
          </w:rPr>
          <w:t>drop</w:t>
        </w:r>
        <w:proofErr w:type="spellEnd"/>
        <w:r>
          <w:t xml:space="preserve">), como se pode verificar comparando-se as redes ilustradas nas </w:t>
        </w:r>
        <w:r>
          <w:fldChar w:fldCharType="begin"/>
        </w:r>
        <w:r>
          <w:instrText xml:space="preserve"> REF _Ref474871108 \h </w:instrText>
        </w:r>
      </w:moveTo>
      <w:moveTo w:id="200" w:author="mario" w:date="2017-07-15T09:29:00Z">
        <w:r>
          <w:fldChar w:fldCharType="separate"/>
        </w:r>
        <w:r>
          <w:t xml:space="preserve">Figura </w:t>
        </w:r>
        <w:r>
          <w:rPr>
            <w:noProof/>
          </w:rPr>
          <w:t>7</w:t>
        </w:r>
        <w:r>
          <w:fldChar w:fldCharType="end"/>
        </w:r>
        <w:r>
          <w:t xml:space="preserve"> (a) e (b).</w:t>
        </w:r>
      </w:moveTo>
    </w:p>
    <w:moveToRangeEnd w:id="198"/>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Legenda"/>
        <w:rPr>
          <w:i/>
        </w:rPr>
      </w:pPr>
      <w:bookmarkStart w:id="201" w:name="_Ref474871108"/>
      <w:bookmarkStart w:id="202" w:name="_Ref474871088"/>
      <w:bookmarkStart w:id="203" w:name="_Toc486423008"/>
      <w:r>
        <w:t xml:space="preserve">Figura </w:t>
      </w:r>
      <w:r w:rsidR="008913FA">
        <w:fldChar w:fldCharType="begin"/>
      </w:r>
      <w:r w:rsidR="008913FA">
        <w:instrText xml:space="preserve"> SEQ Figura \* ARABIC </w:instrText>
      </w:r>
      <w:r w:rsidR="008913FA">
        <w:fldChar w:fldCharType="separate"/>
      </w:r>
      <w:r w:rsidR="00241171">
        <w:rPr>
          <w:noProof/>
        </w:rPr>
        <w:t>7</w:t>
      </w:r>
      <w:r w:rsidR="008913FA">
        <w:rPr>
          <w:noProof/>
        </w:rPr>
        <w:fldChar w:fldCharType="end"/>
      </w:r>
      <w:bookmarkEnd w:id="201"/>
      <w:r>
        <w:t xml:space="preserve">. Redes com e sem </w:t>
      </w:r>
      <w:proofErr w:type="spellStart"/>
      <w:r>
        <w:rPr>
          <w:i/>
        </w:rPr>
        <w:t>dropout</w:t>
      </w:r>
      <w:bookmarkEnd w:id="202"/>
      <w:bookmarkEnd w:id="203"/>
      <w:proofErr w:type="spellEnd"/>
    </w:p>
    <w:p w14:paraId="79A5E090" w14:textId="028B5081" w:rsidR="00987CB1" w:rsidRDefault="00987CB1" w:rsidP="002F168E">
      <w:pPr>
        <w:pStyle w:val="Image"/>
        <w:rPr>
          <w:i/>
        </w:rPr>
      </w:pPr>
      <w: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Legenda"/>
      </w:pPr>
      <w:r w:rsidRPr="008D3BB7">
        <w:t xml:space="preserve">Fonte: </w:t>
      </w:r>
      <w:sdt>
        <w:sdtPr>
          <w:id w:val="289255358"/>
          <w:citation/>
        </w:sdtPr>
        <w:sdtEnd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04" w:author="mario" w:date="2017-07-15T09:29:00Z" w:name="move487874288"/>
      <w:moveFrom w:id="205"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moveFrom>
      <w:del w:id="206" w:author="mario" w:date="2017-07-15T09:29:00Z"/>
      <w:moveFrom w:id="207" w:author="mario" w:date="2017-07-15T09:29:00Z">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04"/>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Ttulo3"/>
      </w:pPr>
      <w:bookmarkStart w:id="208" w:name="_Toc465711359"/>
      <w:bookmarkStart w:id="209" w:name="_Toc486423144"/>
      <w:proofErr w:type="spellStart"/>
      <w:r>
        <w:t>Backpropagation</w:t>
      </w:r>
      <w:bookmarkEnd w:id="208"/>
      <w:bookmarkEnd w:id="209"/>
      <w:proofErr w:type="spellEnd"/>
    </w:p>
    <w:p w14:paraId="3592AA01" w14:textId="3896B595" w:rsidR="00761C20" w:rsidRDefault="0048667A" w:rsidP="002078DB">
      <w:proofErr w:type="spellStart"/>
      <w:r>
        <w:t>Chauvin</w:t>
      </w:r>
      <w:proofErr w:type="spellEnd"/>
      <w:r>
        <w:t xml:space="preserve"> e </w:t>
      </w:r>
      <w:proofErr w:type="spellStart"/>
      <w:r>
        <w:t>Rumelhart</w:t>
      </w:r>
      <w:proofErr w:type="spellEnd"/>
      <w:r w:rsidR="0090203D" w:rsidRPr="6103A698">
        <w:t xml:space="preserve"> </w:t>
      </w:r>
      <w:sdt>
        <w:sdtPr>
          <w:id w:val="539480082"/>
          <w:citation/>
        </w:sdtPr>
        <w:sdtEnd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Corpodetexto"/>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Corpodetexto"/>
        <w:numPr>
          <w:ilvl w:val="0"/>
          <w:numId w:val="3"/>
        </w:numPr>
      </w:pPr>
      <w:r>
        <w:t>Esses pesos são ajustados para minimizar o erro da saída</w:t>
      </w:r>
      <w:r w:rsidR="00A90E11">
        <w:t>.</w:t>
      </w:r>
    </w:p>
    <w:p w14:paraId="2F164CD2" w14:textId="7F2F9C01" w:rsidR="0090203D" w:rsidRDefault="6103A698" w:rsidP="00152728">
      <w:pPr>
        <w:pStyle w:val="Corpodetexto"/>
        <w:numPr>
          <w:ilvl w:val="0"/>
          <w:numId w:val="3"/>
        </w:numPr>
      </w:pPr>
      <w:r>
        <w:lastRenderedPageBreak/>
        <w:t xml:space="preserve">Este processo continua de forma regressiva pelas camadas da rede (por isso o nome </w:t>
      </w:r>
      <w:proofErr w:type="spellStart"/>
      <w:r w:rsidRPr="6103A698">
        <w:rPr>
          <w:i/>
          <w:iCs/>
        </w:rPr>
        <w:t>Backpropagation</w:t>
      </w:r>
      <w:proofErr w:type="spellEnd"/>
      <w:r>
        <w:t>).</w:t>
      </w:r>
    </w:p>
    <w:p w14:paraId="57A68462" w14:textId="673DF8B9" w:rsidR="0087680B" w:rsidRDefault="00685898" w:rsidP="006F4BBC">
      <w:pPr>
        <w:pStyle w:val="Corpodetexto"/>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proofErr w:type="spellStart"/>
      <w:r w:rsidR="00AA69E8">
        <w:rPr>
          <w:i/>
        </w:rPr>
        <w:t>Backpropagation</w:t>
      </w:r>
      <w:proofErr w:type="spellEnd"/>
      <w:r w:rsidR="00AA69E8">
        <w:t>, estará disponível os seguintes algoritmos</w:t>
      </w:r>
      <w:r w:rsidR="006F4BBC">
        <w:t xml:space="preserve">: </w:t>
      </w:r>
      <w:proofErr w:type="spellStart"/>
      <w:r w:rsidR="006F4BBC" w:rsidRPr="00AA69E8">
        <w:rPr>
          <w:i/>
        </w:rPr>
        <w:t>Resilient</w:t>
      </w:r>
      <w:proofErr w:type="spellEnd"/>
      <w:r w:rsidR="006F4BBC" w:rsidRPr="00AA69E8">
        <w:rPr>
          <w:i/>
        </w:rPr>
        <w:t xml:space="preserve"> </w:t>
      </w:r>
      <w:proofErr w:type="spellStart"/>
      <w:r w:rsidR="006F4BBC" w:rsidRPr="00AA69E8">
        <w:rPr>
          <w:i/>
        </w:rPr>
        <w:t>Propagation</w:t>
      </w:r>
      <w:proofErr w:type="spellEnd"/>
      <w:r w:rsidR="006F4BBC">
        <w:t xml:space="preserve"> </w:t>
      </w:r>
      <w:sdt>
        <w:sdtPr>
          <w:id w:val="386306060"/>
          <w:citation/>
        </w:sdtPr>
        <w:sdtEnd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 xml:space="preserve">Manhattan </w:t>
      </w:r>
      <w:proofErr w:type="spellStart"/>
      <w:r w:rsidR="006F4BBC" w:rsidRPr="00AA69E8">
        <w:rPr>
          <w:i/>
        </w:rPr>
        <w:t>Propagation</w:t>
      </w:r>
      <w:proofErr w:type="spellEnd"/>
      <w:r w:rsidR="006F4BBC">
        <w:t xml:space="preserve"> </w:t>
      </w:r>
      <w:sdt>
        <w:sdtPr>
          <w:id w:val="-931284526"/>
          <w:citation/>
        </w:sdtPr>
        <w:sdtEnd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210" w:name="_Toc465711362"/>
      <w:proofErr w:type="spellStart"/>
      <w:r w:rsidR="00245ADC" w:rsidRPr="00AA69E8">
        <w:rPr>
          <w:i/>
        </w:rPr>
        <w:t>Quick</w:t>
      </w:r>
      <w:proofErr w:type="spellEnd"/>
      <w:r w:rsidR="006F4BBC" w:rsidRPr="00AA69E8">
        <w:rPr>
          <w:i/>
        </w:rPr>
        <w:t xml:space="preserve"> </w:t>
      </w:r>
      <w:proofErr w:type="spellStart"/>
      <w:r w:rsidR="00245ADC" w:rsidRPr="00AA69E8">
        <w:rPr>
          <w:i/>
        </w:rPr>
        <w:t>Propagation</w:t>
      </w:r>
      <w:bookmarkEnd w:id="210"/>
      <w:proofErr w:type="spellEnd"/>
      <w:r w:rsidR="006F4BBC">
        <w:t xml:space="preserve"> </w:t>
      </w:r>
      <w:sdt>
        <w:sdtPr>
          <w:id w:val="-141969155"/>
          <w:citation/>
        </w:sdtPr>
        <w:sdtEnd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211" w:name="_Toc465711363"/>
      <w:r w:rsidR="006F4BBC">
        <w:t xml:space="preserve"> </w:t>
      </w:r>
      <w:proofErr w:type="spellStart"/>
      <w:r w:rsidR="00BD6299" w:rsidRPr="00AA69E8">
        <w:rPr>
          <w:i/>
        </w:rPr>
        <w:t>Scaled</w:t>
      </w:r>
      <w:proofErr w:type="spellEnd"/>
      <w:r w:rsidR="006F4BBC" w:rsidRPr="00AA69E8">
        <w:rPr>
          <w:i/>
        </w:rPr>
        <w:t xml:space="preserve"> </w:t>
      </w:r>
      <w:proofErr w:type="spellStart"/>
      <w:r w:rsidR="00BD6299" w:rsidRPr="00AA69E8">
        <w:rPr>
          <w:i/>
        </w:rPr>
        <w:t>Conjugate</w:t>
      </w:r>
      <w:proofErr w:type="spellEnd"/>
      <w:r w:rsidR="006F4BBC" w:rsidRPr="00AA69E8">
        <w:rPr>
          <w:i/>
        </w:rPr>
        <w:t xml:space="preserve"> </w:t>
      </w:r>
      <w:proofErr w:type="spellStart"/>
      <w:r w:rsidR="00BD6299" w:rsidRPr="00AA69E8">
        <w:rPr>
          <w:i/>
        </w:rPr>
        <w:t>Gradient</w:t>
      </w:r>
      <w:bookmarkEnd w:id="211"/>
      <w:proofErr w:type="spellEnd"/>
      <w:r w:rsidR="006F4BBC">
        <w:t xml:space="preserve"> </w:t>
      </w:r>
      <w:r w:rsidR="00BD6299" w:rsidRPr="6103A698">
        <w:t xml:space="preserve"> </w:t>
      </w:r>
      <w:sdt>
        <w:sdtPr>
          <w:id w:val="-2046905683"/>
          <w:citation/>
        </w:sdtPr>
        <w:sdtEnd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Ttulo2"/>
      </w:pPr>
      <w:bookmarkStart w:id="212" w:name="_Toc465711364"/>
      <w:bookmarkStart w:id="213" w:name="_Ref478744429"/>
      <w:bookmarkStart w:id="214" w:name="_Toc486423145"/>
      <w:r>
        <w:t>Normalização</w:t>
      </w:r>
      <w:bookmarkEnd w:id="212"/>
      <w:bookmarkEnd w:id="213"/>
      <w:bookmarkEnd w:id="214"/>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proofErr w:type="spellStart"/>
      <w:r w:rsidRPr="6103A698">
        <w:rPr>
          <w:i/>
          <w:iCs/>
        </w:rPr>
        <w:t>float</w:t>
      </w:r>
      <w:proofErr w:type="spellEnd"/>
      <w:r>
        <w:t xml:space="preserve">), de acordo com a função de ativação (entre -1 e 1, ou 0 e 1) </w:t>
      </w:r>
      <w:sdt>
        <w:sdtPr>
          <w:id w:val="959382557"/>
          <w:citation/>
        </w:sdtPr>
        <w:sdtEnd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7D682831" w:rsidR="003A1D26" w:rsidRDefault="003A1D26" w:rsidP="002078DB">
      <w:del w:id="215" w:author="Mario" w:date="2017-07-16T20:21:00Z">
        <w:r w:rsidDel="00232D18">
          <w:delText xml:space="preserve">É possível normalizar </w:delText>
        </w:r>
        <w:r w:rsidR="00CA2F21" w:rsidDel="00232D18">
          <w:delText xml:space="preserve">os dados </w:delText>
        </w:r>
        <w:r w:rsidDel="00232D18">
          <w:delText>de várias formas, desde regra de</w:delText>
        </w:r>
        <w:r w:rsidR="00783D6B" w:rsidDel="00232D18">
          <w:delText xml:space="preserve"> três até </w:delText>
        </w:r>
        <w:r w:rsidR="005B6548" w:rsidDel="00232D18">
          <w:delText>o</w:delText>
        </w:r>
        <w:r w:rsidR="00783D6B" w:rsidDel="00232D18">
          <w:delText xml:space="preserve"> uso de equações. </w:delText>
        </w:r>
      </w:del>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Legenda"/>
      </w:pPr>
      <w:bookmarkStart w:id="216" w:name="_Ref486411125"/>
      <w:bookmarkStart w:id="217" w:name="_Toc486423072"/>
      <w:r>
        <w:t xml:space="preserve">Equação </w:t>
      </w:r>
      <w:r w:rsidR="008913FA">
        <w:fldChar w:fldCharType="begin"/>
      </w:r>
      <w:r w:rsidR="008913FA">
        <w:instrText xml:space="preserve"> SEQ Equação \* ARABIC </w:instrText>
      </w:r>
      <w:r w:rsidR="008913FA">
        <w:fldChar w:fldCharType="separate"/>
      </w:r>
      <w:r w:rsidR="005B6548">
        <w:rPr>
          <w:noProof/>
        </w:rPr>
        <w:t>2</w:t>
      </w:r>
      <w:r w:rsidR="008913FA">
        <w:rPr>
          <w:noProof/>
        </w:rPr>
        <w:fldChar w:fldCharType="end"/>
      </w:r>
      <w:bookmarkEnd w:id="216"/>
      <w:r>
        <w:t>. Normalização</w:t>
      </w:r>
      <w:bookmarkEnd w:id="217"/>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proofErr w:type="spellStart"/>
      <w:r w:rsidRPr="6103A698">
        <w:rPr>
          <w:i/>
          <w:iCs/>
        </w:rPr>
        <w:t>x</w:t>
      </w:r>
      <w:r w:rsidRPr="6103A698">
        <w:rPr>
          <w:i/>
          <w:iCs/>
          <w:vertAlign w:val="subscript"/>
        </w:rPr>
        <w:t>max</w:t>
      </w:r>
      <w:proofErr w:type="spellEnd"/>
      <w:r w:rsidRPr="6103A698">
        <w:rPr>
          <w:i/>
          <w:iCs/>
        </w:rPr>
        <w:t xml:space="preserve"> </w:t>
      </w:r>
      <w:r>
        <w:t>e</w:t>
      </w:r>
      <w:r w:rsidRPr="6103A698">
        <w:rPr>
          <w:i/>
          <w:iCs/>
        </w:rPr>
        <w:t xml:space="preserve"> </w:t>
      </w:r>
      <w:proofErr w:type="spellStart"/>
      <w:r w:rsidRPr="6103A698">
        <w:rPr>
          <w:i/>
          <w:iCs/>
        </w:rPr>
        <w:t>x</w:t>
      </w:r>
      <w:r w:rsidRPr="6103A698">
        <w:rPr>
          <w:i/>
          <w:iCs/>
          <w:vertAlign w:val="subscript"/>
        </w:rPr>
        <w:t>min</w:t>
      </w:r>
      <w:proofErr w:type="spellEnd"/>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w:t>
      </w:r>
      <w:proofErr w:type="spellStart"/>
      <w:r>
        <w:t>x</w:t>
      </w:r>
      <w:r w:rsidRPr="6103A698">
        <w:rPr>
          <w:vertAlign w:val="subscript"/>
        </w:rPr>
        <w:t>min</w:t>
      </w:r>
      <w:proofErr w:type="spellEnd"/>
      <w:r>
        <w:t xml:space="preserve"> = 0 e </w:t>
      </w:r>
      <w:proofErr w:type="spellStart"/>
      <w:r>
        <w:t>x</w:t>
      </w:r>
      <w:r w:rsidRPr="6103A698">
        <w:rPr>
          <w:vertAlign w:val="subscript"/>
        </w:rPr>
        <w:t>max</w:t>
      </w:r>
      <w:proofErr w:type="spellEnd"/>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18"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19" w:author="mario" w:date="2017-07-15T09:29:00Z" w:name="move487874306"/>
      <w:moveTo w:id="220" w:author="mario" w:date="2017-07-15T09:29:00Z">
        <w:r>
          <w:t xml:space="preserve">Como mostra a </w:t>
        </w:r>
        <w:r>
          <w:fldChar w:fldCharType="begin"/>
        </w:r>
        <w:r>
          <w:instrText xml:space="preserve"> REF _Ref486411158 \h </w:instrText>
        </w:r>
      </w:moveTo>
      <w:moveTo w:id="221" w:author="mario" w:date="2017-07-15T09:29:00Z">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19"/>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Legenda"/>
      </w:pPr>
      <w:bookmarkStart w:id="222" w:name="_Ref486411158"/>
      <w:bookmarkStart w:id="223" w:name="_Toc486423073"/>
      <w:r>
        <w:t xml:space="preserve">Equação </w:t>
      </w:r>
      <w:r w:rsidR="008913FA">
        <w:fldChar w:fldCharType="begin"/>
      </w:r>
      <w:r w:rsidR="008913FA">
        <w:instrText xml:space="preserve"> SEQ Equação \* ARABIC </w:instrText>
      </w:r>
      <w:r w:rsidR="008913FA">
        <w:fldChar w:fldCharType="separate"/>
      </w:r>
      <w:r w:rsidR="005B6548">
        <w:rPr>
          <w:noProof/>
        </w:rPr>
        <w:t>3</w:t>
      </w:r>
      <w:r w:rsidR="008913FA">
        <w:rPr>
          <w:noProof/>
        </w:rPr>
        <w:fldChar w:fldCharType="end"/>
      </w:r>
      <w:bookmarkEnd w:id="222"/>
      <w:r>
        <w:t>. Normalização com margem</w:t>
      </w:r>
      <w:bookmarkEnd w:id="223"/>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24" w:author="mario" w:date="2017-07-15T09:29:00Z" w:name="move487874306"/>
      <w:moveFrom w:id="225"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moveFrom>
      <w:del w:id="226" w:author="mario" w:date="2017-07-15T09:29:00Z"/>
      <w:moveFrom w:id="227" w:author="mario" w:date="2017-07-15T09:29:00Z">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24"/>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Legenda"/>
        <w:ind w:firstLine="0"/>
      </w:pPr>
      <w:bookmarkStart w:id="228" w:name="_Ref465195472"/>
      <w:bookmarkStart w:id="229" w:name="_Toc465711378"/>
      <w:bookmarkStart w:id="230" w:name="_Toc486423068"/>
      <w:r>
        <w:t xml:space="preserve">Tabela </w:t>
      </w:r>
      <w:r w:rsidR="008913FA">
        <w:fldChar w:fldCharType="begin"/>
      </w:r>
      <w:r w:rsidR="008913FA">
        <w:instrText xml:space="preserve"> SEQ Tabela \* ARABIC </w:instrText>
      </w:r>
      <w:r w:rsidR="008913FA">
        <w:fldChar w:fldCharType="separate"/>
      </w:r>
      <w:r w:rsidR="005B6548">
        <w:rPr>
          <w:noProof/>
        </w:rPr>
        <w:t>1</w:t>
      </w:r>
      <w:r w:rsidR="008913FA">
        <w:rPr>
          <w:noProof/>
        </w:rPr>
        <w:fldChar w:fldCharType="end"/>
      </w:r>
      <w:bookmarkEnd w:id="228"/>
      <w:r>
        <w:t>. Preços PRIO3 “puros”</w:t>
      </w:r>
      <w:bookmarkEnd w:id="229"/>
      <w:bookmarkEnd w:id="230"/>
    </w:p>
    <w:p w14:paraId="62D2A623" w14:textId="03E39B23" w:rsidR="00D93C67" w:rsidRDefault="00D93C67" w:rsidP="002F168E">
      <w:pPr>
        <w:pStyle w:val="Image"/>
      </w:pPr>
      <w:r>
        <w:lastRenderedPageBreak/>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Legenda"/>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w:t>
      </w:r>
      <w:proofErr w:type="gramStart"/>
      <w:r>
        <w:t>0</w:t>
      </w:r>
      <w:proofErr w:type="gramEnd"/>
      <w:r>
        <w:t xml:space="preserve">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Legenda"/>
      </w:pPr>
      <w:bookmarkStart w:id="231" w:name="_Ref486411279"/>
      <w:bookmarkStart w:id="232" w:name="_Toc486423074"/>
      <w:r>
        <w:t xml:space="preserve">Equação </w:t>
      </w:r>
      <w:r w:rsidR="008913FA">
        <w:fldChar w:fldCharType="begin"/>
      </w:r>
      <w:r w:rsidR="008913FA">
        <w:instrText xml:space="preserve"> SEQ Equação \* ARABIC </w:instrText>
      </w:r>
      <w:r w:rsidR="008913FA">
        <w:fldChar w:fldCharType="separate"/>
      </w:r>
      <w:r w:rsidR="005B6548">
        <w:rPr>
          <w:noProof/>
        </w:rPr>
        <w:t>4</w:t>
      </w:r>
      <w:r w:rsidR="008913FA">
        <w:rPr>
          <w:noProof/>
        </w:rPr>
        <w:fldChar w:fldCharType="end"/>
      </w:r>
      <w:bookmarkEnd w:id="231"/>
      <w:r>
        <w:t>. Normalização exemplo</w:t>
      </w:r>
      <w:bookmarkEnd w:id="232"/>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proofErr w:type="spellStart"/>
      <w:r w:rsidR="00021301" w:rsidRPr="6103A698">
        <w:rPr>
          <w:i/>
          <w:iCs/>
        </w:rPr>
        <w:t>x</w:t>
      </w:r>
      <w:r w:rsidR="00021301" w:rsidRPr="6103A698">
        <w:rPr>
          <w:i/>
          <w:iCs/>
          <w:vertAlign w:val="subscript"/>
        </w:rPr>
        <w:t>max</w:t>
      </w:r>
      <w:proofErr w:type="spellEnd"/>
      <w:r w:rsidR="00021301" w:rsidRPr="6103A698">
        <w:rPr>
          <w:i/>
          <w:iCs/>
        </w:rPr>
        <w:t xml:space="preserve"> </w:t>
      </w:r>
      <w:r w:rsidR="00021301">
        <w:t xml:space="preserve">e </w:t>
      </w:r>
      <w:proofErr w:type="spellStart"/>
      <w:r w:rsidR="00021301" w:rsidRPr="6103A698">
        <w:rPr>
          <w:i/>
          <w:iCs/>
        </w:rPr>
        <w:t>x</w:t>
      </w:r>
      <w:r w:rsidR="00021301" w:rsidRPr="6103A698">
        <w:rPr>
          <w:i/>
          <w:iCs/>
          <w:vertAlign w:val="subscript"/>
        </w:rPr>
        <w:t>min</w:t>
      </w:r>
      <w:proofErr w:type="spellEnd"/>
      <w:r w:rsidR="00021301" w:rsidRPr="6103A698">
        <w:rPr>
          <w:i/>
          <w:iCs/>
          <w:vertAlign w:val="subscript"/>
        </w:rPr>
        <w:t xml:space="preserve">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Legenda"/>
        <w:ind w:firstLine="0"/>
      </w:pPr>
      <w:bookmarkStart w:id="233" w:name="_Ref465274968"/>
      <w:bookmarkStart w:id="234" w:name="_Ref465274948"/>
      <w:bookmarkStart w:id="235" w:name="_Toc465711379"/>
      <w:bookmarkStart w:id="236" w:name="_Toc486423069"/>
      <w:r>
        <w:t xml:space="preserve">Tabela </w:t>
      </w:r>
      <w:r w:rsidR="008913FA">
        <w:fldChar w:fldCharType="begin"/>
      </w:r>
      <w:r w:rsidR="008913FA">
        <w:instrText xml:space="preserve"> SEQ Tabela \* ARABIC </w:instrText>
      </w:r>
      <w:r w:rsidR="008913FA">
        <w:fldChar w:fldCharType="separate"/>
      </w:r>
      <w:r w:rsidR="005B6548">
        <w:rPr>
          <w:noProof/>
        </w:rPr>
        <w:t>2</w:t>
      </w:r>
      <w:r w:rsidR="008913FA">
        <w:rPr>
          <w:noProof/>
        </w:rPr>
        <w:fldChar w:fldCharType="end"/>
      </w:r>
      <w:bookmarkEnd w:id="233"/>
      <w:r>
        <w:t>. PRIO3 normalizado</w:t>
      </w:r>
      <w:bookmarkEnd w:id="234"/>
      <w:bookmarkEnd w:id="235"/>
      <w:bookmarkEnd w:id="236"/>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Legenda"/>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Legenda"/>
      </w:pPr>
      <w:bookmarkStart w:id="237" w:name="_Ref465275761"/>
      <w:bookmarkStart w:id="238" w:name="_Toc465711394"/>
      <w:bookmarkStart w:id="239" w:name="_Toc486423009"/>
      <w:r>
        <w:t xml:space="preserve">Figura </w:t>
      </w:r>
      <w:r w:rsidR="008913FA">
        <w:fldChar w:fldCharType="begin"/>
      </w:r>
      <w:r w:rsidR="008913FA">
        <w:instrText xml:space="preserve"> SEQ Figura \* ARABIC </w:instrText>
      </w:r>
      <w:r w:rsidR="008913FA">
        <w:fldChar w:fldCharType="separate"/>
      </w:r>
      <w:r w:rsidR="00460EC9">
        <w:rPr>
          <w:noProof/>
        </w:rPr>
        <w:t>8</w:t>
      </w:r>
      <w:r w:rsidR="008913FA">
        <w:rPr>
          <w:noProof/>
        </w:rPr>
        <w:fldChar w:fldCharType="end"/>
      </w:r>
      <w:bookmarkEnd w:id="237"/>
      <w:r>
        <w:t xml:space="preserve">. </w:t>
      </w:r>
      <w:r w:rsidRPr="007D0009">
        <w:t xml:space="preserve">Maiores </w:t>
      </w:r>
      <w:r>
        <w:t>altas</w:t>
      </w:r>
      <w:r w:rsidRPr="007D0009">
        <w:t xml:space="preserve"> em 5 dias</w:t>
      </w:r>
      <w:bookmarkEnd w:id="238"/>
      <w:bookmarkEnd w:id="239"/>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Legenda"/>
      </w:pPr>
      <w:r>
        <w:t xml:space="preserve">Fonte: </w:t>
      </w:r>
      <w:sdt>
        <w:sdtPr>
          <w:id w:val="1535694383"/>
          <w:citation/>
        </w:sdtPr>
        <w:sdtEnd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Legenda"/>
      </w:pPr>
      <w:bookmarkStart w:id="240" w:name="_Ref465275767"/>
      <w:bookmarkStart w:id="241" w:name="_Toc465711395"/>
      <w:bookmarkStart w:id="242" w:name="_Toc486423010"/>
      <w:r>
        <w:lastRenderedPageBreak/>
        <w:t xml:space="preserve">Figura </w:t>
      </w:r>
      <w:r w:rsidR="008913FA">
        <w:fldChar w:fldCharType="begin"/>
      </w:r>
      <w:r w:rsidR="008913FA">
        <w:instrText xml:space="preserve"> SEQ Figura \* ARABIC </w:instrText>
      </w:r>
      <w:r w:rsidR="008913FA">
        <w:fldChar w:fldCharType="separate"/>
      </w:r>
      <w:r w:rsidR="005B6548">
        <w:rPr>
          <w:noProof/>
        </w:rPr>
        <w:t>9</w:t>
      </w:r>
      <w:r w:rsidR="008913FA">
        <w:rPr>
          <w:noProof/>
        </w:rPr>
        <w:fldChar w:fldCharType="end"/>
      </w:r>
      <w:bookmarkEnd w:id="240"/>
      <w:r>
        <w:t>. Maiores quedas em 5 dias</w:t>
      </w:r>
      <w:bookmarkEnd w:id="241"/>
      <w:bookmarkEnd w:id="242"/>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Legenda"/>
      </w:pPr>
      <w:r>
        <w:t xml:space="preserve">Fonte: </w:t>
      </w:r>
      <w:sdt>
        <w:sdtPr>
          <w:id w:val="328415026"/>
          <w:citation/>
        </w:sdtPr>
        <w:sdtEnd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Ttulo1"/>
      </w:pPr>
      <w:r>
        <w:br w:type="page"/>
      </w:r>
      <w:bookmarkStart w:id="243" w:name="_Toc486423146"/>
      <w:r w:rsidR="009D104B">
        <w:lastRenderedPageBreak/>
        <w:t>ESTADO DA ARTE</w:t>
      </w:r>
      <w:bookmarkEnd w:id="243"/>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Ttulo2"/>
      </w:pPr>
      <w:bookmarkStart w:id="244" w:name="_Toc465711366"/>
      <w:bookmarkStart w:id="245" w:name="_Toc486423147"/>
      <w:r>
        <w:t>Excel + VBA</w:t>
      </w:r>
      <w:bookmarkEnd w:id="244"/>
      <w:bookmarkEnd w:id="245"/>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End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End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proofErr w:type="spellStart"/>
      <w:r w:rsidR="6103A698" w:rsidRPr="009D104B">
        <w:rPr>
          <w:i/>
          <w:lang w:eastAsia="pt-BR"/>
        </w:rPr>
        <w:t>add-ins</w:t>
      </w:r>
      <w:proofErr w:type="spellEnd"/>
      <w:r w:rsidR="00126031">
        <w:rPr>
          <w:lang w:eastAsia="pt-BR"/>
        </w:rPr>
        <w:t>)</w:t>
      </w:r>
      <w:r w:rsidR="6103A698" w:rsidRPr="6103A698">
        <w:rPr>
          <w:lang w:eastAsia="pt-BR"/>
        </w:rPr>
        <w:t xml:space="preserve"> como o </w:t>
      </w:r>
      <w:proofErr w:type="spellStart"/>
      <w:r w:rsidR="6103A698" w:rsidRPr="6103A698">
        <w:rPr>
          <w:lang w:eastAsia="pt-BR"/>
        </w:rPr>
        <w:t>NeuroXL</w:t>
      </w:r>
      <w:proofErr w:type="spellEnd"/>
      <w:sdt>
        <w:sdtPr>
          <w:rPr>
            <w:lang w:eastAsia="pt-BR"/>
          </w:rPr>
          <w:id w:val="-1942063114"/>
          <w:citation/>
        </w:sdtPr>
        <w:sdtEnd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xml:space="preserve">, ou o </w:t>
      </w:r>
      <w:proofErr w:type="spellStart"/>
      <w:r w:rsidR="6103A698" w:rsidRPr="6103A698">
        <w:rPr>
          <w:lang w:eastAsia="pt-BR"/>
        </w:rPr>
        <w:t>NeuroNetwork</w:t>
      </w:r>
      <w:proofErr w:type="spellEnd"/>
      <w:r w:rsidR="6103A698" w:rsidRPr="6103A698">
        <w:rPr>
          <w:lang w:eastAsia="pt-BR"/>
        </w:rPr>
        <w:t xml:space="preserve"> </w:t>
      </w:r>
      <w:proofErr w:type="spellStart"/>
      <w:r w:rsidR="6103A698" w:rsidRPr="6103A698">
        <w:rPr>
          <w:lang w:eastAsia="pt-BR"/>
        </w:rPr>
        <w:t>Add-in</w:t>
      </w:r>
      <w:proofErr w:type="spellEnd"/>
      <w:r w:rsidR="009D104B">
        <w:rPr>
          <w:lang w:eastAsia="pt-BR"/>
        </w:rPr>
        <w:t xml:space="preserve"> </w:t>
      </w:r>
      <w:sdt>
        <w:sdtPr>
          <w:rPr>
            <w:lang w:eastAsia="pt-BR"/>
          </w:rPr>
          <w:id w:val="-2108576340"/>
          <w:citation/>
        </w:sdtPr>
        <w:sdtEnd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w:t>
      </w:r>
      <w:proofErr w:type="spellStart"/>
      <w:r w:rsidR="00126031">
        <w:rPr>
          <w:lang w:eastAsia="pt-BR"/>
        </w:rPr>
        <w:t>excel</w:t>
      </w:r>
      <w:proofErr w:type="spellEnd"/>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Ttulo2"/>
      </w:pPr>
      <w:bookmarkStart w:id="246" w:name="_Toc486423148"/>
      <w:proofErr w:type="spellStart"/>
      <w:r>
        <w:t>Weka</w:t>
      </w:r>
      <w:bookmarkEnd w:id="246"/>
      <w:proofErr w:type="spellEnd"/>
    </w:p>
    <w:p w14:paraId="0FF269DA" w14:textId="7CED7BD8" w:rsidR="00CD55E6" w:rsidRDefault="00CD55E6" w:rsidP="00CD55E6">
      <w:pPr>
        <w:rPr>
          <w:lang w:eastAsia="pt-BR"/>
        </w:rPr>
      </w:pPr>
    </w:p>
    <w:p w14:paraId="3DB5104B" w14:textId="222FB391" w:rsidR="00CD55E6" w:rsidRDefault="00CD55E6" w:rsidP="00CD55E6">
      <w:proofErr w:type="spellStart"/>
      <w:r>
        <w:rPr>
          <w:lang w:eastAsia="pt-BR"/>
        </w:rPr>
        <w:t>Weka</w:t>
      </w:r>
      <w:proofErr w:type="spellEnd"/>
      <w:r>
        <w:rPr>
          <w:lang w:eastAsia="pt-BR"/>
        </w:rPr>
        <w:t xml:space="preserve"> é uma</w:t>
      </w:r>
      <w:r w:rsidR="006E4D24">
        <w:rPr>
          <w:lang w:eastAsia="pt-BR"/>
        </w:rPr>
        <w:t xml:space="preserve"> poderosa</w:t>
      </w:r>
      <w:r>
        <w:rPr>
          <w:lang w:eastAsia="pt-BR"/>
        </w:rPr>
        <w:t xml:space="preserve"> coleção </w:t>
      </w:r>
      <w:r w:rsidR="00C47032">
        <w:rPr>
          <w:lang w:eastAsia="pt-BR"/>
        </w:rPr>
        <w:t xml:space="preserve">de algoritmos de </w:t>
      </w:r>
      <w:proofErr w:type="spellStart"/>
      <w:r w:rsidR="00C47032" w:rsidRPr="6103A698">
        <w:rPr>
          <w:i/>
          <w:iCs/>
          <w:lang w:eastAsia="pt-BR"/>
        </w:rPr>
        <w:t>machine</w:t>
      </w:r>
      <w:proofErr w:type="spellEnd"/>
      <w:r w:rsidR="00C47032" w:rsidRPr="6103A698">
        <w:rPr>
          <w:i/>
          <w:iCs/>
          <w:lang w:eastAsia="pt-BR"/>
        </w:rPr>
        <w:t xml:space="preserve"> </w:t>
      </w:r>
      <w:proofErr w:type="spellStart"/>
      <w:r w:rsidR="00C47032" w:rsidRPr="6103A698">
        <w:rPr>
          <w:i/>
          <w:iCs/>
          <w:lang w:eastAsia="pt-BR"/>
        </w:rPr>
        <w:t>learning</w:t>
      </w:r>
      <w:proofErr w:type="spellEnd"/>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t>
      </w:r>
      <w:proofErr w:type="spellStart"/>
      <w:r w:rsidR="00C47032">
        <w:t>Waikato</w:t>
      </w:r>
      <w:proofErr w:type="spellEnd"/>
      <w:r w:rsidR="00C47032">
        <w:t xml:space="preserve"> localizado neste </w:t>
      </w:r>
      <w:r w:rsidR="002C4B4E">
        <w:t xml:space="preserve">país. </w:t>
      </w:r>
      <w:sdt>
        <w:sdtPr>
          <w:id w:val="27846332"/>
          <w:citation/>
        </w:sdtPr>
        <w:sdtEnd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06F27208"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End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a</w:t>
      </w:r>
      <w:ins w:id="247" w:author="Mario" w:date="2017-07-16T20:23:00Z">
        <w:r w:rsidR="00232D18">
          <w:t xml:space="preserve"> </w:t>
        </w:r>
      </w:ins>
      <w:del w:id="248" w:author="Mario" w:date="2017-07-16T20:22:00Z">
        <w:r w:rsidDel="00232D18">
          <w:delText xml:space="preserve"> </w:delText>
        </w:r>
      </w:del>
      <w:ins w:id="249" w:author="Mario" w:date="2017-07-16T20:23:00Z">
        <w:r w:rsidR="00232D18">
          <w:fldChar w:fldCharType="begin"/>
        </w:r>
        <w:r w:rsidR="00232D18">
          <w:instrText xml:space="preserve"> REF _Ref486411158 \h </w:instrText>
        </w:r>
      </w:ins>
      <w:r w:rsidR="00232D18">
        <w:fldChar w:fldCharType="separate"/>
      </w:r>
      <w:ins w:id="250" w:author="Mario" w:date="2017-07-16T20:23:00Z">
        <w:r w:rsidR="00232D18">
          <w:t xml:space="preserve">Equação </w:t>
        </w:r>
        <w:r w:rsidR="00232D18">
          <w:rPr>
            <w:noProof/>
          </w:rPr>
          <w:t>3</w:t>
        </w:r>
        <w:r w:rsidR="00232D18">
          <w:fldChar w:fldCharType="end"/>
        </w:r>
      </w:ins>
      <w:del w:id="251" w:author="Mario" w:date="2017-07-16T20:22:00Z">
        <w:r w:rsidDel="00232D18">
          <w:fldChar w:fldCharType="begin"/>
        </w:r>
        <w:r w:rsidDel="00232D18">
          <w:delInstrText xml:space="preserve"> REF _Ref463116623 \h </w:delInstrText>
        </w:r>
        <w:r w:rsidDel="00232D18">
          <w:fldChar w:fldCharType="separate"/>
        </w:r>
        <w:r w:rsidR="00D21753" w:rsidDel="00232D18">
          <w:delText xml:space="preserve">Equação </w:delText>
        </w:r>
        <w:r w:rsidR="00D21753" w:rsidDel="00232D18">
          <w:rPr>
            <w:noProof/>
          </w:rPr>
          <w:delText>8</w:delText>
        </w:r>
        <w:r w:rsidDel="00232D18">
          <w:fldChar w:fldCharType="end"/>
        </w:r>
      </w:del>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End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Ttulo2"/>
      </w:pPr>
      <w:bookmarkStart w:id="252" w:name="_Toc486423149"/>
      <w:r>
        <w:t>Neuroph Studio</w:t>
      </w:r>
      <w:bookmarkEnd w:id="252"/>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End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t>
      </w:r>
      <w:proofErr w:type="spellStart"/>
      <w:r w:rsidR="00CC584F">
        <w:rPr>
          <w:lang w:eastAsia="pt-BR"/>
        </w:rPr>
        <w:t>Weka</w:t>
      </w:r>
      <w:proofErr w:type="spellEnd"/>
      <w:r w:rsidR="00CC584F">
        <w:rPr>
          <w:lang w:eastAsia="pt-BR"/>
        </w:rPr>
        <w:t xml:space="preserve">,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End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End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Ttulo2"/>
      </w:pPr>
      <w:bookmarkStart w:id="253" w:name="_Toc486423150"/>
      <w:r w:rsidRPr="00267991">
        <w:t>Matlab</w:t>
      </w:r>
      <w:bookmarkEnd w:id="253"/>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proofErr w:type="spellStart"/>
      <w:r w:rsidR="00451AFD" w:rsidRPr="6103A698">
        <w:rPr>
          <w:i/>
          <w:iCs/>
        </w:rPr>
        <w:t>machine</w:t>
      </w:r>
      <w:proofErr w:type="spellEnd"/>
      <w:r w:rsidR="00451AFD" w:rsidRPr="6103A698">
        <w:rPr>
          <w:i/>
          <w:iCs/>
        </w:rPr>
        <w:t xml:space="preserve"> </w:t>
      </w:r>
      <w:proofErr w:type="spellStart"/>
      <w:r w:rsidR="00451AFD" w:rsidRPr="6103A698">
        <w:rPr>
          <w:i/>
          <w:iCs/>
        </w:rPr>
        <w:t>learning</w:t>
      </w:r>
      <w:proofErr w:type="spellEnd"/>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End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End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Ttulo2"/>
      </w:pPr>
      <w:bookmarkStart w:id="254" w:name="_Toc486423151"/>
      <w:proofErr w:type="spellStart"/>
      <w:r>
        <w:t>NeuroFURG</w:t>
      </w:r>
      <w:bookmarkEnd w:id="254"/>
      <w:proofErr w:type="spellEnd"/>
    </w:p>
    <w:p w14:paraId="07D82F85" w14:textId="1B320F1B" w:rsidR="00817DA3" w:rsidRDefault="00817DA3" w:rsidP="00817DA3"/>
    <w:p w14:paraId="6A7A42EB" w14:textId="0A831472" w:rsidR="00817DA3" w:rsidRDefault="00817DA3" w:rsidP="00817DA3">
      <w:r>
        <w:t xml:space="preserve">O </w:t>
      </w:r>
      <w:proofErr w:type="spellStart"/>
      <w:r>
        <w:t>NeuroFURG</w:t>
      </w:r>
      <w:proofErr w:type="spellEnd"/>
      <w:r>
        <w:t xml:space="preserve"> é uma ferramenta de construção e simulação de </w:t>
      </w:r>
      <w:proofErr w:type="spellStart"/>
      <w:r>
        <w:t>RNA</w:t>
      </w:r>
      <w:r w:rsidR="00C1541C">
        <w:t>s</w:t>
      </w:r>
      <w:proofErr w:type="spellEnd"/>
      <w:r>
        <w:t xml:space="preserve"> com o foco </w:t>
      </w:r>
      <w:r w:rsidR="00C1541C">
        <w:t xml:space="preserve">nos </w:t>
      </w:r>
      <w:r>
        <w:t xml:space="preserve">modelos de neurônios </w:t>
      </w:r>
      <w:proofErr w:type="spellStart"/>
      <w:r>
        <w:t>Perceptron</w:t>
      </w:r>
      <w:proofErr w:type="spellEnd"/>
      <w:r>
        <w:t xml:space="preserve"> e </w:t>
      </w:r>
      <w:proofErr w:type="spellStart"/>
      <w:r>
        <w:t>Adaline</w:t>
      </w:r>
      <w:proofErr w:type="spellEnd"/>
      <w:r>
        <w:t xml:space="preserve"> (</w:t>
      </w:r>
      <w:r w:rsidR="000540F3">
        <w:t xml:space="preserve">esse último </w:t>
      </w:r>
      <w:r>
        <w:t xml:space="preserve">não abordado neste trabalho). </w:t>
      </w:r>
      <w:sdt>
        <w:sdtPr>
          <w:id w:val="-1450781613"/>
          <w:citation/>
        </w:sdtPr>
        <w:sdtEnd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End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Ttulo2"/>
        <w:rPr>
          <w:ins w:id="255" w:author="mario" w:date="2017-07-15T09:30:00Z"/>
        </w:rPr>
      </w:pPr>
      <w:bookmarkStart w:id="256" w:name="_Ref478497309"/>
      <w:bookmarkStart w:id="257" w:name="_Ref478497310"/>
      <w:bookmarkStart w:id="258" w:name="_Toc486423152"/>
      <w:r>
        <w:t>Comparativo</w:t>
      </w:r>
      <w:bookmarkStart w:id="259" w:name="_Ref465362275"/>
      <w:bookmarkEnd w:id="256"/>
      <w:bookmarkEnd w:id="257"/>
      <w:bookmarkEnd w:id="258"/>
    </w:p>
    <w:p w14:paraId="75FDD927" w14:textId="1276FAB6" w:rsidR="009F4FA6" w:rsidRDefault="009F4FA6" w:rsidP="009F4FA6">
      <w:ins w:id="260" w:author="mario" w:date="2017-07-15T09:30:00Z">
        <w:r>
          <w:t xml:space="preserve">Nesta </w:t>
        </w:r>
        <w:proofErr w:type="spellStart"/>
        <w:r>
          <w:t>secao</w:t>
        </w:r>
        <w:proofErr w:type="spellEnd"/>
        <w:r>
          <w:t xml:space="preserve"> </w:t>
        </w:r>
        <w:proofErr w:type="spellStart"/>
        <w:r>
          <w:t>sera</w:t>
        </w:r>
        <w:proofErr w:type="spellEnd"/>
        <w:r>
          <w:t xml:space="preserve"> apresentado o comparativo entre os softwares supracitados. </w:t>
        </w:r>
      </w:ins>
      <w:moveToRangeStart w:id="261" w:author="mario" w:date="2017-07-15T09:30:00Z" w:name="move487874336"/>
      <w:moveTo w:id="262" w:author="mario" w:date="2017-07-15T09:30:00Z">
        <w:r>
          <w:t xml:space="preserve">Pode-se notar que nenhum software é capaz de realizar todas as operações. Enquanto alguns são voltados somente às redes em si, outros permitem fazer a normalização dos dados e a extração, conforme mostra a </w:t>
        </w:r>
        <w:r>
          <w:fldChar w:fldCharType="begin"/>
        </w:r>
        <w:r>
          <w:instrText xml:space="preserve"> REF _Ref479846293 \h </w:instrText>
        </w:r>
      </w:moveTo>
      <w:moveTo w:id="263" w:author="mario" w:date="2017-07-15T09:30:00Z">
        <w:r>
          <w:fldChar w:fldCharType="separate"/>
        </w:r>
        <w:r>
          <w:t xml:space="preserve">Tabela </w:t>
        </w:r>
        <w:r>
          <w:rPr>
            <w:noProof/>
          </w:rPr>
          <w:t>3</w:t>
        </w:r>
        <w:r>
          <w:fldChar w:fldCharType="end"/>
        </w:r>
        <w:r>
          <w:t>.</w:t>
        </w:r>
      </w:moveTo>
    </w:p>
    <w:moveToRangeEnd w:id="261"/>
    <w:p w14:paraId="493210F3" w14:textId="77777777" w:rsidR="009F4FA6" w:rsidRPr="00232D18" w:rsidRDefault="009F4FA6">
      <w:pPr>
        <w:pPrChange w:id="264" w:author="mario" w:date="2017-07-15T09:30:00Z">
          <w:pPr>
            <w:pStyle w:val="Ttulo2"/>
          </w:pPr>
        </w:pPrChange>
      </w:pPr>
    </w:p>
    <w:p w14:paraId="3CB30D03" w14:textId="77777777" w:rsidR="0053431D" w:rsidRDefault="0053431D" w:rsidP="0011043B">
      <w:pPr>
        <w:ind w:firstLine="0"/>
        <w:jc w:val="left"/>
      </w:pPr>
    </w:p>
    <w:p w14:paraId="3C06FB4A" w14:textId="525A6A82" w:rsidR="0053431D" w:rsidRDefault="0053431D" w:rsidP="0053431D">
      <w:pPr>
        <w:pStyle w:val="Legenda"/>
      </w:pPr>
      <w:bookmarkStart w:id="265" w:name="_Ref479846293"/>
      <w:bookmarkStart w:id="266" w:name="_Toc486423070"/>
      <w:r>
        <w:t xml:space="preserve">Tabela </w:t>
      </w:r>
      <w:r w:rsidR="008913FA">
        <w:fldChar w:fldCharType="begin"/>
      </w:r>
      <w:r w:rsidR="008913FA">
        <w:instrText xml:space="preserve"> SEQ Tabela \* ARABIC </w:instrText>
      </w:r>
      <w:r w:rsidR="008913FA">
        <w:fldChar w:fldCharType="separate"/>
      </w:r>
      <w:r w:rsidR="00C109A2">
        <w:rPr>
          <w:noProof/>
        </w:rPr>
        <w:t>3</w:t>
      </w:r>
      <w:r w:rsidR="008913FA">
        <w:rPr>
          <w:noProof/>
        </w:rPr>
        <w:fldChar w:fldCharType="end"/>
      </w:r>
      <w:bookmarkEnd w:id="265"/>
      <w:r>
        <w:t xml:space="preserve">. </w:t>
      </w:r>
      <w:r w:rsidR="00957937">
        <w:t xml:space="preserve">Comparativo </w:t>
      </w:r>
      <w:r w:rsidR="00C1541C">
        <w:t xml:space="preserve">entre os </w:t>
      </w:r>
      <w:r w:rsidR="00957937">
        <w:t>software</w:t>
      </w:r>
      <w:r w:rsidR="00C1541C">
        <w:t>s descritos</w:t>
      </w:r>
      <w:bookmarkEnd w:id="266"/>
    </w:p>
    <w:p w14:paraId="3BF0FE14" w14:textId="5DDAD8F3"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59"/>
    </w:p>
    <w:p w14:paraId="3D6FC637" w14:textId="3B0CA2CB" w:rsidR="005F6F8F" w:rsidRDefault="382A6C4F" w:rsidP="00ED5B11">
      <w:pPr>
        <w:pStyle w:val="Legenda"/>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267" w:author="mario" w:date="2017-07-15T09:30:00Z" w:name="move487874336"/>
      <w:moveFrom w:id="268"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moveFrom>
      <w:del w:id="269" w:author="mario" w:date="2017-07-15T09:30:00Z"/>
      <w:moveFrom w:id="270" w:author="mario" w:date="2017-07-15T09:30:00Z">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267"/>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Ttulo1"/>
      </w:pPr>
      <w:bookmarkStart w:id="271" w:name="_Toc486423153"/>
      <w:r>
        <w:t>REQUISITOS DO SISTEMA DE SOFTWARE</w:t>
      </w:r>
      <w:bookmarkEnd w:id="271"/>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Ttulo2"/>
      </w:pPr>
      <w:bookmarkStart w:id="272" w:name="_Toc486423154"/>
      <w:commentRangeStart w:id="273"/>
      <w:r>
        <w:t>Identificação dos requisitos</w:t>
      </w:r>
      <w:commentRangeEnd w:id="273"/>
      <w:r w:rsidR="00EB5650">
        <w:rPr>
          <w:rStyle w:val="Refdecomentrio"/>
          <w:rFonts w:eastAsia="Times New Roman" w:cs="Times New Roman"/>
          <w:b w:val="0"/>
          <w:bCs w:val="0"/>
          <w:iCs w:val="0"/>
          <w:lang w:eastAsia="ar-SA"/>
        </w:rPr>
        <w:commentReference w:id="273"/>
      </w:r>
      <w:bookmarkEnd w:id="272"/>
    </w:p>
    <w:p w14:paraId="2B28410A" w14:textId="47A198A0" w:rsidR="00055061" w:rsidRDefault="00055061" w:rsidP="00460EC9">
      <w:pPr>
        <w:ind w:firstLine="0"/>
        <w:rPr>
          <w:lang w:eastAsia="pt-BR"/>
        </w:rPr>
      </w:pPr>
    </w:p>
    <w:p w14:paraId="1D68FAA8" w14:textId="0C1B8D5A" w:rsidR="002407D4" w:rsidRDefault="002407D4" w:rsidP="00AD1FC5">
      <w:pPr>
        <w:pStyle w:val="Ttulo3"/>
      </w:pPr>
      <w:bookmarkStart w:id="274" w:name="_Toc486423155"/>
      <w:r>
        <w:t>Requisitos Funcionais</w:t>
      </w:r>
      <w:bookmarkEnd w:id="274"/>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End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amework Encog (.</w:t>
      </w:r>
      <w:proofErr w:type="spellStart"/>
      <w:r w:rsidR="00C01073">
        <w:rPr>
          <w:rFonts w:eastAsia="Arial"/>
        </w:rPr>
        <w:t>eg</w:t>
      </w:r>
      <w:proofErr w:type="spellEnd"/>
      <w:r w:rsidR="00C01073">
        <w:rPr>
          <w:rFonts w:eastAsia="Arial"/>
        </w:rPr>
        <w:t xml:space="preserve">)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Ttulo2"/>
      </w:pPr>
      <w:bookmarkStart w:id="275" w:name="__RefHeading___Toc1261_1614258110"/>
      <w:bookmarkStart w:id="276" w:name="_Toc447474823"/>
      <w:bookmarkStart w:id="277" w:name="__RefHeading___Toc1263_1614258110"/>
      <w:bookmarkStart w:id="278" w:name="_Toc447474824"/>
      <w:bookmarkStart w:id="279" w:name="_Toc395474966"/>
      <w:bookmarkStart w:id="280" w:name="_Toc486423156"/>
      <w:bookmarkEnd w:id="275"/>
      <w:bookmarkEnd w:id="276"/>
      <w:bookmarkEnd w:id="277"/>
      <w:r w:rsidRPr="00381262">
        <w:t>Modelagem</w:t>
      </w:r>
      <w:bookmarkEnd w:id="278"/>
      <w:bookmarkEnd w:id="279"/>
      <w:r w:rsidRPr="00381262">
        <w:t xml:space="preserve"> dos requisitos funcionais</w:t>
      </w:r>
      <w:bookmarkEnd w:id="280"/>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Ttulo3"/>
      </w:pPr>
      <w:bookmarkStart w:id="281" w:name="__RefHeading___Toc1265_1614258110"/>
      <w:bookmarkStart w:id="282" w:name="_Toc447474825"/>
      <w:bookmarkStart w:id="283" w:name="_Toc486423157"/>
      <w:bookmarkEnd w:id="281"/>
      <w:bookmarkEnd w:id="282"/>
      <w:r w:rsidRPr="00084545">
        <w:t>Atores</w:t>
      </w:r>
      <w:bookmarkEnd w:id="283"/>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Ttulo3"/>
        <w:rPr>
          <w:rFonts w:ascii="Times New Roman,Calibri" w:eastAsia="Times New Roman,Calibri" w:hAnsi="Times New Roman,Calibri" w:cs="Times New Roman,Calibri"/>
          <w:color w:val="00000A"/>
        </w:rPr>
      </w:pPr>
      <w:bookmarkStart w:id="284" w:name="_Toc486423158"/>
      <w:r>
        <w:t xml:space="preserve">Diagrama de </w:t>
      </w:r>
      <w:r w:rsidR="002A209B">
        <w:t xml:space="preserve">caso </w:t>
      </w:r>
      <w:r>
        <w:t>de uso</w:t>
      </w:r>
      <w:bookmarkEnd w:id="284"/>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Legenda"/>
      </w:pPr>
      <w:bookmarkStart w:id="285" w:name="_Toc486423011"/>
      <w:r>
        <w:t xml:space="preserve">Figura </w:t>
      </w:r>
      <w:r w:rsidR="008913FA">
        <w:fldChar w:fldCharType="begin"/>
      </w:r>
      <w:r w:rsidR="008913FA">
        <w:instrText xml:space="preserve"> SEQ Figura \* ARABIC </w:instrText>
      </w:r>
      <w:r w:rsidR="008913FA">
        <w:fldChar w:fldCharType="separate"/>
      </w:r>
      <w:r w:rsidR="00D003CB">
        <w:rPr>
          <w:noProof/>
        </w:rPr>
        <w:t>10</w:t>
      </w:r>
      <w:r w:rsidR="008913FA">
        <w:rPr>
          <w:noProof/>
        </w:rPr>
        <w:fldChar w:fldCharType="end"/>
      </w:r>
      <w:r>
        <w:t xml:space="preserve">. </w:t>
      </w:r>
      <w:r w:rsidR="004C61E1">
        <w:t>Diagrama de caso de uso</w:t>
      </w:r>
      <w:bookmarkEnd w:id="285"/>
    </w:p>
    <w:p w14:paraId="1DE2A391" w14:textId="03530A24" w:rsidR="00084545" w:rsidRDefault="00BA564B" w:rsidP="002F168E">
      <w:pPr>
        <w:pStyle w:val="Image"/>
      </w:pPr>
      <w:r w:rsidRPr="00BA564B">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Legenda"/>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Ttulo3"/>
      </w:pPr>
      <w:bookmarkStart w:id="286" w:name="_Toc486423159"/>
      <w:r>
        <w:t>Especificação do</w:t>
      </w:r>
      <w:r w:rsidR="00191C81">
        <w:t>s</w:t>
      </w:r>
      <w:r>
        <w:t xml:space="preserve"> Caso</w:t>
      </w:r>
      <w:r w:rsidR="00191C81">
        <w:t>s</w:t>
      </w:r>
      <w:r>
        <w:t xml:space="preserve"> de Uso</w:t>
      </w:r>
      <w:bookmarkEnd w:id="286"/>
    </w:p>
    <w:p w14:paraId="1199C9BB" w14:textId="70B92D70" w:rsidR="00CD473C" w:rsidRDefault="00CD473C" w:rsidP="00E0085F">
      <w:pPr>
        <w:pStyle w:val="Corpodetexto"/>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End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Corpodetexto"/>
        <w:rPr>
          <w:lang w:eastAsia="pt-BR"/>
        </w:rPr>
      </w:pPr>
    </w:p>
    <w:p w14:paraId="0B110AAA" w14:textId="77777777" w:rsidR="00D003CB" w:rsidRDefault="00D003CB" w:rsidP="00CD473C">
      <w:pPr>
        <w:pStyle w:val="Corpodetexto"/>
        <w:rPr>
          <w:lang w:eastAsia="pt-BR"/>
        </w:rPr>
      </w:pPr>
    </w:p>
    <w:p w14:paraId="27D2E1AB" w14:textId="77777777" w:rsidR="00D003CB" w:rsidRDefault="00D003CB" w:rsidP="00CD473C">
      <w:pPr>
        <w:pStyle w:val="Corpodetexto"/>
        <w:rPr>
          <w:lang w:eastAsia="pt-BR"/>
        </w:rPr>
      </w:pPr>
    </w:p>
    <w:p w14:paraId="602822A7" w14:textId="77777777" w:rsidR="00D003CB" w:rsidRPr="00CD473C" w:rsidRDefault="00D003CB" w:rsidP="00CD473C">
      <w:pPr>
        <w:pStyle w:val="Corpodetexto"/>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PargrafodaLista"/>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PargrafodaLista"/>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PargrafodaLista"/>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PargrafodaLista"/>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PargrafodaLista"/>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PargrafodaLista"/>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PargrafodaLista"/>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proofErr w:type="spellStart"/>
            <w:r w:rsidR="00EB4B83" w:rsidRPr="00AB4843">
              <w:rPr>
                <w:rFonts w:eastAsia="Arial" w:cs="Arial"/>
                <w:i/>
                <w:color w:val="00000A"/>
                <w:sz w:val="20"/>
                <w:szCs w:val="20"/>
                <w:lang w:eastAsia="pt-BR"/>
              </w:rPr>
              <w:t>dropout</w:t>
            </w:r>
            <w:proofErr w:type="spellEnd"/>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PargrafodaLista"/>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PargrafodaLista"/>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PargrafodaLista"/>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PargrafodaLista"/>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PargrafodaLista"/>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PargrafodaLista"/>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PargrafodaLista"/>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PargrafodaLista"/>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Legenda"/>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PargrafodaLista"/>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Ttulo1"/>
      </w:pPr>
      <w:bookmarkStart w:id="287" w:name="_Toc486423160"/>
      <w:r w:rsidRPr="00AD1FC5">
        <w:lastRenderedPageBreak/>
        <w:t>Desenvolvimento</w:t>
      </w:r>
      <w:r>
        <w:t xml:space="preserve"> do projeto</w:t>
      </w:r>
      <w:bookmarkEnd w:id="287"/>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Recuodecorpodetexto3"/>
        <w:spacing w:after="0"/>
        <w:ind w:left="0"/>
        <w:rPr>
          <w:rFonts w:cs="Arial"/>
          <w:sz w:val="24"/>
          <w:szCs w:val="24"/>
        </w:rPr>
      </w:pPr>
    </w:p>
    <w:p w14:paraId="29D23FF3" w14:textId="5EB768E6" w:rsidR="00381262" w:rsidRDefault="00381262" w:rsidP="00AD1FC5">
      <w:pPr>
        <w:pStyle w:val="Ttulo2"/>
      </w:pPr>
      <w:bookmarkStart w:id="288" w:name="_Toc486423161"/>
      <w:r>
        <w:t>Análise</w:t>
      </w:r>
      <w:bookmarkEnd w:id="288"/>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Ttulo3"/>
      </w:pPr>
      <w:bookmarkStart w:id="289" w:name="_Toc486423162"/>
      <w:r>
        <w:t>Diagrama de Classes de Análise (Visão de Negócio)</w:t>
      </w:r>
      <w:bookmarkEnd w:id="289"/>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290" w:name="_Ref476398108"/>
      <w:r>
        <w:br w:type="page"/>
      </w:r>
    </w:p>
    <w:p w14:paraId="5A861699" w14:textId="7EDFAF51" w:rsidR="00067967" w:rsidRDefault="0053431D" w:rsidP="009E749C">
      <w:pPr>
        <w:pStyle w:val="Legenda"/>
      </w:pPr>
      <w:bookmarkStart w:id="291" w:name="_Toc486423012"/>
      <w:r>
        <w:lastRenderedPageBreak/>
        <w:t xml:space="preserve">Figura </w:t>
      </w:r>
      <w:r w:rsidR="008913FA">
        <w:fldChar w:fldCharType="begin"/>
      </w:r>
      <w:r w:rsidR="008913FA">
        <w:instrText xml:space="preserve"> SEQ Figura \* ARABIC </w:instrText>
      </w:r>
      <w:r w:rsidR="008913FA">
        <w:fldChar w:fldCharType="separate"/>
      </w:r>
      <w:r w:rsidR="005B1AE8">
        <w:rPr>
          <w:noProof/>
        </w:rPr>
        <w:t>11</w:t>
      </w:r>
      <w:r w:rsidR="008913FA">
        <w:rPr>
          <w:noProof/>
        </w:rPr>
        <w:fldChar w:fldCharType="end"/>
      </w:r>
      <w:bookmarkEnd w:id="290"/>
      <w:r>
        <w:t>. Diagrama de Classes de negócio</w:t>
      </w:r>
      <w:bookmarkEnd w:id="291"/>
    </w:p>
    <w:p w14:paraId="4BDDD260" w14:textId="157A9B71" w:rsidR="006C1DDD" w:rsidRDefault="006E15D2" w:rsidP="002F168E">
      <w:pPr>
        <w:pStyle w:val="Image"/>
      </w:pPr>
      <w: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Legenda"/>
      </w:pPr>
      <w:r>
        <w:t>Fonte: Autor (2017)</w:t>
      </w:r>
    </w:p>
    <w:p w14:paraId="557E2F3C" w14:textId="1764B6EC" w:rsidR="00ED5B11" w:rsidRDefault="00A52DED" w:rsidP="00AD1FC5">
      <w:pPr>
        <w:pStyle w:val="Ttulo2"/>
      </w:pPr>
      <w:bookmarkStart w:id="292" w:name="_Toc486423163"/>
      <w:r w:rsidRPr="00AD1FC5">
        <w:t>Projeto</w:t>
      </w:r>
      <w:bookmarkEnd w:id="292"/>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Ttulo3"/>
      </w:pPr>
      <w:bookmarkStart w:id="293" w:name="_Toc486423164"/>
      <w:r>
        <w:t>Arquitetura do Sistema</w:t>
      </w:r>
      <w:bookmarkEnd w:id="293"/>
    </w:p>
    <w:p w14:paraId="1BD97C7F" w14:textId="3EC2CC8D" w:rsidR="00A52DED" w:rsidRDefault="00A52DED" w:rsidP="00A52DED">
      <w:pPr>
        <w:pStyle w:val="Corpodetexto"/>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Corpodetexto"/>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Legenda"/>
      </w:pPr>
      <w:bookmarkStart w:id="294" w:name="_Toc486423013"/>
      <w:r>
        <w:t xml:space="preserve">Figura </w:t>
      </w:r>
      <w:r w:rsidR="008913FA">
        <w:fldChar w:fldCharType="begin"/>
      </w:r>
      <w:r w:rsidR="008913FA">
        <w:instrText xml:space="preserve"> SEQ Figura \* ARABIC </w:instrText>
      </w:r>
      <w:r w:rsidR="008913FA">
        <w:fldChar w:fldCharType="separate"/>
      </w:r>
      <w:r w:rsidR="000B1BDA">
        <w:rPr>
          <w:noProof/>
        </w:rPr>
        <w:t>12</w:t>
      </w:r>
      <w:r w:rsidR="008913FA">
        <w:rPr>
          <w:noProof/>
        </w:rPr>
        <w:fldChar w:fldCharType="end"/>
      </w:r>
      <w:r>
        <w:t>. Diagrama de implantação</w:t>
      </w:r>
      <w:bookmarkEnd w:id="294"/>
    </w:p>
    <w:p w14:paraId="522E1304" w14:textId="38F652D9" w:rsidR="00A52DED" w:rsidRDefault="006E15D2" w:rsidP="002F168E">
      <w:pPr>
        <w:pStyle w:val="Image"/>
      </w:pPr>
      <w: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Legenda"/>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Ttulo3"/>
      </w:pPr>
      <w:bookmarkStart w:id="295" w:name="_Toc486423165"/>
      <w:r>
        <w:t>Diagrama de Classes de Projeto por Caso de Uso</w:t>
      </w:r>
      <w:bookmarkEnd w:id="295"/>
    </w:p>
    <w:p w14:paraId="40DE09F0" w14:textId="63E7F662" w:rsidR="0053431D" w:rsidRDefault="00F17C35" w:rsidP="008662A2">
      <w:pPr>
        <w:pStyle w:val="Corpodetexto"/>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Corpodetexto"/>
      </w:pPr>
    </w:p>
    <w:p w14:paraId="229C9944" w14:textId="77777777" w:rsidR="00865052" w:rsidRDefault="00865052" w:rsidP="008662A2">
      <w:pPr>
        <w:pStyle w:val="Corpodetexto"/>
      </w:pPr>
    </w:p>
    <w:p w14:paraId="6CB077AE" w14:textId="77777777" w:rsidR="00865052" w:rsidRDefault="00865052" w:rsidP="008662A2">
      <w:pPr>
        <w:pStyle w:val="Corpodetexto"/>
      </w:pPr>
    </w:p>
    <w:p w14:paraId="48EC2DF8" w14:textId="77777777" w:rsidR="00865052" w:rsidRDefault="00865052" w:rsidP="008662A2">
      <w:pPr>
        <w:pStyle w:val="Corpodetexto"/>
      </w:pPr>
    </w:p>
    <w:p w14:paraId="27AC622E" w14:textId="77777777" w:rsidR="00865052" w:rsidRDefault="00865052" w:rsidP="008662A2">
      <w:pPr>
        <w:pStyle w:val="Corpodetexto"/>
      </w:pPr>
    </w:p>
    <w:p w14:paraId="1B3F4572" w14:textId="77777777" w:rsidR="00865052" w:rsidRDefault="00865052" w:rsidP="008662A2">
      <w:pPr>
        <w:pStyle w:val="Corpodetexto"/>
      </w:pPr>
    </w:p>
    <w:p w14:paraId="6557EBDF" w14:textId="77777777" w:rsidR="00865052" w:rsidRDefault="00865052" w:rsidP="008662A2">
      <w:pPr>
        <w:pStyle w:val="Corpodetexto"/>
      </w:pPr>
    </w:p>
    <w:p w14:paraId="7900B275" w14:textId="77777777" w:rsidR="00865052" w:rsidRDefault="00865052" w:rsidP="008662A2">
      <w:pPr>
        <w:pStyle w:val="Corpodetexto"/>
      </w:pPr>
    </w:p>
    <w:p w14:paraId="4956AADB" w14:textId="11B34AD5" w:rsidR="008662A2" w:rsidRPr="008662A2" w:rsidRDefault="0053431D" w:rsidP="008662A2">
      <w:pPr>
        <w:pStyle w:val="Legenda"/>
      </w:pPr>
      <w:bookmarkStart w:id="296" w:name="_Toc486423014"/>
      <w:r w:rsidRPr="00ED5B11">
        <w:lastRenderedPageBreak/>
        <w:t xml:space="preserve">Figura </w:t>
      </w:r>
      <w:r w:rsidR="008913FA">
        <w:fldChar w:fldCharType="begin"/>
      </w:r>
      <w:r w:rsidR="008913FA">
        <w:instrText xml:space="preserve"> SEQ Figura \* ARABIC </w:instrText>
      </w:r>
      <w:r w:rsidR="008913FA">
        <w:fldChar w:fldCharType="separate"/>
      </w:r>
      <w:r w:rsidR="00B610E9">
        <w:rPr>
          <w:noProof/>
        </w:rPr>
        <w:t>13</w:t>
      </w:r>
      <w:r w:rsidR="008913FA">
        <w:rPr>
          <w:noProof/>
        </w:rPr>
        <w:fldChar w:fldCharType="end"/>
      </w:r>
      <w:r w:rsidRPr="00ED5B11">
        <w:t xml:space="preserve">. Diagrama de classes de </w:t>
      </w:r>
      <w:r>
        <w:t>projeto</w:t>
      </w:r>
      <w:r w:rsidRPr="00ED5B11">
        <w:t xml:space="preserve"> </w:t>
      </w:r>
      <w:r w:rsidR="006E15D2">
        <w:t>–</w:t>
      </w:r>
      <w:r w:rsidRPr="00ED5B11">
        <w:t xml:space="preserve"> </w:t>
      </w:r>
      <w:proofErr w:type="spellStart"/>
      <w:r w:rsidR="006E15D2" w:rsidRPr="009565FD">
        <w:rPr>
          <w:i/>
        </w:rPr>
        <w:t>Create</w:t>
      </w:r>
      <w:proofErr w:type="spellEnd"/>
      <w:r w:rsidR="006E15D2" w:rsidRPr="009565FD">
        <w:rPr>
          <w:i/>
        </w:rPr>
        <w:t xml:space="preserve"> NN</w:t>
      </w:r>
      <w:bookmarkEnd w:id="296"/>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Legenda"/>
      </w:pPr>
      <w:r>
        <w:t>Fonte: Autor (2017)</w:t>
      </w:r>
    </w:p>
    <w:p w14:paraId="659996D2" w14:textId="3B885F07" w:rsidR="006E15D2" w:rsidRDefault="006E15D2" w:rsidP="006E15D2"/>
    <w:p w14:paraId="79B268DB" w14:textId="53BFDF79" w:rsidR="006E15D2" w:rsidRDefault="006E15D2" w:rsidP="006E15D2">
      <w:pPr>
        <w:pStyle w:val="Legenda"/>
      </w:pPr>
      <w:bookmarkStart w:id="297" w:name="_Toc486423015"/>
      <w:r>
        <w:t xml:space="preserve">Figura </w:t>
      </w:r>
      <w:r w:rsidR="008913FA">
        <w:fldChar w:fldCharType="begin"/>
      </w:r>
      <w:r w:rsidR="008913FA">
        <w:instrText xml:space="preserve"> SEQ Figura \* ARABIC </w:instrText>
      </w:r>
      <w:r w:rsidR="008913FA">
        <w:fldChar w:fldCharType="separate"/>
      </w:r>
      <w:r w:rsidR="00B610E9">
        <w:rPr>
          <w:noProof/>
        </w:rPr>
        <w:t>14</w:t>
      </w:r>
      <w:r w:rsidR="008913FA">
        <w:rPr>
          <w:noProof/>
        </w:rPr>
        <w:fldChar w:fldCharType="end"/>
      </w:r>
      <w:r>
        <w:t xml:space="preserve">. Diagrama de </w:t>
      </w:r>
      <w:r w:rsidR="008662A2">
        <w:t>sequência</w:t>
      </w:r>
      <w:r>
        <w:t xml:space="preserve"> - </w:t>
      </w:r>
      <w:proofErr w:type="spellStart"/>
      <w:r w:rsidRPr="009565FD">
        <w:rPr>
          <w:i/>
        </w:rPr>
        <w:t>Create</w:t>
      </w:r>
      <w:proofErr w:type="spellEnd"/>
      <w:r w:rsidRPr="009565FD">
        <w:rPr>
          <w:i/>
        </w:rPr>
        <w:t xml:space="preserve"> NN</w:t>
      </w:r>
      <w:bookmarkEnd w:id="297"/>
    </w:p>
    <w:p w14:paraId="066D110D" w14:textId="501346A2" w:rsidR="006E15D2" w:rsidRDefault="006E15D2" w:rsidP="00C924F0">
      <w:pPr>
        <w:pStyle w:val="Image"/>
      </w:pPr>
      <w: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Legenda"/>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Legenda"/>
      </w:pPr>
      <w:bookmarkStart w:id="298" w:name="_Toc486423016"/>
      <w:r>
        <w:t xml:space="preserve">Figura </w:t>
      </w:r>
      <w:r w:rsidR="008913FA">
        <w:fldChar w:fldCharType="begin"/>
      </w:r>
      <w:r w:rsidR="008913FA">
        <w:instrText xml:space="preserve"> SEQ Figura \* ARABIC </w:instrText>
      </w:r>
      <w:r w:rsidR="008913FA">
        <w:fldChar w:fldCharType="separate"/>
      </w:r>
      <w:r w:rsidR="00B610E9">
        <w:rPr>
          <w:noProof/>
        </w:rPr>
        <w:t>15</w:t>
      </w:r>
      <w:r w:rsidR="008913FA">
        <w:rPr>
          <w:noProof/>
        </w:rPr>
        <w:fldChar w:fldCharType="end"/>
      </w:r>
      <w:r>
        <w:t xml:space="preserve">. Diagrama de classes de projeto - </w:t>
      </w:r>
      <w:proofErr w:type="spellStart"/>
      <w:r w:rsidRPr="009565FD">
        <w:rPr>
          <w:i/>
        </w:rPr>
        <w:t>Choose</w:t>
      </w:r>
      <w:proofErr w:type="spellEnd"/>
      <w:r w:rsidRPr="009565FD">
        <w:rPr>
          <w:i/>
        </w:rPr>
        <w:t xml:space="preserve"> NN</w:t>
      </w:r>
      <w:bookmarkEnd w:id="298"/>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Legenda"/>
      </w:pPr>
      <w:r>
        <w:t>Fonte: Autor (2017)</w:t>
      </w:r>
    </w:p>
    <w:p w14:paraId="3565F259" w14:textId="2B2977B4" w:rsidR="00C924F0" w:rsidRDefault="00C924F0" w:rsidP="00C924F0"/>
    <w:p w14:paraId="4987F6F3" w14:textId="5947D7DE" w:rsidR="00C924F0" w:rsidRDefault="00C924F0" w:rsidP="00C924F0">
      <w:pPr>
        <w:pStyle w:val="Legenda"/>
      </w:pPr>
      <w:bookmarkStart w:id="299" w:name="_Toc486423017"/>
      <w:r>
        <w:t xml:space="preserve">Figura </w:t>
      </w:r>
      <w:r w:rsidR="008913FA">
        <w:fldChar w:fldCharType="begin"/>
      </w:r>
      <w:r w:rsidR="008913FA">
        <w:instrText xml:space="preserve"> SEQ Figura \* ARABIC </w:instrText>
      </w:r>
      <w:r w:rsidR="008913FA">
        <w:fldChar w:fldCharType="separate"/>
      </w:r>
      <w:r w:rsidR="00B610E9">
        <w:rPr>
          <w:noProof/>
        </w:rPr>
        <w:t>16</w:t>
      </w:r>
      <w:r w:rsidR="008913FA">
        <w:rPr>
          <w:noProof/>
        </w:rPr>
        <w:fldChar w:fldCharType="end"/>
      </w:r>
      <w:r>
        <w:t xml:space="preserve">. Diagrama de sequência - </w:t>
      </w:r>
      <w:proofErr w:type="spellStart"/>
      <w:r>
        <w:t>Choose</w:t>
      </w:r>
      <w:proofErr w:type="spellEnd"/>
      <w:r>
        <w:t xml:space="preserve"> NN</w:t>
      </w:r>
      <w:bookmarkEnd w:id="299"/>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Legenda"/>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Legenda"/>
      </w:pPr>
      <w:bookmarkStart w:id="300" w:name="_Toc486423018"/>
      <w:r>
        <w:lastRenderedPageBreak/>
        <w:t xml:space="preserve">Figura </w:t>
      </w:r>
      <w:r w:rsidR="008913FA">
        <w:fldChar w:fldCharType="begin"/>
      </w:r>
      <w:r w:rsidR="008913FA">
        <w:instrText xml:space="preserve"> SEQ Figura \* ARABIC </w:instrText>
      </w:r>
      <w:r w:rsidR="008913FA">
        <w:fldChar w:fldCharType="separate"/>
      </w:r>
      <w:r w:rsidR="00B610E9">
        <w:rPr>
          <w:noProof/>
        </w:rPr>
        <w:t>17</w:t>
      </w:r>
      <w:r w:rsidR="008913FA">
        <w:rPr>
          <w:noProof/>
        </w:rPr>
        <w:fldChar w:fldCharType="end"/>
      </w:r>
      <w:r>
        <w:t xml:space="preserve">. Diagrama de classes de projeto </w:t>
      </w:r>
      <w:r w:rsidRPr="009565FD">
        <w:rPr>
          <w:i/>
        </w:rPr>
        <w:t xml:space="preserve">- </w:t>
      </w:r>
      <w:proofErr w:type="spellStart"/>
      <w:r w:rsidRPr="009565FD">
        <w:rPr>
          <w:i/>
        </w:rPr>
        <w:t>Import</w:t>
      </w:r>
      <w:proofErr w:type="spellEnd"/>
      <w:r w:rsidRPr="009565FD">
        <w:rPr>
          <w:i/>
        </w:rPr>
        <w:t xml:space="preserve"> BMF Data</w:t>
      </w:r>
      <w:bookmarkEnd w:id="300"/>
    </w:p>
    <w:p w14:paraId="3B913AFA" w14:textId="0C124E1B" w:rsidR="00C924F0" w:rsidRPr="00C924F0" w:rsidRDefault="00C924F0" w:rsidP="00C924F0">
      <w:pPr>
        <w:pStyle w:val="Image"/>
      </w:pPr>
      <w: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Legenda"/>
      </w:pPr>
      <w:r>
        <w:t>Fonte: Autor (2017)</w:t>
      </w:r>
    </w:p>
    <w:p w14:paraId="61D7CFDF" w14:textId="77777777" w:rsidR="00B610E9" w:rsidRPr="00B610E9" w:rsidRDefault="00B610E9" w:rsidP="00B610E9"/>
    <w:p w14:paraId="54831939" w14:textId="18A0D021" w:rsidR="00C924F0" w:rsidRPr="009565FD" w:rsidRDefault="00C924F0" w:rsidP="00C924F0">
      <w:pPr>
        <w:pStyle w:val="Legenda"/>
        <w:rPr>
          <w:i/>
        </w:rPr>
      </w:pPr>
      <w:bookmarkStart w:id="301" w:name="_Toc486423019"/>
      <w:r>
        <w:t xml:space="preserve">Figura </w:t>
      </w:r>
      <w:r w:rsidR="008913FA">
        <w:fldChar w:fldCharType="begin"/>
      </w:r>
      <w:r w:rsidR="008913FA">
        <w:instrText xml:space="preserve"> SEQ Figura \* ARABIC </w:instrText>
      </w:r>
      <w:r w:rsidR="008913FA">
        <w:fldChar w:fldCharType="separate"/>
      </w:r>
      <w:r w:rsidR="00B610E9">
        <w:rPr>
          <w:noProof/>
        </w:rPr>
        <w:t>18</w:t>
      </w:r>
      <w:r w:rsidR="008913FA">
        <w:rPr>
          <w:noProof/>
        </w:rPr>
        <w:fldChar w:fldCharType="end"/>
      </w:r>
      <w:r>
        <w:t xml:space="preserve">. Diagrama de sequência </w:t>
      </w:r>
      <w:r w:rsidRPr="009565FD">
        <w:rPr>
          <w:i/>
        </w:rPr>
        <w:t xml:space="preserve">- </w:t>
      </w:r>
      <w:proofErr w:type="spellStart"/>
      <w:r w:rsidRPr="009565FD">
        <w:rPr>
          <w:i/>
        </w:rPr>
        <w:t>Import</w:t>
      </w:r>
      <w:proofErr w:type="spellEnd"/>
      <w:r w:rsidRPr="009565FD">
        <w:rPr>
          <w:i/>
        </w:rPr>
        <w:t xml:space="preserve"> BMF Data</w:t>
      </w:r>
      <w:bookmarkEnd w:id="301"/>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Legenda"/>
      </w:pPr>
      <w:r>
        <w:t>Fonte: Autor (2017)</w:t>
      </w:r>
    </w:p>
    <w:p w14:paraId="20A9BAC9" w14:textId="42DA7742" w:rsidR="00C924F0" w:rsidRDefault="00C924F0" w:rsidP="00C924F0"/>
    <w:p w14:paraId="521DE782" w14:textId="1EAB4A10" w:rsidR="00C924F0" w:rsidRPr="009565FD" w:rsidRDefault="00C924F0" w:rsidP="00C924F0">
      <w:pPr>
        <w:pStyle w:val="Legenda"/>
        <w:rPr>
          <w:i/>
        </w:rPr>
      </w:pPr>
      <w:bookmarkStart w:id="302" w:name="_Toc486423020"/>
      <w:r>
        <w:lastRenderedPageBreak/>
        <w:t xml:space="preserve">Figura </w:t>
      </w:r>
      <w:r w:rsidR="008913FA">
        <w:fldChar w:fldCharType="begin"/>
      </w:r>
      <w:r w:rsidR="008913FA">
        <w:instrText xml:space="preserve"> SEQ Figura \* ARABIC </w:instrText>
      </w:r>
      <w:r w:rsidR="008913FA">
        <w:fldChar w:fldCharType="separate"/>
      </w:r>
      <w:r w:rsidR="00B610E9">
        <w:rPr>
          <w:noProof/>
        </w:rPr>
        <w:t>19</w:t>
      </w:r>
      <w:r w:rsidR="008913FA">
        <w:rPr>
          <w:noProof/>
        </w:rPr>
        <w:fldChar w:fldCharType="end"/>
      </w:r>
      <w:r>
        <w:t xml:space="preserve">. Diagrama de classes de projeto - </w:t>
      </w:r>
      <w:proofErr w:type="spellStart"/>
      <w:r w:rsidRPr="009565FD">
        <w:rPr>
          <w:i/>
        </w:rPr>
        <w:t>Comparative</w:t>
      </w:r>
      <w:proofErr w:type="spellEnd"/>
      <w:r w:rsidRPr="009565FD">
        <w:rPr>
          <w:i/>
        </w:rPr>
        <w:t xml:space="preserve"> Chart</w:t>
      </w:r>
      <w:bookmarkEnd w:id="302"/>
    </w:p>
    <w:p w14:paraId="5C919D00" w14:textId="2D8A522A" w:rsidR="00C924F0" w:rsidRDefault="00C924F0" w:rsidP="00C924F0">
      <w:pPr>
        <w:pStyle w:val="Image"/>
      </w:pPr>
      <w:r w:rsidRPr="00C924F0">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Legenda"/>
      </w:pPr>
      <w:r>
        <w:t>Fonte: Autor (2017)</w:t>
      </w:r>
    </w:p>
    <w:p w14:paraId="35C57095" w14:textId="16371BC9" w:rsidR="00C924F0" w:rsidRDefault="00C924F0" w:rsidP="00C924F0"/>
    <w:p w14:paraId="5B31B054" w14:textId="18CECE23" w:rsidR="00C924F0" w:rsidRPr="009565FD" w:rsidRDefault="00C924F0" w:rsidP="00C924F0">
      <w:pPr>
        <w:pStyle w:val="Legenda"/>
        <w:rPr>
          <w:i/>
        </w:rPr>
      </w:pPr>
      <w:bookmarkStart w:id="303" w:name="_Toc486423021"/>
      <w:r>
        <w:t xml:space="preserve">Figura </w:t>
      </w:r>
      <w:r w:rsidR="008913FA">
        <w:fldChar w:fldCharType="begin"/>
      </w:r>
      <w:r w:rsidR="008913FA">
        <w:instrText xml:space="preserve"> SEQ Figura \* ARABIC </w:instrText>
      </w:r>
      <w:r w:rsidR="008913FA">
        <w:fldChar w:fldCharType="separate"/>
      </w:r>
      <w:r w:rsidR="00B610E9">
        <w:rPr>
          <w:noProof/>
        </w:rPr>
        <w:t>20</w:t>
      </w:r>
      <w:r w:rsidR="008913FA">
        <w:rPr>
          <w:noProof/>
        </w:rPr>
        <w:fldChar w:fldCharType="end"/>
      </w:r>
      <w:r>
        <w:t xml:space="preserve">. Diagrama de sequência - </w:t>
      </w:r>
      <w:proofErr w:type="spellStart"/>
      <w:r w:rsidRPr="009565FD">
        <w:rPr>
          <w:i/>
        </w:rPr>
        <w:t>Comparative</w:t>
      </w:r>
      <w:proofErr w:type="spellEnd"/>
      <w:r w:rsidRPr="009565FD">
        <w:rPr>
          <w:i/>
        </w:rPr>
        <w:t xml:space="preserve"> Chart</w:t>
      </w:r>
      <w:bookmarkEnd w:id="303"/>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Legenda"/>
      </w:pPr>
      <w:r>
        <w:t>Fonte: Autor (2017)</w:t>
      </w:r>
    </w:p>
    <w:p w14:paraId="4CC8C5EC" w14:textId="5502CE93" w:rsidR="00C924F0" w:rsidRPr="009565FD" w:rsidRDefault="00C924F0" w:rsidP="00C924F0">
      <w:pPr>
        <w:pStyle w:val="Legenda"/>
        <w:rPr>
          <w:i/>
        </w:rPr>
      </w:pPr>
      <w:bookmarkStart w:id="304" w:name="_Toc486423022"/>
      <w:r>
        <w:lastRenderedPageBreak/>
        <w:t xml:space="preserve">Figura </w:t>
      </w:r>
      <w:r w:rsidR="008913FA">
        <w:fldChar w:fldCharType="begin"/>
      </w:r>
      <w:r w:rsidR="008913FA">
        <w:instrText xml:space="preserve"> SEQ Figura \* ARABIC </w:instrText>
      </w:r>
      <w:r w:rsidR="008913FA">
        <w:fldChar w:fldCharType="separate"/>
      </w:r>
      <w:r w:rsidR="00B610E9">
        <w:rPr>
          <w:noProof/>
        </w:rPr>
        <w:t>21</w:t>
      </w:r>
      <w:r w:rsidR="008913FA">
        <w:rPr>
          <w:noProof/>
        </w:rPr>
        <w:fldChar w:fldCharType="end"/>
      </w:r>
      <w:r>
        <w:t xml:space="preserve">. Diagrama de classes de projeto </w:t>
      </w:r>
      <w:r w:rsidRPr="009565FD">
        <w:rPr>
          <w:i/>
        </w:rPr>
        <w:t xml:space="preserve">- </w:t>
      </w:r>
      <w:proofErr w:type="spellStart"/>
      <w:r w:rsidRPr="009565FD">
        <w:rPr>
          <w:i/>
        </w:rPr>
        <w:t>Train</w:t>
      </w:r>
      <w:proofErr w:type="spellEnd"/>
      <w:r w:rsidRPr="009565FD">
        <w:rPr>
          <w:i/>
        </w:rPr>
        <w:t xml:space="preserve"> NN</w:t>
      </w:r>
      <w:bookmarkEnd w:id="304"/>
    </w:p>
    <w:p w14:paraId="2EAB4017" w14:textId="109EDB76" w:rsidR="00C924F0" w:rsidRDefault="00C924F0" w:rsidP="00C924F0">
      <w:pPr>
        <w:pStyle w:val="Image"/>
      </w:pPr>
      <w: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Legenda"/>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Legenda"/>
      </w:pPr>
      <w:bookmarkStart w:id="305" w:name="_Toc486423023"/>
      <w:r>
        <w:t xml:space="preserve">Figura </w:t>
      </w:r>
      <w:r w:rsidR="008913FA">
        <w:fldChar w:fldCharType="begin"/>
      </w:r>
      <w:r w:rsidR="008913FA">
        <w:instrText xml:space="preserve"> SEQ Figura \* ARABIC </w:instrText>
      </w:r>
      <w:r w:rsidR="008913FA">
        <w:fldChar w:fldCharType="separate"/>
      </w:r>
      <w:r w:rsidR="00B610E9">
        <w:rPr>
          <w:noProof/>
        </w:rPr>
        <w:t>22</w:t>
      </w:r>
      <w:r w:rsidR="008913FA">
        <w:rPr>
          <w:noProof/>
        </w:rPr>
        <w:fldChar w:fldCharType="end"/>
      </w:r>
      <w:r>
        <w:t xml:space="preserve">. Diagrama de sequência - </w:t>
      </w:r>
      <w:proofErr w:type="spellStart"/>
      <w:r w:rsidRPr="009565FD">
        <w:rPr>
          <w:i/>
        </w:rPr>
        <w:t>Train</w:t>
      </w:r>
      <w:proofErr w:type="spellEnd"/>
      <w:r w:rsidRPr="009565FD">
        <w:rPr>
          <w:i/>
        </w:rPr>
        <w:t xml:space="preserve"> NN</w:t>
      </w:r>
      <w:bookmarkEnd w:id="305"/>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Legenda"/>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Ttulo1"/>
      </w:pPr>
      <w:bookmarkStart w:id="306" w:name="_Toc486423166"/>
      <w:r w:rsidRPr="00AD1FC5">
        <w:t>Detalhes de implementação.</w:t>
      </w:r>
      <w:bookmarkEnd w:id="306"/>
    </w:p>
    <w:p w14:paraId="3D0AA073" w14:textId="65E6A78F" w:rsidR="00F17C35" w:rsidRPr="00F17C35" w:rsidRDefault="00F17C35" w:rsidP="00F17C35">
      <w:pPr>
        <w:pStyle w:val="Corpodetexto"/>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Ttulo2"/>
      </w:pPr>
      <w:bookmarkStart w:id="307" w:name="_Toc486423167"/>
      <w:r w:rsidRPr="00AD1FC5">
        <w:t>Topologia</w:t>
      </w:r>
      <w:bookmarkEnd w:id="307"/>
    </w:p>
    <w:p w14:paraId="1491AC5E" w14:textId="23FD74B3" w:rsidR="004B7E42" w:rsidRDefault="004B7E42" w:rsidP="004B7E42">
      <w:pPr>
        <w:rPr>
          <w:lang w:val="en-US"/>
        </w:rPr>
      </w:pPr>
    </w:p>
    <w:p w14:paraId="5E8205F2" w14:textId="78F80E89" w:rsidR="00AD1FC5" w:rsidRDefault="00C75C3E" w:rsidP="00C53E38">
      <w:pPr>
        <w:rPr>
          <w:ins w:id="308"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proofErr w:type="spellStart"/>
      <w:r w:rsidR="002276D8">
        <w:rPr>
          <w:i/>
        </w:rPr>
        <w:t>feed-forward</w:t>
      </w:r>
      <w:proofErr w:type="spellEnd"/>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w:t>
      </w:r>
      <w:proofErr w:type="spellStart"/>
      <w:r w:rsidR="00B04296">
        <w:rPr>
          <w:i/>
        </w:rPr>
        <w:t>interval</w:t>
      </w:r>
      <w:proofErr w:type="spellEnd"/>
      <w:r w:rsidR="00B04296">
        <w:rPr>
          <w:i/>
        </w:rPr>
        <w:t xml:space="preserve">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77777777" w:rsidR="009F4FA6" w:rsidRDefault="009F4FA6" w:rsidP="009F4FA6">
      <w:moveToRangeStart w:id="309" w:author="mario" w:date="2017-07-15T09:31:00Z" w:name="move487874421"/>
      <w:moveTo w:id="310" w:author="mario" w:date="2017-07-15T09:31:00Z">
        <w:r w:rsidRPr="00C53E38">
          <w:t xml:space="preserve">A </w:t>
        </w:r>
        <w:r w:rsidRPr="00C53E38">
          <w:fldChar w:fldCharType="begin"/>
        </w:r>
        <w:r w:rsidRPr="00C53E38">
          <w:instrText xml:space="preserve"> REF _Ref478497308 \h </w:instrText>
        </w:r>
      </w:moveTo>
      <w:moveTo w:id="311" w:author="mario" w:date="2017-07-15T09:31:00Z">
        <w:r w:rsidRPr="00C53E38">
          <w:fldChar w:fldCharType="separate"/>
        </w:r>
        <w:r>
          <w:t xml:space="preserve">Figura </w:t>
        </w:r>
        <w:r>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w:t>
        </w:r>
        <w:proofErr w:type="gramStart"/>
        <w:r>
          <w:t>3</w:t>
        </w:r>
        <w:proofErr w:type="gramEnd"/>
        <w:r>
          <w:t xml:space="preserve"> neurônios cada e com o </w:t>
        </w:r>
        <w:r>
          <w:rPr>
            <w:i/>
          </w:rPr>
          <w:t xml:space="preserve">date </w:t>
        </w:r>
        <w:proofErr w:type="spellStart"/>
        <w:r>
          <w:rPr>
            <w:i/>
          </w:rPr>
          <w:t>interval</w:t>
        </w:r>
        <w:proofErr w:type="spellEnd"/>
        <w:r>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309"/>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Legenda"/>
      </w:pPr>
      <w:bookmarkStart w:id="312" w:name="_Ref478497308"/>
      <w:bookmarkStart w:id="313" w:name="_Ref478500004"/>
      <w:bookmarkStart w:id="314" w:name="_Toc486423024"/>
      <w:r>
        <w:t xml:space="preserve">Figura </w:t>
      </w:r>
      <w:r w:rsidR="008913FA">
        <w:fldChar w:fldCharType="begin"/>
      </w:r>
      <w:r w:rsidR="008913FA">
        <w:instrText xml:space="preserve"> SEQ Figura \* ARABIC </w:instrText>
      </w:r>
      <w:r w:rsidR="008913FA">
        <w:fldChar w:fldCharType="separate"/>
      </w:r>
      <w:r w:rsidR="00C11719">
        <w:rPr>
          <w:noProof/>
        </w:rPr>
        <w:t>23</w:t>
      </w:r>
      <w:r w:rsidR="008913FA">
        <w:rPr>
          <w:noProof/>
        </w:rPr>
        <w:fldChar w:fldCharType="end"/>
      </w:r>
      <w:bookmarkEnd w:id="312"/>
      <w:r>
        <w:t>. Topologia da RNA utilizada</w:t>
      </w:r>
      <w:bookmarkEnd w:id="313"/>
      <w:bookmarkEnd w:id="314"/>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Legenda"/>
      </w:pPr>
      <w:r>
        <w:t>Fonte: Autor (2017)</w:t>
      </w:r>
    </w:p>
    <w:p w14:paraId="3462F5AB" w14:textId="4CFD9BBB" w:rsidR="00C53E38" w:rsidRDefault="00C53E38" w:rsidP="00C53E38"/>
    <w:p w14:paraId="3ED52A53" w14:textId="0219831C" w:rsidR="009C18A7" w:rsidDel="009F4FA6" w:rsidRDefault="00C53E38" w:rsidP="009C18A7">
      <w:moveFromRangeStart w:id="315" w:author="mario" w:date="2017-07-15T09:31:00Z" w:name="move487874421"/>
      <w:moveFrom w:id="316" w:author="mario" w:date="2017-07-15T09:31:00Z">
        <w:r w:rsidRPr="00C53E38" w:rsidDel="009F4FA6">
          <w:t xml:space="preserve">A </w:t>
        </w:r>
        <w:r w:rsidRPr="00C53E38" w:rsidDel="009F4FA6">
          <w:fldChar w:fldCharType="begin"/>
        </w:r>
        <w:r w:rsidRPr="00C53E38" w:rsidDel="009F4FA6">
          <w:instrText xml:space="preserve"> REF _Ref478497308 \h </w:instrText>
        </w:r>
      </w:moveFrom>
      <w:del w:id="317" w:author="mario" w:date="2017-07-15T09:31:00Z"/>
      <w:moveFrom w:id="318" w:author="mario" w:date="2017-07-15T09:31:00Z">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315"/>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proofErr w:type="spellStart"/>
      <w:r>
        <w:rPr>
          <w:i/>
        </w:rPr>
        <w:t>delay</w:t>
      </w:r>
      <w:proofErr w:type="spellEnd"/>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 xml:space="preserve">date </w:t>
      </w:r>
      <w:proofErr w:type="spellStart"/>
      <w:r w:rsidR="00E11903">
        <w:rPr>
          <w:i/>
        </w:rPr>
        <w:t>interval</w:t>
      </w:r>
      <w:proofErr w:type="spellEnd"/>
      <w:r w:rsidR="00E11903">
        <w:t>, ou seja, a primeira saída será utilizada na próxima iteração, a segunda na segunda, e assim por diante.</w:t>
      </w:r>
    </w:p>
    <w:p w14:paraId="396C7A1E" w14:textId="685969FA" w:rsidR="009C18A7" w:rsidRDefault="009C18A7" w:rsidP="004508A1">
      <w:pPr>
        <w:rPr>
          <w:ins w:id="319" w:author="mario" w:date="2017-07-15T09:31:00Z"/>
        </w:rPr>
      </w:pPr>
      <w:r>
        <w:t xml:space="preserve">A topologia é dinâmica, pois enquanto a rede utiliza dados verdadeiros (externos) ela se comporta como </w:t>
      </w:r>
      <w:proofErr w:type="spellStart"/>
      <w:r>
        <w:rPr>
          <w:i/>
        </w:rPr>
        <w:t>feed-forward</w:t>
      </w:r>
      <w:proofErr w:type="spellEnd"/>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320" w:author="mario" w:date="2017-07-15T09:31:00Z" w:name="move487874431"/>
      <w:moveTo w:id="321" w:author="mario" w:date="2017-07-15T09:31:00Z">
        <w:r>
          <w:t xml:space="preserve">Já no início do código da </w:t>
        </w:r>
        <w:r>
          <w:fldChar w:fldCharType="begin"/>
        </w:r>
        <w:r>
          <w:instrText xml:space="preserve"> REF _Ref478500916 \h </w:instrText>
        </w:r>
      </w:moveTo>
      <w:moveTo w:id="322" w:author="mario" w:date="2017-07-15T09:31:00Z">
        <w:r>
          <w:fldChar w:fldCharType="separate"/>
        </w:r>
        <w:r>
          <w:t xml:space="preserve">Figura </w:t>
        </w:r>
        <w:r>
          <w:rPr>
            <w:noProof/>
          </w:rPr>
          <w:t>24</w:t>
        </w:r>
        <w:r>
          <w:fldChar w:fldCharType="end"/>
        </w:r>
        <w:r>
          <w:t xml:space="preserve"> aparece um recurso muito utilizado no projeto, a fim de melhorar a qualidade do código, o </w:t>
        </w:r>
        <w:proofErr w:type="spellStart"/>
        <w:r>
          <w:t>Javadoc</w:t>
        </w:r>
        <w:proofErr w:type="spellEnd"/>
        <w:r>
          <w:t>. Ele é responsável por criar uma documentação completa por meio de meta-dados, chamados de ‘</w:t>
        </w:r>
        <w:proofErr w:type="spellStart"/>
        <w:r>
          <w:t>tags</w:t>
        </w:r>
        <w:proofErr w:type="spellEnd"/>
        <w:r>
          <w:t xml:space="preserve">’. </w:t>
        </w:r>
      </w:moveTo>
      <w:sdt>
        <w:sdtPr>
          <w:id w:val="770051851"/>
          <w:citation/>
        </w:sdtPr>
        <w:sdtEndPr/>
        <w:sdtContent>
          <w:moveTo w:id="323" w:author="mario" w:date="2017-07-15T09:31:00Z">
            <w:r>
              <w:fldChar w:fldCharType="begin"/>
            </w:r>
            <w:r>
              <w:instrText xml:space="preserve"> CITATION Jav14 \l 1046 </w:instrText>
            </w:r>
            <w:r>
              <w:fldChar w:fldCharType="separate"/>
            </w:r>
            <w:r>
              <w:rPr>
                <w:noProof/>
              </w:rPr>
              <w:t>(ORACLE, 2014)</w:t>
            </w:r>
            <w:r>
              <w:fldChar w:fldCharType="end"/>
            </w:r>
          </w:moveTo>
        </w:sdtContent>
      </w:sdt>
      <w:moveTo w:id="324"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Legenda"/>
      </w:pPr>
      <w:bookmarkStart w:id="325" w:name="_Ref478500916"/>
      <w:bookmarkStart w:id="326" w:name="_Toc486423025"/>
      <w:moveToRangeEnd w:id="320"/>
      <w:r>
        <w:lastRenderedPageBreak/>
        <w:t xml:space="preserve">Figura </w:t>
      </w:r>
      <w:r w:rsidR="008913FA">
        <w:fldChar w:fldCharType="begin"/>
      </w:r>
      <w:r w:rsidR="008913FA">
        <w:instrText xml:space="preserve"> SEQ Figura \* ARABIC </w:instrText>
      </w:r>
      <w:r w:rsidR="008913FA">
        <w:fldChar w:fldCharType="separate"/>
      </w:r>
      <w:r w:rsidR="00C11719">
        <w:rPr>
          <w:noProof/>
        </w:rPr>
        <w:t>24</w:t>
      </w:r>
      <w:r w:rsidR="008913FA">
        <w:rPr>
          <w:noProof/>
        </w:rPr>
        <w:fldChar w:fldCharType="end"/>
      </w:r>
      <w:bookmarkEnd w:id="325"/>
      <w:r>
        <w:t>. Código implementação topologia</w:t>
      </w:r>
      <w:bookmarkEnd w:id="326"/>
    </w:p>
    <w:p w14:paraId="6068872A" w14:textId="00EC7E14" w:rsidR="009C18A7" w:rsidRDefault="009C18A7" w:rsidP="002F168E">
      <w:pPr>
        <w:pStyle w:val="Image"/>
      </w:pPr>
      <w: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Legenda"/>
      </w:pPr>
      <w:r>
        <w:t>Fonte: Autor (2017)</w:t>
      </w:r>
    </w:p>
    <w:p w14:paraId="1781CB10" w14:textId="77777777" w:rsidR="00A759AC" w:rsidRDefault="00A759AC" w:rsidP="00A759AC"/>
    <w:p w14:paraId="5918EC89" w14:textId="59F6AE83" w:rsidR="00A759AC" w:rsidRPr="00A759AC" w:rsidDel="009F4FA6" w:rsidRDefault="00A759AC" w:rsidP="00A759AC">
      <w:moveFromRangeStart w:id="327" w:author="mario" w:date="2017-07-15T09:31:00Z" w:name="move487874431"/>
      <w:moveFrom w:id="328" w:author="mario" w:date="2017-07-15T09:31:00Z">
        <w:r w:rsidDel="009F4FA6">
          <w:t xml:space="preserve">Já no início do código da </w:t>
        </w:r>
        <w:r w:rsidDel="009F4FA6">
          <w:fldChar w:fldCharType="begin"/>
        </w:r>
        <w:r w:rsidDel="009F4FA6">
          <w:instrText xml:space="preserve"> REF _Ref478500916 \h </w:instrText>
        </w:r>
      </w:moveFrom>
      <w:del w:id="329" w:author="mario" w:date="2017-07-15T09:31:00Z"/>
      <w:moveFrom w:id="330" w:author="mario" w:date="2017-07-15T09:31:00Z">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EndPr/>
        <w:sdtContent>
          <w:moveFrom w:id="331"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332"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327"/>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Ttulo2"/>
      </w:pPr>
      <w:bookmarkStart w:id="333" w:name="_Toc486423168"/>
      <w:r>
        <w:lastRenderedPageBreak/>
        <w:t>Função de ativação</w:t>
      </w:r>
      <w:bookmarkEnd w:id="33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w:t>
      </w:r>
      <w:proofErr w:type="gramStart"/>
      <w:r>
        <w:t>implementado</w:t>
      </w:r>
      <w:proofErr w:type="gramEnd"/>
      <w:r>
        <w:t xml:space="preserve"> não foi possível fazer por neurônio, mas sim por camada. </w:t>
      </w:r>
    </w:p>
    <w:p w14:paraId="712DE80A" w14:textId="1F24538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w:t>
      </w:r>
      <w:del w:id="334" w:author="Mario" w:date="2017-07-16T20:24:00Z">
        <w:r w:rsidR="00F05B09" w:rsidRPr="00C53E38" w:rsidDel="00232D18">
          <w:delText xml:space="preserve">implementado </w:delText>
        </w:r>
      </w:del>
      <w:proofErr w:type="gramStart"/>
      <w:ins w:id="335" w:author="Mario" w:date="2017-07-16T20:24:00Z">
        <w:r w:rsidR="00232D18" w:rsidRPr="00C53E38">
          <w:t>implementad</w:t>
        </w:r>
        <w:r w:rsidR="00232D18">
          <w:t>a</w:t>
        </w:r>
        <w:proofErr w:type="gramEnd"/>
        <w:r w:rsidR="00232D18" w:rsidRPr="00C53E38">
          <w:t xml:space="preserve"> </w:t>
        </w:r>
      </w:ins>
      <w:r w:rsidR="00F05B09" w:rsidRPr="00C53E38">
        <w:t xml:space="preserve">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pPr>
        <w:rPr>
          <w:ins w:id="336"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proofErr w:type="spellStart"/>
      <w:proofErr w:type="gramStart"/>
      <w:r w:rsidR="00D21753" w:rsidRPr="00D21753">
        <w:rPr>
          <w:i/>
        </w:rPr>
        <w:t>ActivationLinear</w:t>
      </w:r>
      <w:proofErr w:type="spellEnd"/>
      <w:proofErr w:type="gramEnd"/>
      <w:r w:rsidRPr="00FA2FFE">
        <w:rPr>
          <w:i/>
        </w:rPr>
        <w:fldChar w:fldCharType="end"/>
      </w:r>
      <w:r w:rsidR="00C11719">
        <w:rPr>
          <w:i/>
        </w:rPr>
        <w:t xml:space="preserve">, </w:t>
      </w:r>
      <w:r>
        <w:t>para que não haja interferência entre um dia e outro.</w:t>
      </w:r>
    </w:p>
    <w:p w14:paraId="3A1ED7C1" w14:textId="657D1385" w:rsidR="009F4FA6" w:rsidRDefault="009F4FA6" w:rsidP="009F4FA6">
      <w:moveToRangeStart w:id="337" w:author="mario" w:date="2017-07-15T09:32:00Z" w:name="move487874451"/>
      <w:moveTo w:id="338" w:author="mario" w:date="2017-07-15T09:32:00Z">
        <w:r>
          <w:t xml:space="preserve">A </w:t>
        </w:r>
        <w:r>
          <w:fldChar w:fldCharType="begin"/>
        </w:r>
        <w:r>
          <w:instrText xml:space="preserve"> REF _Ref478501908 \h </w:instrText>
        </w:r>
      </w:moveTo>
      <w:moveTo w:id="339" w:author="mario" w:date="2017-07-15T09:32:00Z">
        <w:r>
          <w:fldChar w:fldCharType="separate"/>
        </w:r>
        <w:r>
          <w:t xml:space="preserve">Figura </w:t>
        </w:r>
        <w:r>
          <w:rPr>
            <w:noProof/>
          </w:rPr>
          <w:t>25</w:t>
        </w:r>
        <w:r>
          <w:fldChar w:fldCharType="end"/>
        </w:r>
        <w:r>
          <w:t xml:space="preserve"> apresenta o código utilizado na criação das funções de ativação, utilizado o padrão de projeto </w:t>
        </w:r>
        <w:proofErr w:type="spellStart"/>
        <w:r w:rsidRPr="00307DBC">
          <w:rPr>
            <w:i/>
          </w:rPr>
          <w:t>Factory</w:t>
        </w:r>
        <w:proofErr w:type="spellEnd"/>
        <w:r>
          <w:t xml:space="preserve">. Este padrão é responsável por encapsular, simplificar e </w:t>
        </w:r>
        <w:proofErr w:type="gramStart"/>
        <w:r>
          <w:t>flexibilizar</w:t>
        </w:r>
        <w:proofErr w:type="gramEnd"/>
        <w:r>
          <w:t xml:space="preserve"> a criação </w:t>
        </w:r>
      </w:moveTo>
      <w:ins w:id="340" w:author="Mario" w:date="2017-07-16T20:25:00Z">
        <w:r w:rsidR="00232D18">
          <w:t>d</w:t>
        </w:r>
      </w:ins>
      <w:moveTo w:id="341" w:author="mario" w:date="2017-07-15T09:32:00Z">
        <w:r>
          <w:t>e objetos</w:t>
        </w:r>
        <w:del w:id="342" w:author="Mario" w:date="2017-07-16T20:25:00Z">
          <w:r w:rsidDel="00232D18">
            <w:delText xml:space="preserve"> concretos</w:delText>
          </w:r>
        </w:del>
        <w:r>
          <w:t xml:space="preserve">. Na </w:t>
        </w:r>
        <w:r>
          <w:fldChar w:fldCharType="begin"/>
        </w:r>
        <w:r>
          <w:instrText xml:space="preserve"> REF _Ref478500916 \h </w:instrText>
        </w:r>
      </w:moveTo>
      <w:moveTo w:id="343" w:author="mario" w:date="2017-07-15T09:32:00Z">
        <w:r>
          <w:fldChar w:fldCharType="separate"/>
        </w:r>
        <w:r>
          <w:t xml:space="preserve">Figura </w:t>
        </w:r>
        <w:r>
          <w:rPr>
            <w:noProof/>
          </w:rPr>
          <w:t>24</w:t>
        </w:r>
        <w:r>
          <w:fldChar w:fldCharType="end"/>
        </w:r>
        <w:r>
          <w:t xml:space="preserve"> o trecho de criação de uma camada utiliza a </w:t>
        </w:r>
        <w:proofErr w:type="spellStart"/>
        <w:r w:rsidRPr="00307DBC">
          <w:rPr>
            <w:i/>
          </w:rPr>
          <w:t>factory</w:t>
        </w:r>
        <w:proofErr w:type="spellEnd"/>
        <w:r>
          <w:rPr>
            <w:i/>
          </w:rPr>
          <w:t xml:space="preserve"> </w:t>
        </w:r>
        <w:r>
          <w:t>desta última figura. Nota-se a facilidade em criar vários tipos de funções de ativações em uma mesma linha de código.</w:t>
        </w:r>
      </w:moveTo>
    </w:p>
    <w:moveToRangeEnd w:id="337"/>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Legenda"/>
      </w:pPr>
      <w:bookmarkStart w:id="344" w:name="_Ref478501908"/>
      <w:bookmarkStart w:id="345" w:name="_Toc486423026"/>
      <w:r>
        <w:t xml:space="preserve">Figura </w:t>
      </w:r>
      <w:r w:rsidR="008913FA">
        <w:fldChar w:fldCharType="begin"/>
      </w:r>
      <w:r w:rsidR="008913FA">
        <w:instrText xml:space="preserve"> SEQ Figura \* ARABIC </w:instrText>
      </w:r>
      <w:r w:rsidR="008913FA">
        <w:fldChar w:fldCharType="separate"/>
      </w:r>
      <w:r w:rsidR="00C11719">
        <w:rPr>
          <w:noProof/>
        </w:rPr>
        <w:t>25</w:t>
      </w:r>
      <w:r w:rsidR="008913FA">
        <w:rPr>
          <w:noProof/>
        </w:rPr>
        <w:fldChar w:fldCharType="end"/>
      </w:r>
      <w:bookmarkEnd w:id="344"/>
      <w:r>
        <w:t xml:space="preserve">. Código </w:t>
      </w:r>
      <w:proofErr w:type="spellStart"/>
      <w:r w:rsidRPr="00307DBC">
        <w:rPr>
          <w:i/>
        </w:rPr>
        <w:t>Factory</w:t>
      </w:r>
      <w:proofErr w:type="spellEnd"/>
      <w:r>
        <w:t xml:space="preserve"> função de ativação</w:t>
      </w:r>
      <w:bookmarkEnd w:id="345"/>
    </w:p>
    <w:p w14:paraId="0729BEB1" w14:textId="6D10C7D4" w:rsidR="00F71B19" w:rsidRDefault="00F71B19" w:rsidP="002F168E">
      <w:pPr>
        <w:pStyle w:val="Image"/>
      </w:pPr>
      <w: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Legenda"/>
      </w:pPr>
      <w:r>
        <w:t>Fonte: Autor (2017)</w:t>
      </w:r>
    </w:p>
    <w:p w14:paraId="59BC06C4" w14:textId="1E3DD77F" w:rsidR="00307DBC" w:rsidDel="009F4FA6" w:rsidRDefault="00773CAF" w:rsidP="00773CAF">
      <w:moveFromRangeStart w:id="346" w:author="mario" w:date="2017-07-15T09:32:00Z" w:name="move487874451"/>
      <w:moveFrom w:id="347" w:author="mario" w:date="2017-07-15T09:32:00Z">
        <w:r w:rsidDel="009F4FA6">
          <w:t xml:space="preserve">A </w:t>
        </w:r>
        <w:r w:rsidDel="009F4FA6">
          <w:fldChar w:fldCharType="begin"/>
        </w:r>
        <w:r w:rsidDel="009F4FA6">
          <w:instrText xml:space="preserve"> REF _Ref478501908 \h </w:instrText>
        </w:r>
      </w:moveFrom>
      <w:del w:id="348" w:author="mario" w:date="2017-07-15T09:32:00Z"/>
      <w:moveFrom w:id="349" w:author="mario" w:date="2017-07-15T09:32:00Z">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moveFrom>
      <w:del w:id="350" w:author="mario" w:date="2017-07-15T09:32:00Z"/>
      <w:moveFrom w:id="351" w:author="mario" w:date="2017-07-15T09:32:00Z">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346"/>
    <w:p w14:paraId="223B2D55" w14:textId="263A7A12" w:rsidR="00773CAF" w:rsidRPr="00307DBC" w:rsidRDefault="00307DBC" w:rsidP="00773CAF">
      <w:r>
        <w:t>Outro ponto de destaque é a utilização de “</w:t>
      </w:r>
      <w:proofErr w:type="spellStart"/>
      <w:r>
        <w:t>enum</w:t>
      </w:r>
      <w:proofErr w:type="spellEnd"/>
      <w:r>
        <w:t xml:space="preserve">”,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Ttulo2"/>
        <w:rPr>
          <w:lang w:val="en-US"/>
        </w:rPr>
      </w:pPr>
      <w:bookmarkStart w:id="352" w:name="_Toc486423169"/>
      <w:r w:rsidRPr="00C53E38">
        <w:rPr>
          <w:lang w:val="en-US"/>
        </w:rPr>
        <w:t>Date Interval</w:t>
      </w:r>
      <w:bookmarkEnd w:id="352"/>
    </w:p>
    <w:p w14:paraId="529899A6" w14:textId="23C36F01" w:rsidR="00096A17" w:rsidRDefault="00FA2FFE" w:rsidP="00454C7E">
      <w:pPr>
        <w:rPr>
          <w:ins w:id="353"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354" w:author="mario" w:date="2017-07-15T09:32:00Z" w:name="move487874460"/>
      <w:moveTo w:id="355" w:author="mario" w:date="2017-07-15T09:32:00Z">
        <w:r w:rsidRPr="00C53E38">
          <w:t xml:space="preserve">Na </w:t>
        </w:r>
        <w:r w:rsidRPr="00C53E38">
          <w:fldChar w:fldCharType="begin"/>
        </w:r>
        <w:r w:rsidRPr="00C53E38">
          <w:instrText xml:space="preserve"> REF _Ref478497307 \h </w:instrText>
        </w:r>
      </w:moveTo>
      <w:moveTo w:id="356" w:author="mario" w:date="2017-07-15T09:32:00Z">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 xml:space="preserve">date </w:t>
        </w:r>
        <w:proofErr w:type="spellStart"/>
        <w:r w:rsidRPr="00C53E38">
          <w:rPr>
            <w:i/>
          </w:rPr>
          <w:t>interval</w:t>
        </w:r>
        <w:proofErr w:type="spellEnd"/>
        <w:r w:rsidRPr="00C53E38">
          <w:t xml:space="preserve"> já explicado.</w:t>
        </w:r>
      </w:moveTo>
    </w:p>
    <w:moveToRangeEnd w:id="354"/>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Legenda"/>
        <w:rPr>
          <w:i/>
        </w:rPr>
      </w:pPr>
      <w:bookmarkStart w:id="357" w:name="_Ref478497307"/>
      <w:bookmarkStart w:id="358" w:name="_Toc486423027"/>
      <w:r w:rsidRPr="00C53E38">
        <w:t xml:space="preserve">Figura </w:t>
      </w:r>
      <w:r w:rsidR="008913FA">
        <w:fldChar w:fldCharType="begin"/>
      </w:r>
      <w:r w:rsidR="008913FA">
        <w:instrText xml:space="preserve"> SEQ Figura \* ARABIC </w:instrText>
      </w:r>
      <w:r w:rsidR="008913FA">
        <w:fldChar w:fldCharType="separate"/>
      </w:r>
      <w:r w:rsidR="005D70E4">
        <w:rPr>
          <w:noProof/>
        </w:rPr>
        <w:t>26</w:t>
      </w:r>
      <w:r w:rsidR="008913FA">
        <w:rPr>
          <w:noProof/>
        </w:rPr>
        <w:fldChar w:fldCharType="end"/>
      </w:r>
      <w:bookmarkEnd w:id="357"/>
      <w:r w:rsidRPr="00C53E38">
        <w:t xml:space="preserve">. Ajuste </w:t>
      </w:r>
      <w:r w:rsidRPr="00C53E38">
        <w:rPr>
          <w:i/>
        </w:rPr>
        <w:t xml:space="preserve">Date </w:t>
      </w:r>
      <w:proofErr w:type="spellStart"/>
      <w:r w:rsidRPr="00C53E38">
        <w:rPr>
          <w:i/>
        </w:rPr>
        <w:t>Interval</w:t>
      </w:r>
      <w:bookmarkEnd w:id="358"/>
      <w:proofErr w:type="spellEnd"/>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Legenda"/>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359" w:author="mario" w:date="2017-07-15T09:32:00Z" w:name="move487874460"/>
      <w:moveFrom w:id="360" w:author="mario" w:date="2017-07-15T09:32:00Z">
        <w:r w:rsidRPr="00C53E38" w:rsidDel="009F4FA6">
          <w:t xml:space="preserve">Na </w:t>
        </w:r>
        <w:r w:rsidRPr="00C53E38" w:rsidDel="009F4FA6">
          <w:fldChar w:fldCharType="begin"/>
        </w:r>
        <w:r w:rsidRPr="00C53E38" w:rsidDel="009F4FA6">
          <w:instrText xml:space="preserve"> REF _Ref478497307 \h </w:instrText>
        </w:r>
      </w:moveFrom>
      <w:del w:id="361" w:author="mario" w:date="2017-07-15T09:32:00Z"/>
      <w:moveFrom w:id="362" w:author="mario" w:date="2017-07-15T09:32:00Z">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359"/>
    <w:p w14:paraId="211802F6" w14:textId="22563A31" w:rsidR="006512C1" w:rsidRDefault="006512C1" w:rsidP="006512C1">
      <w:pPr>
        <w:rPr>
          <w:ins w:id="363" w:author="mario" w:date="2017-07-15T09:32:00Z"/>
        </w:rPr>
      </w:pPr>
      <w:r w:rsidRPr="00C53E38">
        <w:lastRenderedPageBreak/>
        <w:t xml:space="preserve">Utilizando i = </w:t>
      </w:r>
      <w:r w:rsidRPr="00C53E38">
        <w:rPr>
          <w:i/>
        </w:rPr>
        <w:t xml:space="preserve">date </w:t>
      </w:r>
      <w:proofErr w:type="spellStart"/>
      <w:r w:rsidRPr="00C53E38">
        <w:rPr>
          <w:i/>
        </w:rPr>
        <w:t>interval</w:t>
      </w:r>
      <w:proofErr w:type="spellEnd"/>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 xml:space="preserve">ara calcular os dados de </w:t>
      </w:r>
      <w:proofErr w:type="spellStart"/>
      <w:r w:rsidRPr="00C53E38">
        <w:t>D+n</w:t>
      </w:r>
      <w:proofErr w:type="spellEnd"/>
      <w:r w:rsidRPr="00C53E38">
        <w:t>,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364" w:author="mario" w:date="2017-07-15T09:32:00Z" w:name="move487874475"/>
      <w:moveTo w:id="365" w:author="mario" w:date="2017-07-15T09:32:00Z">
        <w:r>
          <w:t xml:space="preserve">Como visto anteriormente, o primeiro laço mostrado na </w:t>
        </w:r>
        <w:r>
          <w:fldChar w:fldCharType="begin"/>
        </w:r>
        <w:r>
          <w:instrText xml:space="preserve"> REF _Ref478587359 \h </w:instrText>
        </w:r>
      </w:moveTo>
      <w:moveTo w:id="366" w:author="mario" w:date="2017-07-15T09:32:00Z">
        <w:r>
          <w:fldChar w:fldCharType="separate"/>
        </w:r>
        <w:r>
          <w:t xml:space="preserve">Figura </w:t>
        </w:r>
        <w:r>
          <w:rPr>
            <w:noProof/>
          </w:rPr>
          <w:t>27</w:t>
        </w:r>
        <w:r>
          <w:fldChar w:fldCharType="end"/>
        </w:r>
        <w:r>
          <w:t xml:space="preserve"> é interagido até o valor de </w:t>
        </w:r>
        <w:proofErr w:type="spellStart"/>
        <w:proofErr w:type="gramStart"/>
        <w:r>
          <w:rPr>
            <w:i/>
          </w:rPr>
          <w:t>dateInterval</w:t>
        </w:r>
        <w:proofErr w:type="spellEnd"/>
        <w:proofErr w:type="gramEnd"/>
        <w:r>
          <w:t>, dentro dele terá um laço para adicionar os dados reais, outro para adicionar os dados calculados e um laço para calcular os valores de cada atributo e adicionar isso ao vetor contendo todos os dados.</w:t>
        </w:r>
      </w:moveTo>
    </w:p>
    <w:moveToRangeEnd w:id="364"/>
    <w:p w14:paraId="27E2E433" w14:textId="68CE5371" w:rsidR="009F4FA6" w:rsidDel="009F4FA6" w:rsidRDefault="009F4FA6" w:rsidP="006512C1">
      <w:pPr>
        <w:rPr>
          <w:del w:id="367" w:author="mario" w:date="2017-07-15T09:32:00Z"/>
        </w:rPr>
      </w:pPr>
    </w:p>
    <w:p w14:paraId="4848CB0E" w14:textId="4E64131B" w:rsidR="004D31C7" w:rsidDel="009F4FA6" w:rsidRDefault="004D31C7">
      <w:pPr>
        <w:suppressAutoHyphens w:val="0"/>
        <w:spacing w:after="0" w:line="240" w:lineRule="auto"/>
        <w:ind w:firstLine="0"/>
        <w:jc w:val="left"/>
        <w:rPr>
          <w:del w:id="368" w:author="mario" w:date="2017-07-15T09:32:00Z"/>
        </w:rPr>
      </w:pPr>
      <w:del w:id="369"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Legenda"/>
        <w:rPr>
          <w:i/>
        </w:rPr>
      </w:pPr>
      <w:bookmarkStart w:id="370" w:name="_Ref478587359"/>
      <w:bookmarkStart w:id="371" w:name="_Ref478587346"/>
      <w:bookmarkStart w:id="372" w:name="_Toc486423028"/>
      <w:r>
        <w:t xml:space="preserve">Figura </w:t>
      </w:r>
      <w:r w:rsidR="008913FA">
        <w:fldChar w:fldCharType="begin"/>
      </w:r>
      <w:r w:rsidR="008913FA">
        <w:instrText xml:space="preserve"> SEQ Figura \* ARABIC </w:instrText>
      </w:r>
      <w:r w:rsidR="008913FA">
        <w:fldChar w:fldCharType="separate"/>
      </w:r>
      <w:r w:rsidR="004D31C7">
        <w:rPr>
          <w:noProof/>
        </w:rPr>
        <w:t>27</w:t>
      </w:r>
      <w:r w:rsidR="008913FA">
        <w:rPr>
          <w:noProof/>
        </w:rPr>
        <w:fldChar w:fldCharType="end"/>
      </w:r>
      <w:bookmarkEnd w:id="370"/>
      <w:r>
        <w:t xml:space="preserve">. </w:t>
      </w:r>
      <w:r w:rsidR="00BB3113">
        <w:t>Código</w:t>
      </w:r>
      <w:r>
        <w:t xml:space="preserve"> </w:t>
      </w:r>
      <w:proofErr w:type="spellStart"/>
      <w:r>
        <w:rPr>
          <w:i/>
        </w:rPr>
        <w:t>mixed</w:t>
      </w:r>
      <w:proofErr w:type="spellEnd"/>
      <w:r>
        <w:rPr>
          <w:i/>
        </w:rPr>
        <w:t xml:space="preserve"> data</w:t>
      </w:r>
      <w:bookmarkEnd w:id="371"/>
      <w:bookmarkEnd w:id="372"/>
    </w:p>
    <w:p w14:paraId="61032B5D" w14:textId="36D9F7D5" w:rsidR="00D07015" w:rsidRDefault="00D07015" w:rsidP="002F168E">
      <w:pPr>
        <w:pStyle w:val="Image"/>
      </w:pPr>
      <w: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Legenda"/>
      </w:pPr>
      <w:r>
        <w:t>Fonte: Autor (2017)</w:t>
      </w:r>
    </w:p>
    <w:p w14:paraId="1A6F2403" w14:textId="76F68E4E" w:rsidR="00D35775" w:rsidRDefault="00D35775" w:rsidP="00D35775"/>
    <w:p w14:paraId="6BBE50E0" w14:textId="6C15412C" w:rsidR="00D35775" w:rsidRDefault="00D71AB3" w:rsidP="00D35775">
      <w:pPr>
        <w:rPr>
          <w:ins w:id="373" w:author="mario" w:date="2017-07-15T09:32:00Z"/>
        </w:rPr>
      </w:pPr>
      <w:moveFromRangeStart w:id="374" w:author="mario" w:date="2017-07-15T09:32:00Z" w:name="move487874475"/>
      <w:moveFrom w:id="375" w:author="mario" w:date="2017-07-15T09:32:00Z">
        <w:r w:rsidDel="009F4FA6">
          <w:t xml:space="preserve">Como visto anteriormente, o primeiro laço mostrado na </w:t>
        </w:r>
        <w:r w:rsidDel="009F4FA6">
          <w:fldChar w:fldCharType="begin"/>
        </w:r>
        <w:r w:rsidDel="009F4FA6">
          <w:instrText xml:space="preserve"> REF _Ref478587359 \h </w:instrText>
        </w:r>
      </w:moveFrom>
      <w:del w:id="376" w:author="mario" w:date="2017-07-15T09:32:00Z"/>
      <w:moveFrom w:id="377" w:author="mario" w:date="2017-07-15T09:32:00Z">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378" w:author="mario" w:date="2017-07-15T09:32:00Z">
        <w:r>
          <w:t xml:space="preserve">Na </w:t>
        </w:r>
        <w:r>
          <w:fldChar w:fldCharType="begin"/>
        </w:r>
        <w:r>
          <w:instrText xml:space="preserve"> REF _Ref478588319 \h </w:instrText>
        </w:r>
      </w:ins>
      <w:ins w:id="379" w:author="mario" w:date="2017-07-15T09:32:00Z">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374"/>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Legenda"/>
        <w:rPr>
          <w:i/>
        </w:rPr>
      </w:pPr>
      <w:bookmarkStart w:id="380" w:name="_Ref478588319"/>
      <w:bookmarkStart w:id="381" w:name="_Toc486423029"/>
      <w:r>
        <w:t xml:space="preserve">Figura </w:t>
      </w:r>
      <w:r w:rsidR="008913FA">
        <w:fldChar w:fldCharType="begin"/>
      </w:r>
      <w:r w:rsidR="008913FA">
        <w:instrText xml:space="preserve"> SEQ Figura \* ARABIC </w:instrText>
      </w:r>
      <w:r w:rsidR="008913FA">
        <w:fldChar w:fldCharType="separate"/>
      </w:r>
      <w:r w:rsidR="001F0676">
        <w:rPr>
          <w:noProof/>
        </w:rPr>
        <w:t>28</w:t>
      </w:r>
      <w:r w:rsidR="008913FA">
        <w:rPr>
          <w:noProof/>
        </w:rPr>
        <w:fldChar w:fldCharType="end"/>
      </w:r>
      <w:bookmarkEnd w:id="380"/>
      <w:r>
        <w:t xml:space="preserve">. Código </w:t>
      </w:r>
      <w:proofErr w:type="spellStart"/>
      <w:r w:rsidRPr="00BB3113">
        <w:rPr>
          <w:i/>
        </w:rPr>
        <w:t>calculated</w:t>
      </w:r>
      <w:proofErr w:type="spellEnd"/>
      <w:r w:rsidRPr="00BB3113">
        <w:rPr>
          <w:i/>
        </w:rPr>
        <w:t xml:space="preserve"> data</w:t>
      </w:r>
      <w:bookmarkEnd w:id="381"/>
    </w:p>
    <w:p w14:paraId="397CCD26" w14:textId="53E6D2B9" w:rsidR="00D71AB3" w:rsidRDefault="00BB3113" w:rsidP="002F168E">
      <w:pPr>
        <w:pStyle w:val="Image"/>
        <w:rPr>
          <w:i/>
        </w:rPr>
      </w:pPr>
      <w: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Legenda"/>
      </w:pPr>
      <w:r>
        <w:t>Fonte: Autor (2017)</w:t>
      </w:r>
    </w:p>
    <w:p w14:paraId="33E602E9" w14:textId="57636B2A" w:rsidR="00095FE2" w:rsidRDefault="00C75C3E" w:rsidP="00454C7E">
      <w:r w:rsidRPr="00C53E38">
        <w:tab/>
      </w:r>
    </w:p>
    <w:p w14:paraId="039B5D48" w14:textId="77777777" w:rsidR="009F4FA6" w:rsidRDefault="00BB3113" w:rsidP="00454C7E">
      <w:pPr>
        <w:rPr>
          <w:ins w:id="382" w:author="mario" w:date="2017-07-15T09:32:00Z"/>
        </w:rPr>
      </w:pPr>
      <w:del w:id="383"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384" w:author="mario" w:date="2017-07-15T09:33:00Z"/>
        </w:rPr>
      </w:pPr>
      <w:del w:id="385"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proofErr w:type="spellStart"/>
      <w:proofErr w:type="gramStart"/>
      <w:r w:rsidRPr="00FE2C3B">
        <w:rPr>
          <w:i/>
        </w:rPr>
        <w:t>denormalizeDatas</w:t>
      </w:r>
      <w:proofErr w:type="spellEnd"/>
      <w:proofErr w:type="gramEnd"/>
      <w:r>
        <w:t>”.</w:t>
      </w:r>
      <w:moveToRangeStart w:id="386" w:author="mario" w:date="2017-07-15T09:33:00Z" w:name="move487874510"/>
      <w:moveTo w:id="387" w:author="mario" w:date="2017-07-15T09:33:00Z">
        <w:del w:id="388"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del>
      </w:moveTo>
      <w:del w:id="389" w:author="mario" w:date="2017-07-15T09:33:00Z"/>
      <w:moveTo w:id="390" w:author="mario" w:date="2017-07-15T09:33:00Z">
        <w:del w:id="391" w:author="mario" w:date="2017-07-15T09:33:00Z">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386"/>
    <w:p w14:paraId="31A51063" w14:textId="01CC9CB2" w:rsidR="009F4FA6" w:rsidRPr="00FE2C3B" w:rsidDel="009F4FA6" w:rsidRDefault="009F4FA6" w:rsidP="00454C7E">
      <w:pPr>
        <w:rPr>
          <w:del w:id="392" w:author="mario" w:date="2017-07-15T09:33:00Z"/>
        </w:rPr>
      </w:pPr>
    </w:p>
    <w:p w14:paraId="743080D5" w14:textId="21A40014" w:rsidR="00FE2C3B" w:rsidDel="009F4FA6" w:rsidRDefault="00FE2C3B" w:rsidP="00454C7E">
      <w:pPr>
        <w:rPr>
          <w:del w:id="393" w:author="mario" w:date="2017-07-15T09:33:00Z"/>
        </w:rPr>
      </w:pPr>
    </w:p>
    <w:p w14:paraId="0DA24034" w14:textId="5C6EB108" w:rsidR="00067967" w:rsidDel="009F4FA6" w:rsidRDefault="00FE2C3B" w:rsidP="009E749C">
      <w:pPr>
        <w:pStyle w:val="Legenda"/>
        <w:rPr>
          <w:del w:id="394" w:author="mario" w:date="2017-07-15T09:33:00Z"/>
        </w:rPr>
      </w:pPr>
      <w:bookmarkStart w:id="395" w:name="_Ref478743763"/>
      <w:bookmarkStart w:id="396" w:name="_Toc486423030"/>
      <w:del w:id="397" w:author="mario" w:date="2017-07-15T09:33:00Z">
        <w:r w:rsidDel="009F4FA6">
          <w:delText xml:space="preserve">Figura </w:delText>
        </w:r>
        <w:r w:rsidR="00160A7A" w:rsidDel="009F4FA6">
          <w:rPr>
            <w:b w:val="0"/>
            <w:bCs w:val="0"/>
          </w:rPr>
          <w:fldChar w:fldCharType="begin"/>
        </w:r>
        <w:r w:rsidR="00160A7A" w:rsidDel="009F4FA6">
          <w:delInstrText xml:space="preserve"> SEQ Figura \* ARABIC </w:delInstrText>
        </w:r>
        <w:r w:rsidR="00160A7A" w:rsidDel="009F4FA6">
          <w:rPr>
            <w:b w:val="0"/>
            <w:bCs w:val="0"/>
          </w:rPr>
          <w:fldChar w:fldCharType="separate"/>
        </w:r>
        <w:r w:rsidR="001F0676" w:rsidDel="009F4FA6">
          <w:rPr>
            <w:noProof/>
          </w:rPr>
          <w:delText>29</w:delText>
        </w:r>
        <w:r w:rsidR="00160A7A" w:rsidDel="009F4FA6">
          <w:rPr>
            <w:b w:val="0"/>
            <w:bCs w:val="0"/>
            <w:noProof/>
          </w:rPr>
          <w:fldChar w:fldCharType="end"/>
        </w:r>
        <w:bookmarkEnd w:id="395"/>
        <w:r w:rsidDel="009F4FA6">
          <w:delText>. Código vetor de pessoa</w:delText>
        </w:r>
        <w:bookmarkEnd w:id="396"/>
      </w:del>
    </w:p>
    <w:p w14:paraId="7931124E" w14:textId="61EF0B8C" w:rsidR="00FE2C3B" w:rsidDel="009F4FA6" w:rsidRDefault="00FE2C3B" w:rsidP="002F168E">
      <w:pPr>
        <w:pStyle w:val="Image"/>
        <w:rPr>
          <w:del w:id="398" w:author="mario" w:date="2017-07-15T09:33:00Z"/>
        </w:rPr>
      </w:pPr>
      <w:del w:id="399" w:author="mario" w:date="2017-07-15T09:33:00Z">
        <w:r w:rsidDel="009F4FA6">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Legenda"/>
        <w:rPr>
          <w:del w:id="400" w:author="mario" w:date="2017-07-15T09:33:00Z"/>
        </w:rPr>
      </w:pPr>
      <w:del w:id="401" w:author="mario" w:date="2017-07-15T09:33:00Z">
        <w:r w:rsidDel="009F4FA6">
          <w:delText>Fonte: Autor (2017)</w:delText>
        </w:r>
      </w:del>
    </w:p>
    <w:p w14:paraId="0ADB796D" w14:textId="10876DE7" w:rsidR="00FE2C3B" w:rsidDel="009F4FA6" w:rsidRDefault="00FE2C3B" w:rsidP="00FE2C3B">
      <w:pPr>
        <w:rPr>
          <w:del w:id="402" w:author="mario" w:date="2017-07-15T09:33:00Z"/>
        </w:rPr>
      </w:pPr>
    </w:p>
    <w:p w14:paraId="4C69FFDE" w14:textId="5407F5CF" w:rsidR="00FE2C3B" w:rsidDel="009F4FA6" w:rsidRDefault="00FE2C3B" w:rsidP="00FE2C3B">
      <w:moveFromRangeStart w:id="403" w:author="mario" w:date="2017-07-15T09:33:00Z" w:name="move487874510"/>
      <w:moveFrom w:id="404" w:author="mario" w:date="2017-07-15T09:33:00Z">
        <w:del w:id="405" w:author="mario" w:date="2017-07-15T09:33:00Z">
          <w:r w:rsidDel="009F4FA6">
            <w:delText xml:space="preserve">Na </w:delText>
          </w:r>
          <w:r w:rsidDel="009F4FA6">
            <w:fldChar w:fldCharType="begin"/>
          </w:r>
          <w:r w:rsidDel="009F4FA6">
            <w:delInstrText xml:space="preserve"> REF _Ref478743763 \h </w:delInstrText>
          </w:r>
        </w:del>
      </w:moveFrom>
      <w:del w:id="406" w:author="mario" w:date="2017-07-15T09:33:00Z"/>
      <w:moveFrom w:id="407" w:author="mario" w:date="2017-07-15T09:33:00Z">
        <w:del w:id="408" w:author="mario" w:date="2017-07-15T09:33:00Z">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403"/>
    <w:p w14:paraId="1CB7559C" w14:textId="6B51E193" w:rsidR="0017671A" w:rsidRDefault="0017671A" w:rsidP="00FE2C3B"/>
    <w:p w14:paraId="3F47B073" w14:textId="2A831548" w:rsidR="0017671A" w:rsidRDefault="0017671A" w:rsidP="00AA7917">
      <w:pPr>
        <w:pStyle w:val="Ttulo2"/>
      </w:pPr>
      <w:bookmarkStart w:id="409" w:name="_Toc486423170"/>
      <w:r>
        <w:t>Normalizador de dados</w:t>
      </w:r>
      <w:bookmarkEnd w:id="409"/>
    </w:p>
    <w:p w14:paraId="3E7E9D7A" w14:textId="411AC49C" w:rsidR="0017671A" w:rsidRDefault="0017671A" w:rsidP="009E749C">
      <w:pPr>
        <w:pStyle w:val="Corpodetexto"/>
        <w:rPr>
          <w:ins w:id="410"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proofErr w:type="spellStart"/>
      <w:r>
        <w:rPr>
          <w:i/>
          <w:lang w:eastAsia="pt-BR"/>
        </w:rPr>
        <w:t>normalizer</w:t>
      </w:r>
      <w:proofErr w:type="spellEnd"/>
      <w:r>
        <w:rPr>
          <w:lang w:eastAsia="pt-BR"/>
        </w:rPr>
        <w:t xml:space="preserve">) para realizar essa tradução entre a “linguagem” da rede e da ação. </w:t>
      </w:r>
    </w:p>
    <w:p w14:paraId="44CC5AF8" w14:textId="77777777" w:rsidR="009F4FA6" w:rsidRDefault="009F4FA6" w:rsidP="009F4FA6">
      <w:pPr>
        <w:rPr>
          <w:lang w:eastAsia="pt-BR"/>
        </w:rPr>
      </w:pPr>
      <w:moveToRangeStart w:id="411" w:author="mario" w:date="2017-07-15T09:33:00Z" w:name="move487874549"/>
      <w:moveTo w:id="412" w:author="mario" w:date="2017-07-15T09:33:00Z">
        <w:r>
          <w:rPr>
            <w:lang w:eastAsia="pt-BR"/>
          </w:rPr>
          <w:t xml:space="preserve">A </w:t>
        </w:r>
        <w:r>
          <w:rPr>
            <w:lang w:eastAsia="pt-BR"/>
          </w:rPr>
          <w:fldChar w:fldCharType="begin"/>
        </w:r>
        <w:r>
          <w:rPr>
            <w:lang w:eastAsia="pt-BR"/>
          </w:rPr>
          <w:instrText xml:space="preserve"> REF _Ref478745216 \h </w:instrText>
        </w:r>
      </w:moveTo>
      <w:r>
        <w:rPr>
          <w:lang w:eastAsia="pt-BR"/>
        </w:rPr>
      </w:r>
      <w:moveTo w:id="413" w:author="mario" w:date="2017-07-15T09:33:00Z">
        <w:r>
          <w:rPr>
            <w:lang w:eastAsia="pt-BR"/>
          </w:rPr>
          <w:fldChar w:fldCharType="separate"/>
        </w:r>
        <w:r>
          <w:t xml:space="preserve">Figura </w:t>
        </w:r>
        <w:r>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moveTo>
      <w:r>
        <w:rPr>
          <w:lang w:eastAsia="pt-BR"/>
        </w:rPr>
      </w:r>
      <w:moveTo w:id="414" w:author="mario" w:date="2017-07-15T09:33:00Z">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proofErr w:type="spellStart"/>
        <w:r>
          <w:rPr>
            <w:i/>
            <w:lang w:eastAsia="pt-BR"/>
          </w:rPr>
          <w:t>forEach</w:t>
        </w:r>
        <w:proofErr w:type="spellEnd"/>
        <w:r>
          <w:rPr>
            <w:lang w:eastAsia="pt-BR"/>
          </w:rPr>
          <w:t>, que será explicado posteriormente.</w:t>
        </w:r>
      </w:moveTo>
    </w:p>
    <w:moveToRangeEnd w:id="411"/>
    <w:p w14:paraId="2FCC1EF5" w14:textId="77777777" w:rsidR="009F4FA6" w:rsidRDefault="009F4FA6" w:rsidP="009E749C">
      <w:pPr>
        <w:pStyle w:val="Corpodetexto"/>
        <w:rPr>
          <w:lang w:eastAsia="pt-BR"/>
        </w:rPr>
      </w:pPr>
    </w:p>
    <w:p w14:paraId="0E218622" w14:textId="3D88214B" w:rsidR="0017671A" w:rsidRDefault="0017671A" w:rsidP="0017671A">
      <w:pPr>
        <w:pStyle w:val="Corpodetexto"/>
        <w:rPr>
          <w:lang w:eastAsia="pt-BR"/>
        </w:rPr>
      </w:pPr>
    </w:p>
    <w:p w14:paraId="29EF0B44" w14:textId="2376388D" w:rsidR="00067967" w:rsidRDefault="003B46E3" w:rsidP="009E749C">
      <w:pPr>
        <w:pStyle w:val="Legenda"/>
        <w:rPr>
          <w:i/>
        </w:rPr>
      </w:pPr>
      <w:bookmarkStart w:id="415" w:name="_Ref478745216"/>
      <w:bookmarkStart w:id="416" w:name="_Toc486423031"/>
      <w:r>
        <w:t xml:space="preserve">Figura </w:t>
      </w:r>
      <w:r w:rsidR="008913FA">
        <w:fldChar w:fldCharType="begin"/>
      </w:r>
      <w:r w:rsidR="008913FA">
        <w:instrText xml:space="preserve"> SEQ Figura \* ARABIC </w:instrText>
      </w:r>
      <w:r w:rsidR="008913FA">
        <w:fldChar w:fldCharType="separate"/>
      </w:r>
      <w:r w:rsidR="00900609">
        <w:rPr>
          <w:noProof/>
        </w:rPr>
        <w:t>30</w:t>
      </w:r>
      <w:r w:rsidR="008913FA">
        <w:rPr>
          <w:noProof/>
        </w:rPr>
        <w:fldChar w:fldCharType="end"/>
      </w:r>
      <w:bookmarkEnd w:id="415"/>
      <w:r>
        <w:t xml:space="preserve">. Código </w:t>
      </w:r>
      <w:r>
        <w:rPr>
          <w:i/>
        </w:rPr>
        <w:t>normalize data</w:t>
      </w:r>
      <w:bookmarkEnd w:id="416"/>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Legenda"/>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417" w:author="mario" w:date="2017-07-15T09:33:00Z"/>
          <w:lang w:eastAsia="pt-BR"/>
        </w:rPr>
      </w:pPr>
      <w:moveFromRangeStart w:id="418" w:author="mario" w:date="2017-07-15T09:33:00Z" w:name="move487874549"/>
      <w:moveFrom w:id="419"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moveFrom>
      <w:del w:id="420" w:author="mario" w:date="2017-07-15T09:33:00Z">
        <w:r w:rsidDel="009F4FA6">
          <w:rPr>
            <w:lang w:eastAsia="pt-BR"/>
          </w:rPr>
        </w:r>
      </w:del>
      <w:moveFrom w:id="421" w:author="mario" w:date="2017-07-15T09:33:00Z">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moveFrom>
      <w:del w:id="422" w:author="mario" w:date="2017-07-15T09:33:00Z">
        <w:r w:rsidR="00900609" w:rsidDel="009F4FA6">
          <w:rPr>
            <w:lang w:eastAsia="pt-BR"/>
          </w:rPr>
        </w:r>
      </w:del>
      <w:moveFrom w:id="423" w:author="mario" w:date="2017-07-15T09:33:00Z">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77777777" w:rsidR="009F4FA6" w:rsidRDefault="009F4FA6" w:rsidP="009F4FA6">
      <w:pPr>
        <w:rPr>
          <w:ins w:id="424" w:author="mario" w:date="2017-07-15T09:33:00Z"/>
          <w:lang w:eastAsia="pt-BR"/>
        </w:rPr>
      </w:pPr>
      <w:ins w:id="425" w:author="mario" w:date="2017-07-15T09:33:00Z">
        <w:r>
          <w:rPr>
            <w:lang w:eastAsia="pt-BR"/>
          </w:rPr>
          <w:t xml:space="preserve">A </w:t>
        </w:r>
        <w:r>
          <w:rPr>
            <w:lang w:eastAsia="pt-BR"/>
          </w:rPr>
          <w:fldChar w:fldCharType="begin"/>
        </w:r>
        <w:r>
          <w:rPr>
            <w:lang w:eastAsia="pt-BR"/>
          </w:rPr>
          <w:instrText xml:space="preserve"> REF _Ref478746517 \h </w:instrText>
        </w:r>
      </w:ins>
      <w:r>
        <w:rPr>
          <w:lang w:eastAsia="pt-BR"/>
        </w:rPr>
      </w:r>
      <w:ins w:id="426" w:author="mario" w:date="2017-07-15T09:33:00Z">
        <w:r>
          <w:rPr>
            <w:lang w:eastAsia="pt-BR"/>
          </w:rPr>
          <w:fldChar w:fldCharType="separate"/>
        </w:r>
        <w:r w:rsidRPr="00900609">
          <w:t xml:space="preserve">Figura </w:t>
        </w:r>
        <w:r>
          <w:rPr>
            <w:noProof/>
          </w:rPr>
          <w:t>31</w:t>
        </w:r>
        <w:r>
          <w:rPr>
            <w:lang w:eastAsia="pt-BR"/>
          </w:rPr>
          <w:fldChar w:fldCharType="end"/>
        </w:r>
        <w:r>
          <w:rPr>
            <w:lang w:eastAsia="pt-BR"/>
          </w:rPr>
          <w:t xml:space="preserve"> mostra como é feito para obter os valores máximos e mínimos. Apesar de não ser a forma mais eficiente de obter esses valores extremos, dado que a complexidade de fazer a ordenação é de </w:t>
        </w:r>
        <w:r w:rsidRPr="0004436A">
          <w:rPr>
            <w:lang w:eastAsia="pt-BR"/>
          </w:rPr>
          <w:t>O (</w:t>
        </w:r>
        <w:r>
          <w:rPr>
            <w:lang w:eastAsia="pt-BR"/>
          </w:rPr>
          <w:t xml:space="preserve">N </w:t>
        </w:r>
        <w:r w:rsidRPr="0004436A">
          <w:rPr>
            <w:lang w:eastAsia="pt-BR"/>
          </w:rPr>
          <w:t>log (n))</w:t>
        </w:r>
        <w:r>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418"/>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Legenda"/>
        <w:rPr>
          <w:i/>
          <w:lang w:val="en-US"/>
        </w:rPr>
      </w:pPr>
      <w:bookmarkStart w:id="427" w:name="_Ref478746517"/>
      <w:bookmarkStart w:id="428" w:name="_Toc486423032"/>
      <w:proofErr w:type="spellStart"/>
      <w:proofErr w:type="gramStart"/>
      <w:r w:rsidRPr="00750EA0">
        <w:rPr>
          <w:lang w:val="en-US"/>
        </w:rPr>
        <w:t>Figura</w:t>
      </w:r>
      <w:proofErr w:type="spellEnd"/>
      <w:r w:rsidRPr="00750EA0">
        <w:rPr>
          <w:lang w:val="en-US"/>
        </w:rPr>
        <w:t xml:space="preserve">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427"/>
      <w:r w:rsidRPr="00750EA0">
        <w:rPr>
          <w:lang w:val="en-US"/>
        </w:rPr>
        <w:t>.</w:t>
      </w:r>
      <w:proofErr w:type="gramEnd"/>
      <w:r w:rsidRPr="00750EA0">
        <w:rPr>
          <w:lang w:val="en-US"/>
        </w:rPr>
        <w:t xml:space="preserve"> </w:t>
      </w:r>
      <w:proofErr w:type="spellStart"/>
      <w:r w:rsidRPr="00750EA0">
        <w:rPr>
          <w:lang w:val="en-US"/>
        </w:rPr>
        <w:t>Código</w:t>
      </w:r>
      <w:proofErr w:type="spellEnd"/>
      <w:r w:rsidRPr="00381F86">
        <w:rPr>
          <w:lang w:val="en-US"/>
        </w:rPr>
        <w:t xml:space="preserve"> </w:t>
      </w:r>
      <w:r w:rsidRPr="00970AA3">
        <w:rPr>
          <w:i/>
          <w:lang w:val="en-US"/>
        </w:rPr>
        <w:t>get max and min</w:t>
      </w:r>
      <w:bookmarkEnd w:id="428"/>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Legenda"/>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429" w:author="mario" w:date="2017-07-15T09:33:00Z"/>
          <w:lang w:eastAsia="pt-BR"/>
        </w:rPr>
      </w:pPr>
      <w:del w:id="430"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77777777" w:rsidR="009F4FA6" w:rsidRDefault="009F4FA6" w:rsidP="009F4FA6">
      <w:pPr>
        <w:rPr>
          <w:lang w:eastAsia="pt-BR"/>
        </w:rPr>
      </w:pPr>
      <w:moveToRangeStart w:id="431" w:author="mario" w:date="2017-07-15T09:34:00Z" w:name="move487874575"/>
      <w:moveTo w:id="432" w:author="mario" w:date="2017-07-15T09:34:00Z">
        <w:r>
          <w:t xml:space="preserve">A </w:t>
        </w:r>
        <w:r>
          <w:fldChar w:fldCharType="begin"/>
        </w:r>
        <w:r>
          <w:instrText xml:space="preserve"> REF _Ref478748471 \h </w:instrText>
        </w:r>
      </w:moveTo>
      <w:moveTo w:id="433" w:author="mario" w:date="2017-07-15T09:34:00Z">
        <w:r>
          <w:fldChar w:fldCharType="separate"/>
        </w:r>
        <w:r>
          <w:t xml:space="preserve">Figura </w:t>
        </w:r>
        <w:r>
          <w:rPr>
            <w:noProof/>
          </w:rPr>
          <w:t>32</w:t>
        </w:r>
        <w:r>
          <w:fldChar w:fldCharType="end"/>
        </w:r>
        <w:r>
          <w:t xml:space="preserve"> mostra como foi </w:t>
        </w:r>
        <w:proofErr w:type="gramStart"/>
        <w:r>
          <w:t>implementado</w:t>
        </w:r>
        <w:proofErr w:type="gramEnd"/>
        <w:r>
          <w:t xml:space="preserve"> a </w:t>
        </w:r>
        <w:r>
          <w:fldChar w:fldCharType="begin"/>
        </w:r>
        <w:r>
          <w:instrText xml:space="preserve"> REF _Ref486411158 \h </w:instrText>
        </w:r>
      </w:moveTo>
      <w:moveTo w:id="434" w:author="mario" w:date="2017-07-15T09:34:00Z">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proofErr w:type="spellStart"/>
        <w:r>
          <w:rPr>
            <w:i/>
          </w:rPr>
          <w:t>margin</w:t>
        </w:r>
        <w:proofErr w:type="spellEnd"/>
        <w:r>
          <w:t>), será 0 e poluirá o range verdadeiro.</w:t>
        </w:r>
      </w:moveTo>
    </w:p>
    <w:moveToRangeEnd w:id="431"/>
    <w:p w14:paraId="2AC1C34A" w14:textId="77777777" w:rsidR="009F4FA6" w:rsidRDefault="009F4FA6" w:rsidP="009E749C">
      <w:pPr>
        <w:rPr>
          <w:ins w:id="435"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Legenda"/>
        <w:rPr>
          <w:i/>
        </w:rPr>
      </w:pPr>
      <w:bookmarkStart w:id="436" w:name="_Ref478748471"/>
      <w:bookmarkStart w:id="437" w:name="_Toc486423033"/>
      <w:r>
        <w:t xml:space="preserve">Figura </w:t>
      </w:r>
      <w:r w:rsidR="008913FA">
        <w:fldChar w:fldCharType="begin"/>
      </w:r>
      <w:r w:rsidR="008913FA">
        <w:instrText xml:space="preserve"> SEQ Figura \* ARABIC </w:instrText>
      </w:r>
      <w:r w:rsidR="008913FA">
        <w:fldChar w:fldCharType="separate"/>
      </w:r>
      <w:r w:rsidR="00A239F2">
        <w:rPr>
          <w:noProof/>
        </w:rPr>
        <w:t>32</w:t>
      </w:r>
      <w:r w:rsidR="008913FA">
        <w:rPr>
          <w:noProof/>
        </w:rPr>
        <w:fldChar w:fldCharType="end"/>
      </w:r>
      <w:bookmarkEnd w:id="436"/>
      <w:r>
        <w:t xml:space="preserve">. Código </w:t>
      </w:r>
      <w:proofErr w:type="spellStart"/>
      <w:r>
        <w:rPr>
          <w:i/>
        </w:rPr>
        <w:t>getNormalizedValue</w:t>
      </w:r>
      <w:bookmarkEnd w:id="437"/>
      <w:proofErr w:type="spellEnd"/>
    </w:p>
    <w:p w14:paraId="645802CE" w14:textId="0229A7EB" w:rsidR="00BB012F" w:rsidRDefault="00BB012F" w:rsidP="002F168E">
      <w:pPr>
        <w:pStyle w:val="Image"/>
        <w:rPr>
          <w:i/>
        </w:rPr>
      </w:pPr>
      <w: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Legenda"/>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438" w:author="mario" w:date="2017-07-15T09:34:00Z" w:name="move487874575"/>
      <w:moveFrom w:id="439" w:author="mario" w:date="2017-07-15T09:34:00Z">
        <w:r w:rsidDel="009F4FA6">
          <w:t xml:space="preserve">A </w:t>
        </w:r>
        <w:r w:rsidDel="009F4FA6">
          <w:fldChar w:fldCharType="begin"/>
        </w:r>
        <w:r w:rsidDel="009F4FA6">
          <w:instrText xml:space="preserve"> REF _Ref478748471 \h </w:instrText>
        </w:r>
      </w:moveFrom>
      <w:del w:id="440" w:author="mario" w:date="2017-07-15T09:34:00Z"/>
      <w:moveFrom w:id="441" w:author="mario" w:date="2017-07-15T09:34:00Z">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moveFrom>
      <w:del w:id="442" w:author="mario" w:date="2017-07-15T09:34:00Z"/>
      <w:moveFrom w:id="443" w:author="mario" w:date="2017-07-15T09:34:00Z">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438"/>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Ttulo2"/>
      </w:pPr>
      <w:bookmarkStart w:id="444" w:name="_Toc486423171"/>
      <w:r>
        <w:lastRenderedPageBreak/>
        <w:t>Recursos do Java 8</w:t>
      </w:r>
      <w:bookmarkEnd w:id="444"/>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Corpodetexto"/>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Corpodetexto"/>
        <w:ind w:firstLine="0"/>
        <w:rPr>
          <w:lang w:eastAsia="pt-BR"/>
        </w:rPr>
      </w:pPr>
    </w:p>
    <w:p w14:paraId="3D31E580" w14:textId="4BF4E999" w:rsidR="005E7025" w:rsidRPr="00293A13" w:rsidRDefault="0071521B" w:rsidP="00293A13">
      <w:pPr>
        <w:pStyle w:val="Ttulo3"/>
        <w:rPr>
          <w:lang w:val="en-US"/>
        </w:rPr>
      </w:pPr>
      <w:bookmarkStart w:id="445" w:name="_Toc486423172"/>
      <w:r>
        <w:rPr>
          <w:lang w:val="en-US"/>
        </w:rPr>
        <w:t>Lambda</w:t>
      </w:r>
      <w:bookmarkEnd w:id="445"/>
    </w:p>
    <w:p w14:paraId="5AB726B7" w14:textId="5749BBC3" w:rsidR="005E7025" w:rsidRDefault="005E7025" w:rsidP="005E7025">
      <w:pPr>
        <w:rPr>
          <w:ins w:id="446"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proofErr w:type="spellStart"/>
      <w:r w:rsidRPr="00CF4F09">
        <w:rPr>
          <w:i/>
          <w:lang w:eastAsia="pt-BR"/>
        </w:rPr>
        <w:t>inner</w:t>
      </w:r>
      <w:proofErr w:type="spellEnd"/>
      <w:r w:rsidRPr="00CF4F09">
        <w:rPr>
          <w:i/>
          <w:lang w:eastAsia="pt-BR"/>
        </w:rPr>
        <w:t xml:space="preserve"> </w:t>
      </w:r>
      <w:proofErr w:type="spellStart"/>
      <w:r w:rsidRPr="00CF4F09">
        <w:rPr>
          <w:i/>
          <w:lang w:eastAsia="pt-BR"/>
        </w:rPr>
        <w:t>class</w:t>
      </w:r>
      <w:proofErr w:type="spellEnd"/>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447" w:author="mario" w:date="2017-07-15T09:34:00Z" w:name="move487874584"/>
      <w:moveTo w:id="448" w:author="mario" w:date="2017-07-15T09:34:00Z">
        <w:r>
          <w:t xml:space="preserve">Na </w:t>
        </w:r>
        <w:r>
          <w:fldChar w:fldCharType="begin"/>
        </w:r>
        <w:r>
          <w:instrText xml:space="preserve"> REF _Ref479617381 \h </w:instrText>
        </w:r>
      </w:moveTo>
      <w:moveTo w:id="449" w:author="mario" w:date="2017-07-15T09:34:00Z">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w:t>
        </w:r>
        <w:proofErr w:type="gramStart"/>
        <w:r>
          <w:t>implementado</w:t>
        </w:r>
        <w:proofErr w:type="gramEnd"/>
        <w:r>
          <w:t xml:space="preserve"> de duas formas diferentes.</w:t>
        </w:r>
      </w:moveTo>
    </w:p>
    <w:moveToRangeEnd w:id="447"/>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Legenda"/>
      </w:pPr>
      <w:bookmarkStart w:id="450" w:name="_Ref479617381"/>
      <w:bookmarkStart w:id="451" w:name="_Toc486423034"/>
      <w:r>
        <w:t xml:space="preserve">Figura </w:t>
      </w:r>
      <w:r w:rsidR="008913FA">
        <w:fldChar w:fldCharType="begin"/>
      </w:r>
      <w:r w:rsidR="008913FA">
        <w:instrText xml:space="preserve"> SEQ Figura \* A</w:instrText>
      </w:r>
      <w:r w:rsidR="008913FA">
        <w:instrText xml:space="preserve">RABIC </w:instrText>
      </w:r>
      <w:r w:rsidR="008913FA">
        <w:fldChar w:fldCharType="separate"/>
      </w:r>
      <w:r w:rsidR="00293A13">
        <w:rPr>
          <w:noProof/>
        </w:rPr>
        <w:t>33</w:t>
      </w:r>
      <w:r w:rsidR="008913FA">
        <w:rPr>
          <w:noProof/>
        </w:rPr>
        <w:fldChar w:fldCharType="end"/>
      </w:r>
      <w:bookmarkEnd w:id="450"/>
      <w:r>
        <w:t xml:space="preserve">. Diferença entre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e </w:t>
      </w:r>
      <w:r w:rsidRPr="00CF4F09">
        <w:rPr>
          <w:i/>
        </w:rPr>
        <w:t>lambda</w:t>
      </w:r>
      <w:bookmarkEnd w:id="451"/>
    </w:p>
    <w:p w14:paraId="75EBBD82" w14:textId="7C9BFABA" w:rsidR="001C4256" w:rsidRDefault="001C4256" w:rsidP="001C4256">
      <w:pPr>
        <w:pStyle w:val="Image"/>
      </w:pPr>
      <w: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Legenda"/>
      </w:pPr>
      <w:r>
        <w:t>Fonte: Autor (2017)</w:t>
      </w:r>
    </w:p>
    <w:p w14:paraId="2899C04A" w14:textId="6AA611D8" w:rsidR="001C4256" w:rsidDel="009F4FA6" w:rsidRDefault="001C4256" w:rsidP="001C4256">
      <w:moveFromRangeStart w:id="452" w:author="mario" w:date="2017-07-15T09:34:00Z" w:name="move487874584"/>
      <w:moveFrom w:id="453" w:author="mario" w:date="2017-07-15T09:34:00Z">
        <w:r w:rsidDel="009F4FA6">
          <w:lastRenderedPageBreak/>
          <w:t xml:space="preserve">Na </w:t>
        </w:r>
        <w:r w:rsidDel="009F4FA6">
          <w:fldChar w:fldCharType="begin"/>
        </w:r>
        <w:r w:rsidDel="009F4FA6">
          <w:instrText xml:space="preserve"> REF _Ref479617381 \h </w:instrText>
        </w:r>
      </w:moveFrom>
      <w:del w:id="454" w:author="mario" w:date="2017-07-15T09:34:00Z"/>
      <w:moveFrom w:id="455" w:author="mario" w:date="2017-07-15T09:34:00Z">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452"/>
    <w:p w14:paraId="1CBDBE3B" w14:textId="42360824" w:rsidR="00D7436C" w:rsidRDefault="00206FAB" w:rsidP="00293A13">
      <w:r>
        <w:t xml:space="preserve">No primeiro caso é criada uma </w:t>
      </w:r>
      <w:proofErr w:type="spellStart"/>
      <w:r w:rsidRPr="00CF4F09">
        <w:rPr>
          <w:i/>
        </w:rPr>
        <w:t>inner</w:t>
      </w:r>
      <w:proofErr w:type="spellEnd"/>
      <w:r w:rsidRPr="00CF4F09">
        <w:rPr>
          <w:i/>
        </w:rPr>
        <w:t xml:space="preserve"> </w:t>
      </w:r>
      <w:proofErr w:type="spellStart"/>
      <w:r w:rsidRPr="00CF4F09">
        <w:rPr>
          <w:i/>
        </w:rPr>
        <w:t>class</w:t>
      </w:r>
      <w:proofErr w:type="spellEnd"/>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Ttulo3"/>
        <w:rPr>
          <w:lang w:val="en-US"/>
        </w:rPr>
      </w:pPr>
      <w:bookmarkStart w:id="456" w:name="_Toc486423173"/>
      <w:r w:rsidRPr="00A062B2">
        <w:rPr>
          <w:lang w:val="en-US"/>
        </w:rPr>
        <w:t>Method</w:t>
      </w:r>
      <w:r>
        <w:rPr>
          <w:lang w:val="en-US"/>
        </w:rPr>
        <w:t xml:space="preserve"> </w:t>
      </w:r>
      <w:r w:rsidRPr="00A062B2">
        <w:rPr>
          <w:lang w:val="en-US"/>
        </w:rPr>
        <w:t>Reference</w:t>
      </w:r>
      <w:bookmarkEnd w:id="456"/>
    </w:p>
    <w:p w14:paraId="28095064" w14:textId="4393B076" w:rsidR="00DB5823" w:rsidRDefault="00293A13" w:rsidP="00FA465C">
      <w:pPr>
        <w:rPr>
          <w:ins w:id="457" w:author="mario" w:date="2017-07-15T09:34:00Z"/>
          <w:lang w:eastAsia="pt-BR"/>
        </w:rPr>
      </w:pPr>
      <w:r>
        <w:rPr>
          <w:lang w:eastAsia="pt-BR"/>
        </w:rPr>
        <w:t xml:space="preserve">O </w:t>
      </w:r>
      <w:proofErr w:type="spellStart"/>
      <w:r w:rsidRPr="00293A13">
        <w:rPr>
          <w:i/>
          <w:lang w:eastAsia="pt-BR"/>
        </w:rPr>
        <w:t>Method</w:t>
      </w:r>
      <w:proofErr w:type="spellEnd"/>
      <w:r w:rsidRPr="00293A13">
        <w:rPr>
          <w:i/>
          <w:lang w:eastAsia="pt-BR"/>
        </w:rPr>
        <w:t xml:space="preserve"> </w:t>
      </w:r>
      <w:proofErr w:type="spellStart"/>
      <w:r w:rsidRPr="00293A13">
        <w:rPr>
          <w:i/>
          <w:lang w:eastAsia="pt-BR"/>
        </w:rPr>
        <w:t>Reference</w:t>
      </w:r>
      <w:proofErr w:type="spellEnd"/>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458" w:author="mario" w:date="2017-07-15T09:34:00Z" w:name="move487874591"/>
      <w:moveTo w:id="459" w:author="mario" w:date="2017-07-15T09:34:00Z">
        <w:r>
          <w:rPr>
            <w:lang w:eastAsia="pt-BR"/>
          </w:rPr>
          <w:t xml:space="preserve">Na </w:t>
        </w:r>
        <w:r>
          <w:rPr>
            <w:lang w:eastAsia="pt-BR"/>
          </w:rPr>
          <w:fldChar w:fldCharType="begin"/>
        </w:r>
        <w:r>
          <w:rPr>
            <w:lang w:eastAsia="pt-BR"/>
          </w:rPr>
          <w:instrText xml:space="preserve"> REF _Ref479619923 \h </w:instrText>
        </w:r>
      </w:moveTo>
      <w:r>
        <w:rPr>
          <w:lang w:eastAsia="pt-BR"/>
        </w:rPr>
      </w:r>
      <w:moveTo w:id="460" w:author="mario" w:date="2017-07-15T09:34:00Z">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458"/>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Legenda"/>
      </w:pPr>
      <w:bookmarkStart w:id="461" w:name="_Ref479619923"/>
      <w:bookmarkStart w:id="462" w:name="_Toc486423035"/>
      <w:r>
        <w:t xml:space="preserve">Figura </w:t>
      </w:r>
      <w:r w:rsidR="008913FA">
        <w:fldChar w:fldCharType="begin"/>
      </w:r>
      <w:r w:rsidR="008913FA">
        <w:instrText xml:space="preserve"> SEQ Figura \* ARABIC </w:instrText>
      </w:r>
      <w:r w:rsidR="008913FA">
        <w:fldChar w:fldCharType="separate"/>
      </w:r>
      <w:r w:rsidR="00D24458">
        <w:rPr>
          <w:noProof/>
        </w:rPr>
        <w:t>34</w:t>
      </w:r>
      <w:r w:rsidR="008913FA">
        <w:rPr>
          <w:noProof/>
        </w:rPr>
        <w:fldChar w:fldCharType="end"/>
      </w:r>
      <w:bookmarkEnd w:id="461"/>
      <w:r>
        <w:t xml:space="preserve">. Código </w:t>
      </w:r>
      <w:r w:rsidRPr="00A062B2">
        <w:rPr>
          <w:i/>
        </w:rPr>
        <w:t>lambda</w:t>
      </w:r>
      <w:r>
        <w:t xml:space="preserve"> e </w:t>
      </w:r>
      <w:proofErr w:type="spellStart"/>
      <w:r w:rsidRPr="00A062B2">
        <w:rPr>
          <w:i/>
        </w:rPr>
        <w:t>method</w:t>
      </w:r>
      <w:proofErr w:type="spellEnd"/>
      <w:r>
        <w:t xml:space="preserve"> </w:t>
      </w:r>
      <w:proofErr w:type="spellStart"/>
      <w:r w:rsidRPr="00A062B2">
        <w:rPr>
          <w:i/>
        </w:rPr>
        <w:t>reference</w:t>
      </w:r>
      <w:bookmarkEnd w:id="462"/>
      <w:proofErr w:type="spellEnd"/>
    </w:p>
    <w:p w14:paraId="00883DC7" w14:textId="56FC2DE2" w:rsidR="00DB5823" w:rsidRDefault="00DB5823" w:rsidP="00DB5823">
      <w:pPr>
        <w:pStyle w:val="Image"/>
      </w:pPr>
      <w: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Legenda"/>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463" w:author="mario" w:date="2017-07-15T09:34:00Z"/>
          <w:lang w:eastAsia="pt-BR"/>
        </w:rPr>
      </w:pPr>
      <w:moveFromRangeStart w:id="464" w:author="mario" w:date="2017-07-15T09:34:00Z" w:name="move487874591"/>
      <w:moveFrom w:id="465"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moveFrom>
      <w:del w:id="466" w:author="mario" w:date="2017-07-15T09:34:00Z">
        <w:r w:rsidDel="009F4FA6">
          <w:rPr>
            <w:lang w:eastAsia="pt-BR"/>
          </w:rPr>
        </w:r>
      </w:del>
      <w:moveFrom w:id="467" w:author="mario" w:date="2017-07-15T09:34:00Z">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77777777" w:rsidR="009F4FA6" w:rsidRDefault="009F4FA6" w:rsidP="009F4FA6">
      <w:pPr>
        <w:rPr>
          <w:ins w:id="468" w:author="mario" w:date="2017-07-15T09:34:00Z"/>
        </w:rPr>
      </w:pPr>
      <w:ins w:id="469"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proofErr w:type="spellStart"/>
        <w:r>
          <w:rPr>
            <w:i/>
          </w:rPr>
          <w:t>sort</w:t>
        </w:r>
        <w:proofErr w:type="spellEnd"/>
        <w:r>
          <w:rPr>
            <w:i/>
          </w:rPr>
          <w:t xml:space="preserve"> </w:t>
        </w:r>
        <w:r>
          <w:t xml:space="preserve">como se ordena esse tipo específico.  A </w:t>
        </w:r>
        <w:r>
          <w:fldChar w:fldCharType="begin"/>
        </w:r>
        <w:r>
          <w:instrText xml:space="preserve"> REF _Ref479701875 \h </w:instrText>
        </w:r>
      </w:ins>
      <w:ins w:id="470" w:author="mario" w:date="2017-07-15T09:34:00Z">
        <w:r>
          <w:fldChar w:fldCharType="separate"/>
        </w:r>
        <w:r>
          <w:t xml:space="preserve">Figura </w:t>
        </w:r>
        <w:r>
          <w:rPr>
            <w:noProof/>
          </w:rPr>
          <w:t>35</w:t>
        </w:r>
        <w:r>
          <w:fldChar w:fldCharType="end"/>
        </w:r>
        <w:r>
          <w:t xml:space="preserve"> mostra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464"/>
    <w:p w14:paraId="5D38B9F7" w14:textId="77777777" w:rsidR="00933E83" w:rsidRDefault="00933E83" w:rsidP="00DB5823">
      <w:pPr>
        <w:rPr>
          <w:lang w:eastAsia="pt-BR"/>
        </w:rPr>
      </w:pPr>
    </w:p>
    <w:p w14:paraId="64432FDD" w14:textId="4EB0D2A6" w:rsidR="00933E83" w:rsidRDefault="00933E83" w:rsidP="00933E83">
      <w:pPr>
        <w:pStyle w:val="Legenda"/>
      </w:pPr>
      <w:bookmarkStart w:id="471" w:name="_Ref479701875"/>
      <w:bookmarkStart w:id="472" w:name="_Toc486423036"/>
      <w:r>
        <w:t xml:space="preserve">Figura </w:t>
      </w:r>
      <w:r w:rsidR="008913FA">
        <w:fldChar w:fldCharType="begin"/>
      </w:r>
      <w:r w:rsidR="008913FA">
        <w:instrText xml:space="preserve"> SEQ Figura \* ARABIC </w:instrText>
      </w:r>
      <w:r w:rsidR="008913FA">
        <w:fldChar w:fldCharType="separate"/>
      </w:r>
      <w:r w:rsidR="00D24458">
        <w:rPr>
          <w:noProof/>
        </w:rPr>
        <w:t>35</w:t>
      </w:r>
      <w:r w:rsidR="008913FA">
        <w:rPr>
          <w:noProof/>
        </w:rPr>
        <w:fldChar w:fldCharType="end"/>
      </w:r>
      <w:bookmarkEnd w:id="471"/>
      <w:r>
        <w:t xml:space="preserve">. Código </w:t>
      </w:r>
      <w:proofErr w:type="spellStart"/>
      <w:r w:rsidRPr="00A062B2">
        <w:rPr>
          <w:i/>
        </w:rPr>
        <w:t>compareByVolume</w:t>
      </w:r>
      <w:bookmarkEnd w:id="472"/>
      <w:proofErr w:type="spellEnd"/>
    </w:p>
    <w:p w14:paraId="7E842764" w14:textId="34BCBB06" w:rsidR="00933E83" w:rsidRDefault="00933E83" w:rsidP="00933E83">
      <w:pPr>
        <w:pStyle w:val="Image"/>
      </w:pPr>
      <w: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Legenda"/>
      </w:pPr>
      <w:r>
        <w:t>Fonte: Autor (2017)</w:t>
      </w:r>
    </w:p>
    <w:p w14:paraId="53F9A87D" w14:textId="77777777" w:rsidR="00933E83" w:rsidRDefault="00933E83" w:rsidP="00933E83"/>
    <w:p w14:paraId="2BC1954F" w14:textId="1C0121E3" w:rsidR="00933E83" w:rsidDel="009F4FA6" w:rsidRDefault="00933E83" w:rsidP="00933E83">
      <w:pPr>
        <w:rPr>
          <w:del w:id="473" w:author="mario" w:date="2017-07-15T09:34:00Z"/>
        </w:rPr>
      </w:pPr>
      <w:del w:id="474"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475" w:author="mario" w:date="2017-07-15T09:34:00Z" w:name="move487874605"/>
      <w:moveTo w:id="476"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moveTo>
      <w:moveTo w:id="477" w:author="mario" w:date="2017-07-15T09:34:00Z">
        <w:r>
          <w:fldChar w:fldCharType="separate"/>
        </w:r>
        <w:r>
          <w:t xml:space="preserve">Figura </w:t>
        </w:r>
        <w:r>
          <w:rPr>
            <w:noProof/>
          </w:rPr>
          <w:t>36</w:t>
        </w:r>
        <w:r>
          <w:fldChar w:fldCharType="end"/>
        </w:r>
        <w:r>
          <w:t xml:space="preserve"> </w:t>
        </w:r>
        <w:proofErr w:type="gramStart"/>
        <w:r>
          <w:t>é</w:t>
        </w:r>
        <w:proofErr w:type="gramEnd"/>
        <w:r>
          <w:t xml:space="preserve"> mostrado elas. Nota-se a facilidade de compreensão que o uso do </w:t>
        </w:r>
        <w:proofErr w:type="spellStart"/>
        <w:r>
          <w:rPr>
            <w:i/>
          </w:rPr>
          <w:t>method</w:t>
        </w:r>
        <w:proofErr w:type="spellEnd"/>
        <w:r>
          <w:rPr>
            <w:i/>
          </w:rPr>
          <w:t xml:space="preserve"> </w:t>
        </w:r>
        <w:proofErr w:type="spellStart"/>
        <w:r>
          <w:rPr>
            <w:i/>
          </w:rPr>
          <w:t>reference</w:t>
        </w:r>
        <w:proofErr w:type="spellEnd"/>
        <w:r>
          <w:t xml:space="preserve"> proporciona.</w:t>
        </w:r>
      </w:moveTo>
    </w:p>
    <w:moveToRangeEnd w:id="475"/>
    <w:p w14:paraId="35E8B111" w14:textId="77777777" w:rsidR="009F4FA6" w:rsidRDefault="009F4FA6" w:rsidP="00933E83">
      <w:pPr>
        <w:rPr>
          <w:ins w:id="478" w:author="mario" w:date="2017-07-15T09:34:00Z"/>
        </w:rPr>
      </w:pPr>
    </w:p>
    <w:p w14:paraId="2C45EF4A" w14:textId="77777777" w:rsidR="00FE33A8" w:rsidRDefault="00FE33A8" w:rsidP="00933E83"/>
    <w:p w14:paraId="11F9AE4C" w14:textId="0D228B96" w:rsidR="00FE33A8" w:rsidRDefault="00FE33A8" w:rsidP="00FE33A8">
      <w:pPr>
        <w:pStyle w:val="Legenda"/>
      </w:pPr>
      <w:bookmarkStart w:id="479" w:name="_Ref479704238"/>
      <w:bookmarkStart w:id="480" w:name="_Toc486423037"/>
      <w:r>
        <w:t xml:space="preserve">Figura </w:t>
      </w:r>
      <w:r w:rsidR="008913FA">
        <w:fldChar w:fldCharType="begin"/>
      </w:r>
      <w:r w:rsidR="008913FA">
        <w:instrText xml:space="preserve"> SEQ Figura \* A</w:instrText>
      </w:r>
      <w:r w:rsidR="008913FA">
        <w:instrText xml:space="preserve">RABIC </w:instrText>
      </w:r>
      <w:r w:rsidR="008913FA">
        <w:fldChar w:fldCharType="separate"/>
      </w:r>
      <w:r w:rsidR="00D24458">
        <w:rPr>
          <w:noProof/>
        </w:rPr>
        <w:t>36</w:t>
      </w:r>
      <w:r w:rsidR="008913FA">
        <w:rPr>
          <w:noProof/>
        </w:rPr>
        <w:fldChar w:fldCharType="end"/>
      </w:r>
      <w:bookmarkEnd w:id="479"/>
      <w:r>
        <w:t>. Código de ordenação</w:t>
      </w:r>
      <w:bookmarkEnd w:id="480"/>
    </w:p>
    <w:p w14:paraId="114BB38D" w14:textId="6BDE9427" w:rsidR="00FE33A8" w:rsidRPr="00FE33A8" w:rsidRDefault="00FE33A8" w:rsidP="00FE33A8">
      <w:pPr>
        <w:pStyle w:val="Image"/>
      </w:pPr>
      <w: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Legenda"/>
      </w:pPr>
      <w:r>
        <w:t>Fonte: Autor (2017)</w:t>
      </w:r>
    </w:p>
    <w:p w14:paraId="54C9BF9F" w14:textId="77777777" w:rsidR="00FE33A8" w:rsidRDefault="00FE33A8" w:rsidP="00FE33A8"/>
    <w:p w14:paraId="5AC92162" w14:textId="12A74E27" w:rsidR="00FE33A8" w:rsidDel="009F4FA6" w:rsidRDefault="00FE33A8" w:rsidP="00FE33A8">
      <w:moveFromRangeStart w:id="481" w:author="mario" w:date="2017-07-15T09:34:00Z" w:name="move487874605"/>
      <w:moveFrom w:id="482"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moveFrom>
      <w:del w:id="483" w:author="mario" w:date="2017-07-15T09:34:00Z"/>
      <w:moveFrom w:id="484" w:author="mario" w:date="2017-07-15T09:34:00Z">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481"/>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Ttulo3"/>
        <w:rPr>
          <w:lang w:val="en-US"/>
        </w:rPr>
      </w:pPr>
      <w:bookmarkStart w:id="485" w:name="_Toc486423174"/>
      <w:r w:rsidRPr="00A062B2">
        <w:rPr>
          <w:lang w:val="en-US"/>
        </w:rPr>
        <w:t>Stream</w:t>
      </w:r>
      <w:bookmarkEnd w:id="485"/>
    </w:p>
    <w:p w14:paraId="1775C32F" w14:textId="7BF85E1D" w:rsidR="009565FD" w:rsidRPr="009565FD" w:rsidRDefault="009565FD" w:rsidP="009565FD">
      <w:pPr>
        <w:rPr>
          <w:lang w:eastAsia="pt-BR"/>
        </w:rPr>
      </w:pPr>
      <w:proofErr w:type="spellStart"/>
      <w:r w:rsidRPr="00A062B2">
        <w:rPr>
          <w:i/>
          <w:lang w:eastAsia="pt-BR"/>
        </w:rPr>
        <w:t>Stream</w:t>
      </w:r>
      <w:proofErr w:type="spellEnd"/>
      <w:r w:rsidRPr="00993339">
        <w:rPr>
          <w:lang w:eastAsia="pt-BR"/>
        </w:rPr>
        <w:t xml:space="preserve"> é uma nova </w:t>
      </w:r>
      <w:r>
        <w:rPr>
          <w:lang w:eastAsia="pt-BR"/>
        </w:rPr>
        <w:t xml:space="preserve">abstração para processar dados de uma forma mais amigável. Uma definição rápida de </w:t>
      </w:r>
      <w:proofErr w:type="spellStart"/>
      <w:r w:rsidRPr="00A062B2">
        <w:rPr>
          <w:i/>
          <w:lang w:eastAsia="pt-BR"/>
        </w:rPr>
        <w:t>stream</w:t>
      </w:r>
      <w:proofErr w:type="spellEnd"/>
      <w:r>
        <w:rPr>
          <w:lang w:eastAsia="pt-BR"/>
        </w:rPr>
        <w:t xml:space="preserve"> é: uma sequencia de elementos de um recurso que suporta operações agregadas  </w:t>
      </w:r>
      <w:sdt>
        <w:sdtPr>
          <w:rPr>
            <w:lang w:eastAsia="pt-BR"/>
          </w:rPr>
          <w:id w:val="-201091692"/>
          <w:citation/>
        </w:sdtPr>
        <w:sdtEnd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proofErr w:type="spellStart"/>
      <w:r>
        <w:rPr>
          <w:i/>
          <w:lang w:eastAsia="pt-BR"/>
        </w:rPr>
        <w:t>Stream</w:t>
      </w:r>
      <w:proofErr w:type="spellEnd"/>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Corpodetexto"/>
        <w:rPr>
          <w:lang w:eastAsia="pt-BR"/>
        </w:rPr>
      </w:pPr>
    </w:p>
    <w:p w14:paraId="3C0BB9EC" w14:textId="28E8636F" w:rsidR="00AA7917" w:rsidRPr="00AA7917" w:rsidRDefault="00AA7917" w:rsidP="00AA7917">
      <w:pPr>
        <w:pStyle w:val="Ttulo4"/>
      </w:pPr>
      <w:r>
        <w:t xml:space="preserve">Linear </w:t>
      </w:r>
      <w:proofErr w:type="spellStart"/>
      <w:r>
        <w:t>Stream</w:t>
      </w:r>
      <w:proofErr w:type="spellEnd"/>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486"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proofErr w:type="spellStart"/>
      <w:r w:rsidRPr="00A062B2">
        <w:rPr>
          <w:i/>
          <w:lang w:eastAsia="pt-BR"/>
        </w:rPr>
        <w:t>Stream</w:t>
      </w:r>
      <w:proofErr w:type="spellEnd"/>
      <w:r>
        <w:rPr>
          <w:lang w:eastAsia="pt-BR"/>
        </w:rPr>
        <w:t>?</w:t>
      </w:r>
    </w:p>
    <w:p w14:paraId="5CAAA107" w14:textId="77777777" w:rsidR="009F4FA6" w:rsidRDefault="009F4FA6" w:rsidP="009F4FA6">
      <w:moveToRangeStart w:id="487" w:author="mario" w:date="2017-07-15T09:34:00Z" w:name="move487874624"/>
      <w:moveTo w:id="488" w:author="mario" w:date="2017-07-15T09:34:00Z">
        <w:r>
          <w:t xml:space="preserve">Primeiro passo é extrair os dados da Petrobrás entre esse período. Na </w:t>
        </w:r>
        <w:r>
          <w:fldChar w:fldCharType="begin"/>
        </w:r>
        <w:r>
          <w:instrText xml:space="preserve"> REF _Ref479712557 \h </w:instrText>
        </w:r>
      </w:moveTo>
      <w:moveTo w:id="489" w:author="mario" w:date="2017-07-15T09:34:00Z">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487"/>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Legenda"/>
      </w:pPr>
      <w:bookmarkStart w:id="490" w:name="_Ref479712557"/>
      <w:bookmarkStart w:id="491" w:name="_Toc486423038"/>
      <w:r>
        <w:t xml:space="preserve">Figura </w:t>
      </w:r>
      <w:r w:rsidR="008913FA">
        <w:fldChar w:fldCharType="begin"/>
      </w:r>
      <w:r w:rsidR="008913FA">
        <w:instrText xml:space="preserve"> SEQ Figura \* ARABIC </w:instrText>
      </w:r>
      <w:r w:rsidR="008913FA">
        <w:fldChar w:fldCharType="separate"/>
      </w:r>
      <w:r w:rsidR="00D24458">
        <w:rPr>
          <w:noProof/>
        </w:rPr>
        <w:t>37</w:t>
      </w:r>
      <w:r w:rsidR="008913FA">
        <w:rPr>
          <w:noProof/>
        </w:rPr>
        <w:fldChar w:fldCharType="end"/>
      </w:r>
      <w:bookmarkEnd w:id="490"/>
      <w:r>
        <w:t xml:space="preserve">. Código exemplo </w:t>
      </w:r>
      <w:proofErr w:type="spellStart"/>
      <w:r w:rsidRPr="00A062B2">
        <w:rPr>
          <w:i/>
        </w:rPr>
        <w:t>stream</w:t>
      </w:r>
      <w:proofErr w:type="spellEnd"/>
      <w:r w:rsidR="00D709F2">
        <w:t xml:space="preserve"> – pegando dados</w:t>
      </w:r>
      <w:bookmarkEnd w:id="491"/>
    </w:p>
    <w:p w14:paraId="3ECE7F8C" w14:textId="1491651F" w:rsidR="00E46DC0" w:rsidRDefault="00E46DC0" w:rsidP="00D709F2">
      <w:pPr>
        <w:pStyle w:val="Image"/>
      </w:pPr>
      <w:r>
        <w:tab/>
      </w:r>
      <w:r w:rsidR="00D709F2">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Legenda"/>
      </w:pPr>
      <w:r>
        <w:t>Fonte: Autor (2017)</w:t>
      </w:r>
    </w:p>
    <w:p w14:paraId="16124187" w14:textId="77777777" w:rsidR="00D709F2" w:rsidRDefault="00D709F2" w:rsidP="00D709F2"/>
    <w:p w14:paraId="556898DB" w14:textId="48BBF782" w:rsidR="00D709F2" w:rsidRDefault="00D709F2" w:rsidP="00D709F2">
      <w:pPr>
        <w:rPr>
          <w:ins w:id="492" w:author="mario" w:date="2017-07-15T09:35:00Z"/>
        </w:rPr>
      </w:pPr>
      <w:moveFromRangeStart w:id="493" w:author="mario" w:date="2017-07-15T09:34:00Z" w:name="move487874624"/>
      <w:moveFrom w:id="494"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moveFrom>
      <w:del w:id="495" w:author="mario" w:date="2017-07-15T09:34:00Z"/>
      <w:moveFrom w:id="496" w:author="mario" w:date="2017-07-15T09:34:00Z">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497" w:author="mario" w:date="2017-07-15T09:35:00Z"/>
        </w:rPr>
      </w:pPr>
      <w:ins w:id="498" w:author="mario" w:date="2017-07-15T09:35:00Z">
        <w:r>
          <w:t>Para que a última linha da figura anterior funcione, é necessário fazer uma sobrescrita do método “</w:t>
        </w:r>
        <w:proofErr w:type="spellStart"/>
        <w:proofErr w:type="gramStart"/>
        <w:r w:rsidRPr="00A062B2">
          <w:rPr>
            <w:i/>
          </w:rPr>
          <w:t>toString</w:t>
        </w:r>
        <w:proofErr w:type="spellEnd"/>
        <w:proofErr w:type="gramEnd"/>
        <w:r>
          <w:t xml:space="preserve">”, que é mostrado na </w:t>
        </w:r>
        <w:r>
          <w:fldChar w:fldCharType="begin"/>
        </w:r>
        <w:r>
          <w:instrText xml:space="preserve"> REF _Ref479712759 \h </w:instrText>
        </w:r>
      </w:ins>
      <w:ins w:id="499" w:author="mario" w:date="2017-07-15T09:35:00Z">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493"/>
    <w:p w14:paraId="31171C5D" w14:textId="77777777" w:rsidR="00D709F2" w:rsidRDefault="00D709F2" w:rsidP="00D709F2"/>
    <w:p w14:paraId="5EA7DDB8" w14:textId="4DD7D939" w:rsidR="00D709F2" w:rsidRDefault="00D709F2" w:rsidP="00D709F2">
      <w:pPr>
        <w:pStyle w:val="Legenda"/>
      </w:pPr>
      <w:bookmarkStart w:id="500" w:name="_Ref479712759"/>
      <w:bookmarkStart w:id="501" w:name="_Toc486423039"/>
      <w:r>
        <w:t xml:space="preserve">Figura </w:t>
      </w:r>
      <w:r w:rsidR="008913FA">
        <w:fldChar w:fldCharType="begin"/>
      </w:r>
      <w:r w:rsidR="008913FA">
        <w:instrText xml:space="preserve"> SEQ Figura \* ARABIC </w:instrText>
      </w:r>
      <w:r w:rsidR="008913FA">
        <w:fldChar w:fldCharType="separate"/>
      </w:r>
      <w:r w:rsidR="00D24458">
        <w:rPr>
          <w:noProof/>
        </w:rPr>
        <w:t>38</w:t>
      </w:r>
      <w:r w:rsidR="008913FA">
        <w:rPr>
          <w:noProof/>
        </w:rPr>
        <w:fldChar w:fldCharType="end"/>
      </w:r>
      <w:bookmarkEnd w:id="500"/>
      <w:r>
        <w:t xml:space="preserve">. Exemplo código </w:t>
      </w:r>
      <w:proofErr w:type="spellStart"/>
      <w:r w:rsidRPr="00A062B2">
        <w:rPr>
          <w:i/>
        </w:rPr>
        <w:t>stream</w:t>
      </w:r>
      <w:proofErr w:type="spellEnd"/>
      <w:r>
        <w:t xml:space="preserve"> - sobrescrita </w:t>
      </w:r>
      <w:proofErr w:type="spellStart"/>
      <w:r w:rsidRPr="00A062B2">
        <w:rPr>
          <w:i/>
        </w:rPr>
        <w:t>toString</w:t>
      </w:r>
      <w:bookmarkEnd w:id="501"/>
      <w:proofErr w:type="spellEnd"/>
    </w:p>
    <w:p w14:paraId="7BB20080" w14:textId="2EA53808" w:rsidR="00D709F2" w:rsidRDefault="00D709F2" w:rsidP="00D709F2">
      <w:pPr>
        <w:pStyle w:val="Image"/>
      </w:pPr>
      <w: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Legenda"/>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502" w:author="mario" w:date="2017-07-15T09:35:00Z"/>
        </w:rPr>
      </w:pPr>
      <w:del w:id="503"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0C38E5E8" w:rsidR="009F4FA6" w:rsidRDefault="009F4FA6" w:rsidP="009F4FA6">
      <w:moveToRangeStart w:id="504" w:author="mario" w:date="2017-07-15T09:35:00Z" w:name="move487874637"/>
      <w:moveTo w:id="505" w:author="mario" w:date="2017-07-15T09:35:00Z">
        <w:r>
          <w:t xml:space="preserve">A </w:t>
        </w:r>
        <w:r>
          <w:fldChar w:fldCharType="begin"/>
        </w:r>
        <w:r>
          <w:instrText xml:space="preserve"> REF _Ref479712890 \h </w:instrText>
        </w:r>
      </w:moveTo>
      <w:moveTo w:id="506" w:author="mario" w:date="2017-07-15T09:35:00Z">
        <w:r>
          <w:fldChar w:fldCharType="separate"/>
        </w:r>
        <w:r>
          <w:t xml:space="preserve">Figura </w:t>
        </w:r>
        <w:r>
          <w:rPr>
            <w:noProof/>
          </w:rPr>
          <w:t>39</w:t>
        </w:r>
        <w:r>
          <w:fldChar w:fldCharType="end"/>
        </w:r>
        <w:r>
          <w:t xml:space="preserve"> apresenta o resultado do código mostrado na </w:t>
        </w:r>
        <w:r>
          <w:fldChar w:fldCharType="begin"/>
        </w:r>
        <w:r>
          <w:instrText xml:space="preserve"> REF _Ref479712557 \h </w:instrText>
        </w:r>
      </w:moveTo>
      <w:moveTo w:id="507" w:author="mario" w:date="2017-07-15T09:35:00Z">
        <w:r>
          <w:fldChar w:fldCharType="separate"/>
        </w:r>
        <w:r>
          <w:t xml:space="preserve">Figura </w:t>
        </w:r>
        <w:r>
          <w:rPr>
            <w:noProof/>
          </w:rPr>
          <w:t>37</w:t>
        </w:r>
        <w:r>
          <w:fldChar w:fldCharType="end"/>
        </w:r>
        <w:r>
          <w:t xml:space="preserve">. É possível notar que somente os atributos </w:t>
        </w:r>
      </w:moveTo>
      <w:ins w:id="508" w:author="Mario" w:date="2017-07-16T20:26:00Z">
        <w:r w:rsidR="00232D18">
          <w:t xml:space="preserve">declarados </w:t>
        </w:r>
      </w:ins>
      <w:bookmarkStart w:id="509" w:name="_GoBack"/>
      <w:bookmarkEnd w:id="509"/>
      <w:moveTo w:id="510" w:author="mario" w:date="2017-07-15T09:35:00Z">
        <w:del w:id="511" w:author="Mario" w:date="2017-07-16T20:26:00Z">
          <w:r w:rsidDel="00232D18">
            <w:delText xml:space="preserve">que eu declarei </w:delText>
          </w:r>
        </w:del>
        <w:r>
          <w:t xml:space="preserve">anteriormente estão sendo extraídos: </w:t>
        </w:r>
        <w:proofErr w:type="spellStart"/>
        <w:proofErr w:type="gramStart"/>
        <w:r>
          <w:rPr>
            <w:i/>
          </w:rPr>
          <w:t>HighPrice</w:t>
        </w:r>
        <w:proofErr w:type="spellEnd"/>
        <w:proofErr w:type="gramEnd"/>
        <w:r>
          <w:rPr>
            <w:i/>
          </w:rPr>
          <w:t xml:space="preserve">, </w:t>
        </w:r>
        <w:proofErr w:type="spellStart"/>
        <w:r>
          <w:rPr>
            <w:i/>
          </w:rPr>
          <w:t>ClosePrice</w:t>
        </w:r>
        <w:proofErr w:type="spellEnd"/>
        <w:r>
          <w:rPr>
            <w:i/>
          </w:rPr>
          <w:t xml:space="preserve"> </w:t>
        </w:r>
        <w:r>
          <w:t xml:space="preserve">e Volume. Apesar de no exemplo não precisar do preço máximo, foi atribuído a este </w:t>
        </w:r>
        <w:proofErr w:type="spellStart"/>
        <w:r>
          <w:rPr>
            <w:i/>
          </w:rPr>
          <w:t>HistoricalData</w:t>
        </w:r>
        <w:proofErr w:type="spellEnd"/>
        <w:r>
          <w:t xml:space="preserve"> esse atributo também, para futuramente mostrar uma outra funcionalidade do </w:t>
        </w:r>
        <w:proofErr w:type="spellStart"/>
        <w:r w:rsidRPr="00A062B2">
          <w:rPr>
            <w:i/>
          </w:rPr>
          <w:t>Stream</w:t>
        </w:r>
        <w:proofErr w:type="spellEnd"/>
        <w:r>
          <w:t xml:space="preserve">. </w:t>
        </w:r>
      </w:moveTo>
    </w:p>
    <w:moveToRangeEnd w:id="504"/>
    <w:p w14:paraId="5E4BE0EE" w14:textId="77777777" w:rsidR="009F4FA6" w:rsidRDefault="009F4FA6" w:rsidP="00D709F2">
      <w:pPr>
        <w:rPr>
          <w:ins w:id="512" w:author="mario" w:date="2017-07-15T09:35:00Z"/>
        </w:rPr>
      </w:pPr>
    </w:p>
    <w:p w14:paraId="004D2DF2" w14:textId="77777777" w:rsidR="00CC4264" w:rsidRDefault="00CC4264" w:rsidP="00D709F2"/>
    <w:p w14:paraId="41B638D4" w14:textId="6C5834C6" w:rsidR="00D709F2" w:rsidRDefault="00D709F2" w:rsidP="00D709F2">
      <w:pPr>
        <w:pStyle w:val="Legenda"/>
      </w:pPr>
      <w:bookmarkStart w:id="513" w:name="_Ref479712890"/>
      <w:bookmarkStart w:id="514" w:name="_Toc486423040"/>
      <w:r>
        <w:t xml:space="preserve">Figura </w:t>
      </w:r>
      <w:r w:rsidR="008913FA">
        <w:fldChar w:fldCharType="begin"/>
      </w:r>
      <w:r w:rsidR="008913FA">
        <w:instrText xml:space="preserve"> SEQ Figura \* ARABIC </w:instrText>
      </w:r>
      <w:r w:rsidR="008913FA">
        <w:fldChar w:fldCharType="separate"/>
      </w:r>
      <w:r w:rsidR="00D24458">
        <w:rPr>
          <w:noProof/>
        </w:rPr>
        <w:t>39</w:t>
      </w:r>
      <w:r w:rsidR="008913FA">
        <w:rPr>
          <w:noProof/>
        </w:rPr>
        <w:fldChar w:fldCharType="end"/>
      </w:r>
      <w:bookmarkEnd w:id="513"/>
      <w:r>
        <w:t xml:space="preserve">. Saída do código de exemplo da </w:t>
      </w:r>
      <w:proofErr w:type="spellStart"/>
      <w:r w:rsidRPr="00A062B2">
        <w:rPr>
          <w:i/>
        </w:rPr>
        <w:t>stream</w:t>
      </w:r>
      <w:bookmarkEnd w:id="514"/>
      <w:proofErr w:type="spellEnd"/>
    </w:p>
    <w:p w14:paraId="6FD29F49" w14:textId="62C9CCF4" w:rsidR="00D709F2" w:rsidRDefault="00D709F2" w:rsidP="00D709F2">
      <w:pPr>
        <w:pStyle w:val="Image"/>
      </w:pPr>
      <w: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Legenda"/>
      </w:pPr>
      <w:r>
        <w:t>Fonte: Autor (2017)</w:t>
      </w:r>
    </w:p>
    <w:p w14:paraId="3A420D28" w14:textId="77777777" w:rsidR="00D709F2" w:rsidRDefault="00D709F2" w:rsidP="00D709F2"/>
    <w:p w14:paraId="2DCA69C9" w14:textId="2C40C28B" w:rsidR="00C04152" w:rsidDel="009F4FA6" w:rsidRDefault="00D709F2" w:rsidP="00D709F2">
      <w:moveFromRangeStart w:id="515" w:author="mario" w:date="2017-07-15T09:35:00Z" w:name="move487874637"/>
      <w:moveFrom w:id="516" w:author="mario" w:date="2017-07-15T09:35:00Z">
        <w:r w:rsidDel="009F4FA6">
          <w:t xml:space="preserve">A </w:t>
        </w:r>
        <w:r w:rsidDel="009F4FA6">
          <w:fldChar w:fldCharType="begin"/>
        </w:r>
        <w:r w:rsidDel="009F4FA6">
          <w:instrText xml:space="preserve"> REF _Ref479712890 \h </w:instrText>
        </w:r>
      </w:moveFrom>
      <w:del w:id="517" w:author="mario" w:date="2017-07-15T09:35:00Z"/>
      <w:moveFrom w:id="518" w:author="mario" w:date="2017-07-15T09:35:00Z">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moveFrom>
      <w:del w:id="519" w:author="mario" w:date="2017-07-15T09:35:00Z"/>
      <w:moveFrom w:id="520" w:author="mario" w:date="2017-07-15T09:35:00Z">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515"/>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521"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522" w:author="mario" w:date="2017-07-15T09:35:00Z" w:name="move487874645"/>
      <w:moveTo w:id="523" w:author="mario" w:date="2017-07-15T09:35:00Z">
        <w:r>
          <w:t xml:space="preserve">Com a </w:t>
        </w:r>
        <w:r>
          <w:fldChar w:fldCharType="begin"/>
        </w:r>
        <w:r>
          <w:instrText xml:space="preserve"> REF _Ref479714282 \h </w:instrText>
        </w:r>
      </w:moveTo>
      <w:moveTo w:id="524" w:author="mario" w:date="2017-07-15T09:35:00Z">
        <w:r>
          <w:fldChar w:fldCharType="separate"/>
        </w:r>
        <w:r>
          <w:t xml:space="preserve">Figura </w:t>
        </w:r>
        <w:r>
          <w:rPr>
            <w:noProof/>
          </w:rPr>
          <w:t>40</w:t>
        </w:r>
        <w:r>
          <w:fldChar w:fldCharType="end"/>
        </w:r>
        <w:r>
          <w:t xml:space="preserve"> percebe</w:t>
        </w:r>
      </w:moveTo>
      <w:ins w:id="525" w:author="mario" w:date="2017-07-15T09:35:00Z">
        <w:r>
          <w:t>-se</w:t>
        </w:r>
      </w:ins>
      <w:moveTo w:id="526" w:author="mario" w:date="2017-07-15T09:35:00Z">
        <w:del w:id="527" w:author="mario" w:date="2017-07-15T09:35:00Z">
          <w:r w:rsidDel="009F4FA6">
            <w:delText>mos</w:delText>
          </w:r>
        </w:del>
        <w:r>
          <w:t xml:space="preserve"> a facilidade lógica e semântica que se ganha com o uso do </w:t>
        </w:r>
        <w:proofErr w:type="spellStart"/>
        <w:r w:rsidRPr="00A062B2">
          <w:rPr>
            <w:i/>
          </w:rPr>
          <w:t>Stream</w:t>
        </w:r>
        <w:proofErr w:type="spellEnd"/>
        <w:r>
          <w:t xml:space="preserve">. É possível notar o padrão de projeto </w:t>
        </w:r>
        <w:proofErr w:type="spellStart"/>
        <w:r w:rsidRPr="00A062B2">
          <w:rPr>
            <w:i/>
          </w:rPr>
          <w:t>Builder</w:t>
        </w:r>
        <w:proofErr w:type="spellEnd"/>
        <w:r>
          <w:t xml:space="preserve"> e o </w:t>
        </w:r>
        <w:proofErr w:type="spellStart"/>
        <w:r w:rsidRPr="00A062B2">
          <w:rPr>
            <w:i/>
          </w:rPr>
          <w:t>Fluent</w:t>
        </w:r>
        <w:proofErr w:type="spellEnd"/>
        <w:r w:rsidRPr="00A062B2">
          <w:rPr>
            <w:i/>
          </w:rPr>
          <w:t xml:space="preserve"> Interface</w:t>
        </w:r>
        <w:r>
          <w:t>, responsáveis por essa leitura mais “fluente” e um código muito menos verboso.</w:t>
        </w:r>
      </w:moveTo>
    </w:p>
    <w:moveToRangeEnd w:id="522"/>
    <w:p w14:paraId="1599CF99" w14:textId="77777777" w:rsidR="009F4FA6" w:rsidRDefault="009F4FA6" w:rsidP="00D709F2"/>
    <w:p w14:paraId="38405057" w14:textId="26893994" w:rsidR="00C04152" w:rsidRDefault="00C04152" w:rsidP="00C04152">
      <w:pPr>
        <w:pStyle w:val="Legenda"/>
      </w:pPr>
      <w:bookmarkStart w:id="528" w:name="_Ref479714282"/>
      <w:bookmarkStart w:id="529" w:name="_Toc486423041"/>
      <w:r>
        <w:t xml:space="preserve">Figura </w:t>
      </w:r>
      <w:r w:rsidR="008913FA">
        <w:fldChar w:fldCharType="begin"/>
      </w:r>
      <w:r w:rsidR="008913FA">
        <w:instrText xml:space="preserve"> SEQ Figura \* ARABIC </w:instrText>
      </w:r>
      <w:r w:rsidR="008913FA">
        <w:fldChar w:fldCharType="separate"/>
      </w:r>
      <w:r w:rsidR="00D24458">
        <w:rPr>
          <w:noProof/>
        </w:rPr>
        <w:t>40</w:t>
      </w:r>
      <w:r w:rsidR="008913FA">
        <w:rPr>
          <w:noProof/>
        </w:rPr>
        <w:fldChar w:fldCharType="end"/>
      </w:r>
      <w:bookmarkEnd w:id="528"/>
      <w:r>
        <w:t xml:space="preserve">. Código exemplo </w:t>
      </w:r>
      <w:proofErr w:type="spellStart"/>
      <w:r w:rsidRPr="00A062B2">
        <w:rPr>
          <w:i/>
        </w:rPr>
        <w:t>stream</w:t>
      </w:r>
      <w:bookmarkEnd w:id="529"/>
      <w:proofErr w:type="spellEnd"/>
    </w:p>
    <w:p w14:paraId="07F956F7" w14:textId="50D031F6" w:rsidR="00C04152" w:rsidRDefault="00C04152" w:rsidP="00C04152">
      <w:pPr>
        <w:pStyle w:val="Image"/>
      </w:pPr>
      <w: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Legenda"/>
      </w:pPr>
      <w:r>
        <w:t>Fonte: Autor (2017)</w:t>
      </w:r>
    </w:p>
    <w:p w14:paraId="705B7E05" w14:textId="77777777" w:rsidR="00C04152" w:rsidRDefault="00C04152" w:rsidP="00C04152"/>
    <w:p w14:paraId="00FE6E58" w14:textId="593728F4" w:rsidR="00C04152" w:rsidDel="009F4FA6" w:rsidRDefault="00C04152" w:rsidP="00C04152">
      <w:moveFromRangeStart w:id="530" w:author="mario" w:date="2017-07-15T09:35:00Z" w:name="move487874645"/>
      <w:moveFrom w:id="531" w:author="mario" w:date="2017-07-15T09:35:00Z">
        <w:r w:rsidDel="009F4FA6">
          <w:t xml:space="preserve">Com a </w:t>
        </w:r>
        <w:r w:rsidDel="009F4FA6">
          <w:fldChar w:fldCharType="begin"/>
        </w:r>
        <w:r w:rsidDel="009F4FA6">
          <w:instrText xml:space="preserve"> REF _Ref479714282 \h </w:instrText>
        </w:r>
      </w:moveFrom>
      <w:del w:id="532" w:author="mario" w:date="2017-07-15T09:35:00Z"/>
      <w:moveFrom w:id="533" w:author="mario" w:date="2017-07-15T09:35:00Z">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530"/>
    <w:p w14:paraId="7EECBF6A" w14:textId="77777777" w:rsidR="00A062B2" w:rsidRDefault="00A062B2" w:rsidP="00C04152">
      <w:r>
        <w:t xml:space="preserve">O primeiro método chamado é o </w:t>
      </w:r>
      <w:proofErr w:type="spellStart"/>
      <w:r>
        <w:rPr>
          <w:i/>
        </w:rPr>
        <w:t>stream</w:t>
      </w:r>
      <w:proofErr w:type="spellEnd"/>
      <w:r>
        <w:rPr>
          <w:i/>
        </w:rPr>
        <w:t>()</w:t>
      </w:r>
      <w:r>
        <w:t xml:space="preserve">, que retorna um </w:t>
      </w:r>
      <w:proofErr w:type="spellStart"/>
      <w:r>
        <w:rPr>
          <w:i/>
        </w:rPr>
        <w:t>stream</w:t>
      </w:r>
      <w:proofErr w:type="spellEnd"/>
      <w:r>
        <w:t xml:space="preserve"> contendo os elementos da coleção passada, no caso um </w:t>
      </w:r>
      <w:proofErr w:type="spellStart"/>
      <w:r>
        <w:rPr>
          <w:i/>
        </w:rPr>
        <w:t>ArrayList</w:t>
      </w:r>
      <w:proofErr w:type="spellEnd"/>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w:t>
      </w:r>
      <w:proofErr w:type="spellStart"/>
      <w:r w:rsidR="006C5CE2">
        <w:rPr>
          <w:i/>
        </w:rPr>
        <w:t>filter</w:t>
      </w:r>
      <w:proofErr w:type="spellEnd"/>
      <w:r w:rsidR="006C5CE2">
        <w:t xml:space="preserve">) </w:t>
      </w:r>
      <w:r>
        <w:t xml:space="preserve">, como o próprio nome sugere, faz um filtro, selecionando somente os valores que atendam a condição. Por baixo dos panos, é </w:t>
      </w:r>
      <w:r>
        <w:lastRenderedPageBreak/>
        <w:t xml:space="preserve">feito um </w:t>
      </w:r>
      <w:proofErr w:type="spellStart"/>
      <w:r>
        <w:rPr>
          <w:i/>
        </w:rPr>
        <w:t>forEach</w:t>
      </w:r>
      <w:proofErr w:type="spellEnd"/>
      <w:r>
        <w:t xml:space="preserve">, como foi explicado anteriormente, percorrendo linearmente toda a </w:t>
      </w:r>
      <w:proofErr w:type="spellStart"/>
      <w:r>
        <w:rPr>
          <w:i/>
        </w:rPr>
        <w:t>stream</w:t>
      </w:r>
      <w:proofErr w:type="spellEnd"/>
      <w:r>
        <w:t xml:space="preserve">, procurando a parte da direita da instrução que, necessariamente, deve retornar um </w:t>
      </w:r>
      <w:proofErr w:type="spellStart"/>
      <w:r>
        <w:rPr>
          <w:i/>
        </w:rPr>
        <w:t>boolean</w:t>
      </w:r>
      <w:proofErr w:type="spellEnd"/>
      <w:r>
        <w:t>, mas isso tudo foi abstraído.</w:t>
      </w:r>
    </w:p>
    <w:p w14:paraId="2DF50CD4" w14:textId="581196EA" w:rsidR="00A062B2" w:rsidRDefault="00A062B2" w:rsidP="00C04152">
      <w:r>
        <w:t>O terceiro método</w:t>
      </w:r>
      <w:r w:rsidR="006C5CE2">
        <w:t xml:space="preserve"> (</w:t>
      </w:r>
      <w:r w:rsidR="006C5CE2">
        <w:rPr>
          <w:i/>
        </w:rPr>
        <w:t>.</w:t>
      </w:r>
      <w:proofErr w:type="spellStart"/>
      <w:r w:rsidR="006C5CE2">
        <w:rPr>
          <w:i/>
        </w:rPr>
        <w:t>mapToDouble</w:t>
      </w:r>
      <w:proofErr w:type="spellEnd"/>
      <w:r w:rsidR="006C5CE2">
        <w:t>)</w:t>
      </w:r>
      <w:r>
        <w:t xml:space="preserve"> serve para </w:t>
      </w:r>
      <w:r w:rsidR="006C5CE2">
        <w:t xml:space="preserve">transformar esse conjunto de dados que foi filtrado em um </w:t>
      </w:r>
      <w:proofErr w:type="spellStart"/>
      <w:r w:rsidR="006C5CE2">
        <w:rPr>
          <w:i/>
        </w:rPr>
        <w:t>DoubleStream</w:t>
      </w:r>
      <w:proofErr w:type="spellEnd"/>
      <w:r w:rsidR="006C5CE2">
        <w:t xml:space="preserve">, que é uma sequencia do tipo primitivo </w:t>
      </w:r>
      <w:proofErr w:type="spellStart"/>
      <w:r w:rsidR="006C5CE2">
        <w:rPr>
          <w:i/>
        </w:rPr>
        <w:t>double</w:t>
      </w:r>
      <w:proofErr w:type="spellEnd"/>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proofErr w:type="spellStart"/>
      <w:r w:rsidRPr="006C5CE2">
        <w:rPr>
          <w:i/>
        </w:rPr>
        <w:t>OptionalDouble</w:t>
      </w:r>
      <w:proofErr w:type="spellEnd"/>
      <w:r>
        <w:t xml:space="preserve">, que é uma abstração que basicamente diz se foi encontrado um valor ou não, pois é possível não encontrar nenhum valor no </w:t>
      </w:r>
      <w:r>
        <w:rPr>
          <w:i/>
        </w:rPr>
        <w:t>.</w:t>
      </w:r>
      <w:proofErr w:type="spellStart"/>
      <w:r>
        <w:rPr>
          <w:i/>
        </w:rPr>
        <w:t>filter</w:t>
      </w:r>
      <w:proofErr w:type="spellEnd"/>
      <w:r>
        <w:t xml:space="preserve"> acima e, com isso, é impossível fazer uma média com a divisão por zero.</w:t>
      </w:r>
    </w:p>
    <w:p w14:paraId="250ECFC8" w14:textId="4ABE32AE" w:rsidR="006C5CE2" w:rsidRDefault="006C5CE2" w:rsidP="00C04152">
      <w:pPr>
        <w:rPr>
          <w:ins w:id="534" w:author="mario" w:date="2017-07-15T09:35:00Z"/>
        </w:rPr>
      </w:pPr>
      <w:r>
        <w:t xml:space="preserve">Por fim, é chamado o método </w:t>
      </w:r>
      <w:proofErr w:type="spellStart"/>
      <w:r>
        <w:rPr>
          <w:i/>
        </w:rPr>
        <w:t>getAsDouble</w:t>
      </w:r>
      <w:proofErr w:type="spellEnd"/>
      <w:r>
        <w:rPr>
          <w:i/>
        </w:rPr>
        <w:t xml:space="preserve">, </w:t>
      </w:r>
      <w:r w:rsidRPr="006C5CE2">
        <w:t>que tenta fazer a conversão</w:t>
      </w:r>
      <w:r>
        <w:t xml:space="preserve"> de um </w:t>
      </w:r>
      <w:proofErr w:type="spellStart"/>
      <w:r>
        <w:rPr>
          <w:i/>
        </w:rPr>
        <w:t>OptionalDouble</w:t>
      </w:r>
      <w:proofErr w:type="spellEnd"/>
      <w:r>
        <w:t xml:space="preserve"> para um Double, podendo lançar uma </w:t>
      </w:r>
      <w:proofErr w:type="spellStart"/>
      <w:r>
        <w:rPr>
          <w:i/>
        </w:rPr>
        <w:t>exception</w:t>
      </w:r>
      <w:proofErr w:type="spellEnd"/>
      <w:r>
        <w:t xml:space="preserve"> quando o resultado é vazio, mas é possível verificar se existe com o método </w:t>
      </w:r>
      <w:r>
        <w:rPr>
          <w:i/>
        </w:rPr>
        <w:t>.</w:t>
      </w:r>
      <w:proofErr w:type="spellStart"/>
      <w:r>
        <w:rPr>
          <w:i/>
        </w:rPr>
        <w:t>isPresent</w:t>
      </w:r>
      <w:proofErr w:type="spellEnd"/>
      <w:r>
        <w:t>.</w:t>
      </w:r>
    </w:p>
    <w:p w14:paraId="09790E58" w14:textId="77777777" w:rsidR="009F4FA6" w:rsidRPr="00E10491" w:rsidRDefault="009F4FA6" w:rsidP="009F4FA6">
      <w:moveToRangeStart w:id="535" w:author="mario" w:date="2017-07-15T09:35:00Z" w:name="move487874660"/>
      <w:moveTo w:id="536" w:author="mario" w:date="2017-07-15T09:35:00Z">
        <w:r>
          <w:t xml:space="preserve">A </w:t>
        </w:r>
        <w:r>
          <w:fldChar w:fldCharType="begin"/>
        </w:r>
        <w:r>
          <w:instrText xml:space="preserve"> REF _Ref479717654 \h </w:instrText>
        </w:r>
      </w:moveTo>
      <w:moveTo w:id="537" w:author="mario" w:date="2017-07-15T09:35:00Z">
        <w:r>
          <w:fldChar w:fldCharType="separate"/>
        </w:r>
        <w:r>
          <w:t xml:space="preserve">Figura </w:t>
        </w:r>
        <w:r>
          <w:rPr>
            <w:noProof/>
          </w:rPr>
          <w:t>41</w:t>
        </w:r>
        <w:r>
          <w:fldChar w:fldCharType="end"/>
        </w:r>
        <w:r>
          <w:t xml:space="preserve"> ilustra a sequencia dos passos realizados, explicada nos parágrafos anteriores de uma forma mais simples de entender.</w:t>
        </w:r>
      </w:moveTo>
    </w:p>
    <w:moveToRangeEnd w:id="535"/>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Legenda"/>
      </w:pPr>
      <w:bookmarkStart w:id="538" w:name="_Ref479717654"/>
      <w:bookmarkStart w:id="539" w:name="_Toc486423042"/>
      <w:r>
        <w:t xml:space="preserve">Figura </w:t>
      </w:r>
      <w:r w:rsidR="008913FA">
        <w:fldChar w:fldCharType="begin"/>
      </w:r>
      <w:r w:rsidR="008913FA">
        <w:instrText xml:space="preserve"> SEQ Figura \* ARABIC </w:instrText>
      </w:r>
      <w:r w:rsidR="008913FA">
        <w:fldChar w:fldCharType="separate"/>
      </w:r>
      <w:r w:rsidR="00D24458">
        <w:rPr>
          <w:noProof/>
        </w:rPr>
        <w:t>41</w:t>
      </w:r>
      <w:r w:rsidR="008913FA">
        <w:rPr>
          <w:noProof/>
        </w:rPr>
        <w:fldChar w:fldCharType="end"/>
      </w:r>
      <w:bookmarkEnd w:id="538"/>
      <w:r>
        <w:t xml:space="preserve">. Ilustração código </w:t>
      </w:r>
      <w:proofErr w:type="spellStart"/>
      <w:r>
        <w:t>stream</w:t>
      </w:r>
      <w:bookmarkEnd w:id="539"/>
      <w:proofErr w:type="spellEnd"/>
    </w:p>
    <w:p w14:paraId="43DCEDE0" w14:textId="05461B66" w:rsidR="005C23FD" w:rsidRDefault="00E10491" w:rsidP="00E10491">
      <w:pPr>
        <w:pStyle w:val="Image"/>
      </w:pPr>
      <w: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Legenda"/>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540" w:author="mario" w:date="2017-07-15T09:35:00Z" w:name="move487874660"/>
      <w:moveFrom w:id="541" w:author="mario" w:date="2017-07-15T09:35:00Z">
        <w:r w:rsidDel="009F4FA6">
          <w:t xml:space="preserve">A </w:t>
        </w:r>
        <w:r w:rsidDel="009F4FA6">
          <w:fldChar w:fldCharType="begin"/>
        </w:r>
        <w:r w:rsidDel="009F4FA6">
          <w:instrText xml:space="preserve"> REF _Ref479717654 \h </w:instrText>
        </w:r>
      </w:moveFrom>
      <w:del w:id="542" w:author="mario" w:date="2017-07-15T09:35:00Z"/>
      <w:moveFrom w:id="543" w:author="mario" w:date="2017-07-15T09:35:00Z">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540"/>
    <w:p w14:paraId="4FB5875B" w14:textId="77777777" w:rsidR="00BC475F" w:rsidRDefault="00BC475F" w:rsidP="00C04152"/>
    <w:p w14:paraId="02169F5B" w14:textId="4DA9B990" w:rsidR="00BC475F" w:rsidRPr="00BC475F" w:rsidRDefault="00BC475F" w:rsidP="00BC475F">
      <w:pPr>
        <w:pStyle w:val="Ttulo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proofErr w:type="spellStart"/>
      <w:r w:rsidR="00E10491">
        <w:rPr>
          <w:i/>
        </w:rPr>
        <w:t>Stream</w:t>
      </w:r>
      <w:proofErr w:type="spellEnd"/>
      <w:r w:rsidR="00E10491">
        <w:t xml:space="preserve"> e implementar uma </w:t>
      </w:r>
      <w:proofErr w:type="spellStart"/>
      <w:r w:rsidR="00E10491">
        <w:rPr>
          <w:i/>
        </w:rPr>
        <w:t>Parallel</w:t>
      </w:r>
      <w:proofErr w:type="spellEnd"/>
      <w:r w:rsidR="00E10491">
        <w:rPr>
          <w:i/>
        </w:rPr>
        <w:t xml:space="preserve"> </w:t>
      </w:r>
      <w:proofErr w:type="spellStart"/>
      <w:r w:rsidR="00E10491">
        <w:rPr>
          <w:i/>
        </w:rPr>
        <w:t>Stream</w:t>
      </w:r>
      <w:proofErr w:type="spellEnd"/>
      <w:r w:rsidR="00E10491">
        <w:t xml:space="preserve">, que é uma diferenciação por implementar conceitos de paralelismo por baixo dos panos, como concorrência de </w:t>
      </w:r>
      <w:r w:rsidR="00E10491">
        <w:rPr>
          <w:i/>
        </w:rPr>
        <w:t>threads</w:t>
      </w:r>
      <w:r w:rsidR="00E10491">
        <w:t xml:space="preserve">, </w:t>
      </w:r>
      <w:proofErr w:type="spellStart"/>
      <w:r w:rsidR="00E10491">
        <w:rPr>
          <w:i/>
        </w:rPr>
        <w:t>threadPool</w:t>
      </w:r>
      <w:proofErr w:type="spellEnd"/>
      <w:r w:rsidR="00E10491">
        <w:t xml:space="preserve">, </w:t>
      </w:r>
      <w:proofErr w:type="spellStart"/>
      <w:r w:rsidR="00E10491">
        <w:rPr>
          <w:i/>
        </w:rPr>
        <w:t>executorService</w:t>
      </w:r>
      <w:proofErr w:type="spellEnd"/>
      <w:r w:rsidR="00E10491">
        <w:t xml:space="preserve">, sincronismo, entre outros. </w:t>
      </w:r>
    </w:p>
    <w:p w14:paraId="03409645" w14:textId="1627A0D2" w:rsidR="00BC475F" w:rsidRDefault="00E10491" w:rsidP="00C04152">
      <w:pPr>
        <w:rPr>
          <w:ins w:id="544" w:author="mario" w:date="2017-07-15T09:35:00Z"/>
        </w:rPr>
      </w:pPr>
      <w:r>
        <w:t xml:space="preserve">Desta forma, o paralelismo é implementado de forma implícita, isto é, quando o programador não explicita o paralelismo por meio de comandos. Dada a explicação, como ficaria a implementação de um </w:t>
      </w:r>
      <w:proofErr w:type="spellStart"/>
      <w:r>
        <w:t>Parallel</w:t>
      </w:r>
      <w:proofErr w:type="spellEnd"/>
      <w:r>
        <w:t xml:space="preserve"> </w:t>
      </w:r>
      <w:proofErr w:type="spellStart"/>
      <w:r>
        <w:t>Stream</w:t>
      </w:r>
      <w:proofErr w:type="spellEnd"/>
      <w:r>
        <w:t>, será que muita coisa muda? É muito mais complexo?</w:t>
      </w:r>
    </w:p>
    <w:p w14:paraId="050D1985" w14:textId="77777777" w:rsidR="00095BD3" w:rsidRDefault="00095BD3" w:rsidP="00095BD3">
      <w:moveToRangeStart w:id="545" w:author="mario" w:date="2017-07-15T09:35:00Z" w:name="move487874672"/>
      <w:moveTo w:id="546" w:author="mario" w:date="2017-07-15T09:35:00Z">
        <w:r>
          <w:t xml:space="preserve">De fato, a resposta das duas perguntas acima é não. Como mostra a </w:t>
        </w:r>
        <w:r>
          <w:fldChar w:fldCharType="begin"/>
        </w:r>
        <w:r>
          <w:instrText xml:space="preserve"> REF _Ref479718370 \h </w:instrText>
        </w:r>
      </w:moveTo>
      <w:moveTo w:id="547" w:author="mario" w:date="2017-07-15T09:35:00Z">
        <w:r>
          <w:fldChar w:fldCharType="separate"/>
        </w:r>
        <w:r>
          <w:t xml:space="preserve">Figura </w:t>
        </w:r>
        <w:r>
          <w:rPr>
            <w:noProof/>
          </w:rPr>
          <w:t>42</w:t>
        </w:r>
        <w:r>
          <w:fldChar w:fldCharType="end"/>
        </w:r>
        <w:r>
          <w:t xml:space="preserve">, só foi necessária a troca do primeiro método, ou seja, ao invés de chamar um </w:t>
        </w:r>
        <w:proofErr w:type="spellStart"/>
        <w:r>
          <w:rPr>
            <w:i/>
          </w:rPr>
          <w:t>stream</w:t>
        </w:r>
        <w:proofErr w:type="spellEnd"/>
        <w:r>
          <w:t xml:space="preserve"> sequencial, chama-se um </w:t>
        </w:r>
        <w:proofErr w:type="spellStart"/>
        <w:r>
          <w:rPr>
            <w:i/>
          </w:rPr>
          <w:t>parallel</w:t>
        </w:r>
        <w:proofErr w:type="spellEnd"/>
        <w:r>
          <w:rPr>
            <w:i/>
          </w:rPr>
          <w:t xml:space="preserve"> </w:t>
        </w:r>
        <w:proofErr w:type="spellStart"/>
        <w:r>
          <w:rPr>
            <w:i/>
          </w:rPr>
          <w:t>stream</w:t>
        </w:r>
        <w:proofErr w:type="spellEnd"/>
        <w:r>
          <w:t>. No caso exemplificado não é tão fácil notar a diferença, visto que o resultado será o mesmo e os dados a serem processados são bem pequenos, então não terá uma melhora tão grande no desempenho.</w:t>
        </w:r>
      </w:moveTo>
    </w:p>
    <w:moveToRangeEnd w:id="545"/>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Legenda"/>
      </w:pPr>
      <w:bookmarkStart w:id="548" w:name="_Ref479718370"/>
      <w:bookmarkStart w:id="549" w:name="_Toc486423043"/>
      <w:r>
        <w:t xml:space="preserve">Figura </w:t>
      </w:r>
      <w:r w:rsidR="008913FA">
        <w:fldChar w:fldCharType="begin"/>
      </w:r>
      <w:r w:rsidR="008913FA">
        <w:instrText xml:space="preserve"> SEQ Figura \* ARABIC </w:instrText>
      </w:r>
      <w:r w:rsidR="008913FA">
        <w:fldChar w:fldCharType="separate"/>
      </w:r>
      <w:r w:rsidR="00D24458">
        <w:rPr>
          <w:noProof/>
        </w:rPr>
        <w:t>42</w:t>
      </w:r>
      <w:r w:rsidR="008913FA">
        <w:rPr>
          <w:noProof/>
        </w:rPr>
        <w:fldChar w:fldCharType="end"/>
      </w:r>
      <w:bookmarkEnd w:id="548"/>
      <w:r>
        <w:t xml:space="preserve">. Código </w:t>
      </w:r>
      <w:proofErr w:type="spellStart"/>
      <w:r w:rsidRPr="00E10491">
        <w:rPr>
          <w:i/>
        </w:rPr>
        <w:t>stream</w:t>
      </w:r>
      <w:proofErr w:type="spellEnd"/>
      <w:r>
        <w:t xml:space="preserve"> com paralelismo</w:t>
      </w:r>
      <w:bookmarkEnd w:id="549"/>
    </w:p>
    <w:p w14:paraId="77E29EC0" w14:textId="1809CDF3" w:rsidR="00E10491" w:rsidRDefault="00E10491" w:rsidP="00E10491">
      <w:pPr>
        <w:pStyle w:val="Image"/>
      </w:pPr>
      <w: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Legenda"/>
      </w:pPr>
      <w:r>
        <w:t>Fonte: Autor (2017)</w:t>
      </w:r>
    </w:p>
    <w:p w14:paraId="15515D6F" w14:textId="77777777" w:rsidR="00E10491" w:rsidRDefault="00E10491" w:rsidP="00E10491"/>
    <w:p w14:paraId="6D7A2458" w14:textId="0CD1F510" w:rsidR="00E10491" w:rsidRDefault="00E10491" w:rsidP="00E10491">
      <w:pPr>
        <w:rPr>
          <w:ins w:id="550" w:author="mario" w:date="2017-07-15T09:35:00Z"/>
        </w:rPr>
      </w:pPr>
      <w:moveFromRangeStart w:id="551" w:author="mario" w:date="2017-07-15T09:35:00Z" w:name="move487874672"/>
      <w:moveFrom w:id="552"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moveFrom>
      <w:del w:id="553" w:author="mario" w:date="2017-07-15T09:35:00Z"/>
      <w:moveFrom w:id="554" w:author="mario" w:date="2017-07-15T09:35:00Z">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77777777" w:rsidR="00095BD3" w:rsidRDefault="00095BD3" w:rsidP="00095BD3">
      <w:pPr>
        <w:rPr>
          <w:ins w:id="555" w:author="mario" w:date="2017-07-15T09:35:00Z"/>
        </w:rPr>
      </w:pPr>
      <w:ins w:id="556" w:author="mario" w:date="2017-07-15T09:35:00Z">
        <w:r>
          <w:t xml:space="preserve">Para mostrar as diferenças citadas no parágrafo anterior, a </w:t>
        </w:r>
        <w:r>
          <w:fldChar w:fldCharType="begin"/>
        </w:r>
        <w:r>
          <w:instrText xml:space="preserve"> REF _Ref479718613 \h </w:instrText>
        </w:r>
      </w:ins>
      <w:ins w:id="557" w:author="mario" w:date="2017-07-15T09:35:00Z">
        <w:r>
          <w:fldChar w:fldCharType="separate"/>
        </w:r>
        <w:r>
          <w:t xml:space="preserve">Figura </w:t>
        </w:r>
        <w:r>
          <w:rPr>
            <w:noProof/>
          </w:rPr>
          <w:t>43</w:t>
        </w:r>
        <w:r>
          <w:fldChar w:fldCharType="end"/>
        </w:r>
        <w:r>
          <w:t xml:space="preserve"> mostra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558" w:author="mario" w:date="2017-07-15T09:35:00Z"/>
        </w:rPr>
      </w:pPr>
    </w:p>
    <w:moveFromRangeEnd w:id="551"/>
    <w:p w14:paraId="57EDD921" w14:textId="27D056D3" w:rsidR="00D5138D" w:rsidDel="00095BD3" w:rsidRDefault="00D5138D" w:rsidP="00E10491">
      <w:pPr>
        <w:rPr>
          <w:del w:id="559" w:author="mario" w:date="2017-07-15T09:35:00Z"/>
        </w:rPr>
      </w:pPr>
    </w:p>
    <w:p w14:paraId="3856A74F" w14:textId="7E9FA867" w:rsidR="00CC4264" w:rsidDel="00095BD3" w:rsidRDefault="00CC4264" w:rsidP="00E10491">
      <w:pPr>
        <w:rPr>
          <w:del w:id="560" w:author="mario" w:date="2017-07-15T09:35:00Z"/>
        </w:rPr>
      </w:pPr>
    </w:p>
    <w:p w14:paraId="6F5D4F06" w14:textId="4E0C69C2" w:rsidR="00CC4264" w:rsidDel="00095BD3" w:rsidRDefault="00CC4264" w:rsidP="00E10491">
      <w:pPr>
        <w:rPr>
          <w:del w:id="561" w:author="mario" w:date="2017-07-15T09:35:00Z"/>
        </w:rPr>
      </w:pPr>
    </w:p>
    <w:p w14:paraId="69AD8466" w14:textId="4D421882" w:rsidR="00CC4264" w:rsidDel="00095BD3" w:rsidRDefault="00CC4264" w:rsidP="00E10491">
      <w:pPr>
        <w:rPr>
          <w:del w:id="562" w:author="mario" w:date="2017-07-15T09:35:00Z"/>
        </w:rPr>
      </w:pPr>
    </w:p>
    <w:p w14:paraId="76274D61" w14:textId="7BB315AE" w:rsidR="00D24458" w:rsidDel="00095BD3" w:rsidRDefault="00D24458" w:rsidP="00E10491">
      <w:pPr>
        <w:rPr>
          <w:del w:id="563" w:author="mario" w:date="2017-07-15T09:35:00Z"/>
        </w:rPr>
      </w:pPr>
    </w:p>
    <w:p w14:paraId="5AAFA253" w14:textId="53167C83" w:rsidR="00D5138D" w:rsidRDefault="00D5138D" w:rsidP="00D5138D">
      <w:pPr>
        <w:pStyle w:val="Legenda"/>
      </w:pPr>
      <w:bookmarkStart w:id="564" w:name="_Ref479718613"/>
      <w:bookmarkStart w:id="565" w:name="_Toc486423044"/>
      <w:r>
        <w:t xml:space="preserve">Figura </w:t>
      </w:r>
      <w:r w:rsidR="008913FA">
        <w:fldChar w:fldCharType="begin"/>
      </w:r>
      <w:r w:rsidR="008913FA">
        <w:instrText xml:space="preserve"> SEQ Figura \* ARABIC </w:instrText>
      </w:r>
      <w:r w:rsidR="008913FA">
        <w:fldChar w:fldCharType="separate"/>
      </w:r>
      <w:r w:rsidR="00D24458">
        <w:rPr>
          <w:noProof/>
        </w:rPr>
        <w:t>43</w:t>
      </w:r>
      <w:r w:rsidR="008913FA">
        <w:rPr>
          <w:noProof/>
        </w:rPr>
        <w:fldChar w:fldCharType="end"/>
      </w:r>
      <w:bookmarkEnd w:id="564"/>
      <w:r>
        <w:t>. Código exemplo paralelismo</w:t>
      </w:r>
      <w:bookmarkEnd w:id="565"/>
    </w:p>
    <w:p w14:paraId="5E3871E9" w14:textId="0AAEC9FC" w:rsidR="00D5138D" w:rsidRDefault="00D5138D" w:rsidP="00D5138D">
      <w:pPr>
        <w:pStyle w:val="Image"/>
      </w:pPr>
      <w: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Legenda"/>
      </w:pPr>
      <w:r>
        <w:t>Fonte: Autor (2017)</w:t>
      </w:r>
    </w:p>
    <w:p w14:paraId="556064D8" w14:textId="77777777" w:rsidR="00E10491" w:rsidRDefault="00E10491" w:rsidP="00E10491"/>
    <w:p w14:paraId="4605770E" w14:textId="54D725A1" w:rsidR="00E10491" w:rsidDel="00095BD3" w:rsidRDefault="00E10491" w:rsidP="00E10491">
      <w:pPr>
        <w:rPr>
          <w:del w:id="566" w:author="mario" w:date="2017-07-15T09:35:00Z"/>
        </w:rPr>
      </w:pPr>
      <w:del w:id="567"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77777777" w:rsidR="00095BD3" w:rsidRDefault="00095BD3" w:rsidP="00095BD3">
      <w:moveToRangeStart w:id="568" w:author="mario" w:date="2017-07-15T09:36:00Z" w:name="move487874689"/>
      <w:moveTo w:id="569" w:author="mario" w:date="2017-07-15T09:36:00Z">
        <w:r>
          <w:t xml:space="preserve">A </w:t>
        </w:r>
        <w:r>
          <w:fldChar w:fldCharType="begin"/>
        </w:r>
        <w:r>
          <w:instrText xml:space="preserve"> REF _Ref479719299 \h </w:instrText>
        </w:r>
      </w:moveTo>
      <w:moveTo w:id="570" w:author="mario" w:date="2017-07-15T09:36:00Z">
        <w:r>
          <w:fldChar w:fldCharType="separate"/>
        </w:r>
        <w:r>
          <w:t xml:space="preserve">Figura </w:t>
        </w:r>
        <w:r>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568"/>
    <w:p w14:paraId="667598C0" w14:textId="77777777" w:rsidR="00095BD3" w:rsidRDefault="00095BD3" w:rsidP="00E10491">
      <w:pPr>
        <w:rPr>
          <w:ins w:id="571" w:author="mario" w:date="2017-07-15T09:36:00Z"/>
        </w:rPr>
      </w:pPr>
    </w:p>
    <w:p w14:paraId="3C0DB51F" w14:textId="77777777" w:rsidR="003C30F9" w:rsidRDefault="003C30F9" w:rsidP="00E10491"/>
    <w:p w14:paraId="74EA48F0" w14:textId="68B4540C" w:rsidR="003C30F9" w:rsidRDefault="003C30F9" w:rsidP="003C30F9">
      <w:pPr>
        <w:pStyle w:val="Legenda"/>
      </w:pPr>
      <w:bookmarkStart w:id="572" w:name="_Ref479719299"/>
      <w:bookmarkStart w:id="573" w:name="_Toc486423045"/>
      <w:r>
        <w:t xml:space="preserve">Figura </w:t>
      </w:r>
      <w:r w:rsidR="008913FA">
        <w:fldChar w:fldCharType="begin"/>
      </w:r>
      <w:r w:rsidR="008913FA">
        <w:instrText xml:space="preserve"> SEQ Figura \* ARABIC </w:instrText>
      </w:r>
      <w:r w:rsidR="008913FA">
        <w:fldChar w:fldCharType="separate"/>
      </w:r>
      <w:r w:rsidR="00D24458">
        <w:rPr>
          <w:noProof/>
        </w:rPr>
        <w:t>44</w:t>
      </w:r>
      <w:r w:rsidR="008913FA">
        <w:rPr>
          <w:noProof/>
        </w:rPr>
        <w:fldChar w:fldCharType="end"/>
      </w:r>
      <w:bookmarkEnd w:id="572"/>
      <w:r>
        <w:t>. Saída código exemplo paralelismo</w:t>
      </w:r>
      <w:bookmarkEnd w:id="573"/>
    </w:p>
    <w:p w14:paraId="62AB4A39" w14:textId="62C07C9A" w:rsidR="003C30F9" w:rsidRDefault="003C30F9" w:rsidP="003C30F9">
      <w:pPr>
        <w:pStyle w:val="Image"/>
      </w:pPr>
      <w: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Legenda"/>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574" w:author="mario" w:date="2017-07-15T09:36:00Z" w:name="move487874689"/>
      <w:moveFrom w:id="575" w:author="mario" w:date="2017-07-15T09:36:00Z">
        <w:r w:rsidDel="00095BD3">
          <w:t xml:space="preserve">A </w:t>
        </w:r>
        <w:r w:rsidDel="00095BD3">
          <w:fldChar w:fldCharType="begin"/>
        </w:r>
        <w:r w:rsidDel="00095BD3">
          <w:instrText xml:space="preserve"> REF _Ref479719299 \h </w:instrText>
        </w:r>
      </w:moveFrom>
      <w:del w:id="576" w:author="mario" w:date="2017-07-15T09:36:00Z"/>
      <w:moveFrom w:id="577" w:author="mario" w:date="2017-07-15T09:36:00Z">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574"/>
    <w:p w14:paraId="2AB68DF9" w14:textId="77777777" w:rsidR="00CE3640" w:rsidRDefault="003C30F9" w:rsidP="00095BD3">
      <w:pPr>
        <w:rPr>
          <w:ins w:id="578" w:author="mario" w:date="2017-07-15T09:50:00Z"/>
        </w:rPr>
      </w:pPr>
      <w:del w:id="579" w:author="mario" w:date="2017-07-15T09:50:00Z">
        <w:r w:rsidDel="00CE3640">
          <w:delText xml:space="preserve">É importante deixar claro que o paralelismo implementado utiliza um mecanismo de </w:delText>
        </w:r>
        <w:r w:rsidDel="00CE3640">
          <w:softHyphen/>
        </w:r>
        <w:r w:rsidDel="00CE3640">
          <w:rPr>
            <w:i/>
          </w:rPr>
          <w:delText>fork-join</w:delText>
        </w:r>
        <w:r w:rsidDel="00CE3640">
          <w:rPr>
            <w:i/>
          </w:rPr>
          <w:softHyphen/>
          <w:delText xml:space="preserve"> </w:delText>
        </w:r>
        <w:r w:rsidDel="00CE3640">
          <w:rPr>
            <w:i/>
          </w:rPr>
          <w:softHyphen/>
        </w:r>
        <w:r w:rsidDel="00CE3640">
          <w:delText xml:space="preserve">para o </w:delText>
        </w:r>
        <w:r w:rsidDel="00CE3640">
          <w:rPr>
            <w:i/>
          </w:rPr>
          <w:delText xml:space="preserve">pool </w:delText>
        </w:r>
        <w:r w:rsidDel="00CE3640">
          <w:delText xml:space="preserve">de </w:delText>
        </w:r>
        <w:r w:rsidDel="00CE3640">
          <w:rPr>
            <w:i/>
          </w:rPr>
          <w:delText>thread</w:delText>
        </w:r>
        <w:r w:rsidDel="00CE3640">
          <w:delText xml:space="preserve"> e, neste caso, se uma das instruções for uma tarefa que tenha um tempo de execução longa, ela irá bloquear </w:delText>
        </w:r>
        <w:r w:rsidR="002045AB" w:rsidDel="00CE3640">
          <w:delText>todos os threads</w:delText>
        </w:r>
        <w:r w:rsidDel="00CE3640">
          <w:delText xml:space="preserve"> do </w:delText>
        </w:r>
        <w:r w:rsidDel="00CE3640">
          <w:rPr>
            <w:i/>
          </w:rPr>
          <w:delText>pool</w:delText>
        </w:r>
        <w:r w:rsidDel="00CE3640">
          <w:delText xml:space="preserve">, consequentemente, </w:delText>
        </w:r>
        <w:r w:rsidR="00D24458" w:rsidDel="00CE3640">
          <w:delText>irão</w:delText>
        </w:r>
        <w:r w:rsidDel="00CE3640">
          <w:delText xml:space="preserve"> todas as outras tarefas que utilizam </w:delText>
        </w:r>
        <w:r w:rsidDel="00CE3640">
          <w:rPr>
            <w:i/>
          </w:rPr>
          <w:delText xml:space="preserve">parallel </w:delText>
        </w:r>
        <w:r w:rsidRPr="00570F30" w:rsidDel="00CE3640">
          <w:rPr>
            <w:i/>
          </w:rPr>
          <w:delText>streams</w:delText>
        </w:r>
        <w:r w:rsidDel="00CE3640">
          <w:delText xml:space="preserve">. </w:delText>
        </w:r>
        <w:r w:rsidR="00D21753" w:rsidDel="00CE3640">
          <w:delText>Por exemplo,</w:delText>
        </w:r>
        <w:r w:rsidDel="00CE3640">
          <w:delText xml:space="preserve"> e</w:delText>
        </w:r>
        <w:r w:rsidR="00D21753" w:rsidDel="00CE3640">
          <w:delTex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delText>
        </w:r>
      </w:del>
    </w:p>
    <w:p w14:paraId="55B9D793" w14:textId="387164CC" w:rsidR="00095BD3" w:rsidRDefault="00095BD3" w:rsidP="00095BD3">
      <w:moveToRangeStart w:id="580" w:author="mario" w:date="2017-07-15T09:36:00Z" w:name="move487874708"/>
      <w:moveTo w:id="581" w:author="mario" w:date="2017-07-15T09:36:00Z">
        <w:r>
          <w:t xml:space="preserve">A </w:t>
        </w:r>
        <w:r>
          <w:fldChar w:fldCharType="begin"/>
        </w:r>
        <w:r>
          <w:instrText xml:space="preserve"> REF _Ref479776876 \h </w:instrText>
        </w:r>
      </w:moveTo>
      <w:moveTo w:id="582" w:author="mario" w:date="2017-07-15T09:36:00Z">
        <w:r>
          <w:fldChar w:fldCharType="separate"/>
        </w:r>
        <w:r>
          <w:t xml:space="preserve">Figura </w:t>
        </w:r>
        <w:r>
          <w:rPr>
            <w:noProof/>
          </w:rPr>
          <w:t>45</w:t>
        </w:r>
        <w:r>
          <w:fldChar w:fldCharType="end"/>
        </w:r>
        <w:r>
          <w:t xml:space="preserve"> apresenta o mesmo código da </w:t>
        </w:r>
        <w:r>
          <w:fldChar w:fldCharType="begin"/>
        </w:r>
        <w:r>
          <w:instrText xml:space="preserve"> REF _Ref478746517 \h </w:instrText>
        </w:r>
      </w:moveTo>
      <w:moveTo w:id="583" w:author="mario" w:date="2017-07-15T09:36:00Z">
        <w:r>
          <w:fldChar w:fldCharType="separate"/>
        </w:r>
        <w:r w:rsidRPr="00D24458">
          <w:t xml:space="preserve">Figura </w:t>
        </w:r>
        <w:r w:rsidRPr="00D24458">
          <w:rPr>
            <w:noProof/>
          </w:rPr>
          <w:t>31</w:t>
        </w:r>
        <w:r>
          <w:fldChar w:fldCharType="end"/>
        </w:r>
        <w:r>
          <w:t xml:space="preserve">, mas com o uso do </w:t>
        </w:r>
        <w:proofErr w:type="spellStart"/>
        <w:r>
          <w:rPr>
            <w:i/>
          </w:rPr>
          <w:t>Parallel</w:t>
        </w:r>
        <w:proofErr w:type="spellEnd"/>
        <w:r>
          <w:rPr>
            <w:i/>
          </w:rPr>
          <w:t xml:space="preserve"> </w:t>
        </w:r>
        <w:proofErr w:type="spellStart"/>
        <w:r>
          <w:rPr>
            <w:i/>
          </w:rPr>
          <w:t>Stream</w:t>
        </w:r>
        <w:proofErr w:type="spellEnd"/>
        <w:r>
          <w:t xml:space="preserve">. Para que o </w:t>
        </w:r>
        <w:proofErr w:type="spellStart"/>
        <w:r>
          <w:rPr>
            <w:i/>
          </w:rPr>
          <w:t>Stream</w:t>
        </w:r>
        <w:proofErr w:type="spellEnd"/>
        <w:r>
          <w:t xml:space="preserve"> possa ser usado em mais de uma operação final (será visto no próximo item), é necessário criar um </w:t>
        </w:r>
        <w:proofErr w:type="spellStart"/>
        <w:r>
          <w:rPr>
            <w:i/>
          </w:rPr>
          <w:t>SummaryStatistics</w:t>
        </w:r>
        <w:proofErr w:type="spellEnd"/>
        <w:r>
          <w:t xml:space="preserve">, que é um objeto que já contém os valores máximo, mínimo, média e soma de um </w:t>
        </w:r>
        <w:proofErr w:type="spellStart"/>
        <w:r>
          <w:rPr>
            <w:i/>
          </w:rPr>
          <w:t>Stream</w:t>
        </w:r>
        <w:proofErr w:type="spellEnd"/>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580"/>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Legenda"/>
      </w:pPr>
      <w:bookmarkStart w:id="584" w:name="_Ref479776876"/>
      <w:bookmarkStart w:id="585" w:name="_Toc486423046"/>
      <w:r>
        <w:lastRenderedPageBreak/>
        <w:t xml:space="preserve">Figura </w:t>
      </w:r>
      <w:r w:rsidR="008913FA">
        <w:fldChar w:fldCharType="begin"/>
      </w:r>
      <w:r w:rsidR="008913FA">
        <w:instrText xml:space="preserve"> SEQ Figura \* ARABIC </w:instrText>
      </w:r>
      <w:r w:rsidR="008913FA">
        <w:fldChar w:fldCharType="separate"/>
      </w:r>
      <w:r w:rsidR="00D24458">
        <w:rPr>
          <w:noProof/>
        </w:rPr>
        <w:t>45</w:t>
      </w:r>
      <w:r w:rsidR="008913FA">
        <w:rPr>
          <w:noProof/>
        </w:rPr>
        <w:fldChar w:fldCharType="end"/>
      </w:r>
      <w:bookmarkEnd w:id="584"/>
      <w:r>
        <w:t xml:space="preserve">. Código </w:t>
      </w:r>
      <w:proofErr w:type="spellStart"/>
      <w:r>
        <w:t>updateMaxMin</w:t>
      </w:r>
      <w:bookmarkEnd w:id="585"/>
      <w:proofErr w:type="spellEnd"/>
    </w:p>
    <w:p w14:paraId="1EC8D4DC" w14:textId="2D4374E2" w:rsidR="00AD1BD9" w:rsidRDefault="00BB5B5E" w:rsidP="00AD1BD9">
      <w:pPr>
        <w:pStyle w:val="Image"/>
      </w:pPr>
      <w: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Legenda"/>
      </w:pPr>
      <w:r>
        <w:t>Fonte: Autor (2017)</w:t>
      </w:r>
    </w:p>
    <w:p w14:paraId="617CED83" w14:textId="77777777" w:rsidR="00AD1BD9" w:rsidRDefault="00AD1BD9" w:rsidP="00AD1BD9"/>
    <w:p w14:paraId="10B09FD2" w14:textId="468D9B51" w:rsidR="00AD1BD9" w:rsidDel="00095BD3" w:rsidRDefault="00AD1BD9" w:rsidP="00AD1BD9">
      <w:moveFromRangeStart w:id="586" w:author="mario" w:date="2017-07-15T09:36:00Z" w:name="move487874708"/>
      <w:moveFrom w:id="587" w:author="mario" w:date="2017-07-15T09:36:00Z">
        <w:r w:rsidDel="00095BD3">
          <w:t xml:space="preserve">A </w:t>
        </w:r>
        <w:r w:rsidDel="00095BD3">
          <w:fldChar w:fldCharType="begin"/>
        </w:r>
        <w:r w:rsidDel="00095BD3">
          <w:instrText xml:space="preserve"> REF _Ref479776876 \h </w:instrText>
        </w:r>
      </w:moveFrom>
      <w:del w:id="588" w:author="mario" w:date="2017-07-15T09:36:00Z"/>
      <w:moveFrom w:id="589" w:author="mario" w:date="2017-07-15T09:36:00Z">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moveFrom>
      <w:del w:id="590" w:author="mario" w:date="2017-07-15T09:36:00Z"/>
      <w:moveFrom w:id="591" w:author="mario" w:date="2017-07-15T09:36:00Z">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586"/>
    <w:p w14:paraId="4E80D24C" w14:textId="2BD73DBA" w:rsidR="00A06447" w:rsidRPr="001D7587" w:rsidRDefault="00A06447" w:rsidP="00AD1BD9">
      <w:r>
        <w:t xml:space="preserve">Na primeira linha é convertido a lista dos dados em um </w:t>
      </w:r>
      <w:proofErr w:type="spellStart"/>
      <w:r>
        <w:rPr>
          <w:i/>
        </w:rPr>
        <w:t>parallelStream</w:t>
      </w:r>
      <w:proofErr w:type="spellEnd"/>
      <w:r>
        <w:t xml:space="preserve"> chamado </w:t>
      </w:r>
      <w:proofErr w:type="spellStart"/>
      <w:r>
        <w:rPr>
          <w:i/>
        </w:rPr>
        <w:t>stream</w:t>
      </w:r>
      <w:proofErr w:type="spellEnd"/>
      <w:r>
        <w:t>. Depois disso, vem um laço para cada atributo, que o usuário</w:t>
      </w:r>
      <w:r w:rsidR="001D7587">
        <w:t xml:space="preserve"> selecionou para a rede cobrir, converte para um </w:t>
      </w:r>
      <w:proofErr w:type="spellStart"/>
      <w:r w:rsidR="001D7587">
        <w:rPr>
          <w:i/>
        </w:rPr>
        <w:t>DoubleStream</w:t>
      </w:r>
      <w:proofErr w:type="spellEnd"/>
      <w:r w:rsidR="001D7587">
        <w:t xml:space="preserve"> e depois para </w:t>
      </w:r>
      <w:proofErr w:type="spellStart"/>
      <w:r w:rsidR="001D7587">
        <w:rPr>
          <w:i/>
        </w:rPr>
        <w:t>SummaryStatistics</w:t>
      </w:r>
      <w:proofErr w:type="spellEnd"/>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Ttulo4"/>
        <w:rPr>
          <w:lang w:val="pt-BR"/>
        </w:rPr>
      </w:pPr>
      <w:r>
        <w:rPr>
          <w:lang w:val="pt-BR"/>
        </w:rPr>
        <w:t xml:space="preserve">Tipos de operações do </w:t>
      </w:r>
      <w:proofErr w:type="spellStart"/>
      <w:r>
        <w:rPr>
          <w:i/>
          <w:lang w:val="pt-BR"/>
        </w:rPr>
        <w:t>Stream</w:t>
      </w:r>
      <w:proofErr w:type="spellEnd"/>
    </w:p>
    <w:p w14:paraId="4F6774A3" w14:textId="5291427B" w:rsidR="00AD1BD9" w:rsidRDefault="00AD1BD9" w:rsidP="007D1820">
      <w:pPr>
        <w:ind w:firstLine="0"/>
      </w:pPr>
    </w:p>
    <w:p w14:paraId="169DB7DD" w14:textId="59C825B1" w:rsidR="00AD1BD9" w:rsidRDefault="007D1820" w:rsidP="00AD1BD9">
      <w:r w:rsidRPr="00457226">
        <w:t xml:space="preserve">O </w:t>
      </w:r>
      <w:proofErr w:type="spellStart"/>
      <w:r w:rsidRPr="00457226">
        <w:rPr>
          <w:i/>
        </w:rPr>
        <w:t>Stream</w:t>
      </w:r>
      <w:proofErr w:type="spellEnd"/>
      <w:r w:rsidRPr="00457226">
        <w:t xml:space="preserve"> </w:t>
      </w:r>
      <w:r w:rsidRPr="007D1820">
        <w:t>possui dois tipos de operações: Intermediárias e Terminais. As operações intermediárias são as que são implementadas no padrão</w:t>
      </w:r>
      <w:r w:rsidRPr="00457226">
        <w:rPr>
          <w:i/>
        </w:rPr>
        <w:t xml:space="preserve"> </w:t>
      </w:r>
      <w:proofErr w:type="spellStart"/>
      <w:r w:rsidRPr="00457226">
        <w:rPr>
          <w:i/>
        </w:rPr>
        <w:t>Builder</w:t>
      </w:r>
      <w:proofErr w:type="spellEnd"/>
      <w:r w:rsidRPr="00457226">
        <w:t xml:space="preserve"> e </w:t>
      </w:r>
      <w:r>
        <w:t xml:space="preserve">retorna uma classe que </w:t>
      </w:r>
      <w:r w:rsidR="002045AB">
        <w:t>implemente</w:t>
      </w:r>
      <w:r>
        <w:t xml:space="preserve"> uma </w:t>
      </w:r>
      <w:proofErr w:type="spellStart"/>
      <w:r>
        <w:rPr>
          <w:i/>
        </w:rPr>
        <w:t>Stream</w:t>
      </w:r>
      <w:proofErr w:type="spellEnd"/>
      <w:r>
        <w:t>, ou seja, pode-se encadear quantas operações do tipo intermediárias quiser, desde que faça sentido para a aplicação.</w:t>
      </w:r>
      <w:r w:rsidR="001660AF">
        <w:t xml:space="preserve"> </w:t>
      </w:r>
      <w:r w:rsidR="002045AB">
        <w:t>Exemplos dessas operações são</w:t>
      </w:r>
      <w:r w:rsidR="001660AF">
        <w:t xml:space="preserve">: </w:t>
      </w:r>
      <w:proofErr w:type="spellStart"/>
      <w:r w:rsidR="001660AF">
        <w:t>filter</w:t>
      </w:r>
      <w:proofErr w:type="spellEnd"/>
      <w:r w:rsidR="001660AF">
        <w:t xml:space="preserve">(), </w:t>
      </w:r>
      <w:proofErr w:type="spellStart"/>
      <w:r w:rsidR="001660AF">
        <w:t>mapToInt</w:t>
      </w:r>
      <w:proofErr w:type="spellEnd"/>
      <w:r w:rsidR="001660AF">
        <w:t xml:space="preserve">(), </w:t>
      </w:r>
      <w:proofErr w:type="spellStart"/>
      <w:r w:rsidR="001660AF">
        <w:t>mapToDouble</w:t>
      </w:r>
      <w:proofErr w:type="spellEnd"/>
      <w:r w:rsidR="001660AF">
        <w:t>().</w:t>
      </w:r>
    </w:p>
    <w:p w14:paraId="675D08F9" w14:textId="37694E92" w:rsidR="001660AF" w:rsidRPr="007D1820" w:rsidRDefault="007D1820" w:rsidP="001660AF">
      <w:r>
        <w:t xml:space="preserve">O outro tipo, terminal, </w:t>
      </w:r>
      <w:r w:rsidR="001660AF">
        <w:t xml:space="preserve">são as operações que retornam um valor ou um objeto. Após ser invocada, não é possível realizar outras operações, nem intermediárias nem finais. Exemplos de operações desse tipo são o </w:t>
      </w:r>
      <w:proofErr w:type="spellStart"/>
      <w:r w:rsidR="001660AF">
        <w:t>forEach</w:t>
      </w:r>
      <w:proofErr w:type="spellEnd"/>
      <w:r w:rsidR="001660AF">
        <w:t xml:space="preserve">(), sum(), min(), </w:t>
      </w:r>
      <w:proofErr w:type="spellStart"/>
      <w:r w:rsidR="001660AF">
        <w:t>max</w:t>
      </w:r>
      <w:proofErr w:type="spellEnd"/>
      <w:r w:rsidR="001660AF">
        <w:t xml:space="preserve">(), </w:t>
      </w:r>
      <w:proofErr w:type="spellStart"/>
      <w:r w:rsidR="001660AF">
        <w:t>findFirst</w:t>
      </w:r>
      <w:proofErr w:type="spellEnd"/>
      <w:r w:rsidR="001660AF">
        <w: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Ttulo1"/>
      </w:pPr>
      <w:bookmarkStart w:id="592" w:name="_Toc486423175"/>
      <w:r>
        <w:lastRenderedPageBreak/>
        <w:t>Resultados Obtidos</w:t>
      </w:r>
      <w:bookmarkEnd w:id="592"/>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Ttulo2"/>
      </w:pPr>
      <w:bookmarkStart w:id="593" w:name="_Toc486423176"/>
      <w:r>
        <w:t>Criar RNA</w:t>
      </w:r>
      <w:bookmarkEnd w:id="593"/>
    </w:p>
    <w:p w14:paraId="4014A5B1" w14:textId="2C3486B0" w:rsidR="00F059F7" w:rsidRDefault="00F059F7" w:rsidP="00F059F7">
      <w:pPr>
        <w:rPr>
          <w:lang w:eastAsia="pt-BR"/>
        </w:rPr>
      </w:pPr>
    </w:p>
    <w:p w14:paraId="3D21935E" w14:textId="77777777" w:rsidR="00095BD3" w:rsidRPr="009A4F96" w:rsidRDefault="00F059F7" w:rsidP="00095BD3">
      <w:r>
        <w:rPr>
          <w:lang w:eastAsia="pt-BR"/>
        </w:rPr>
        <w:t xml:space="preserve">Ao abrir o sistema, </w:t>
      </w:r>
      <w:r w:rsidR="00457226">
        <w:rPr>
          <w:lang w:eastAsia="pt-BR"/>
        </w:rPr>
        <w:t>a primeira tela será a de escolha da RNA.</w:t>
      </w:r>
      <w:ins w:id="594" w:author="mario" w:date="2017-07-15T09:36:00Z">
        <w:r w:rsidR="00095BD3">
          <w:rPr>
            <w:lang w:eastAsia="pt-BR"/>
          </w:rPr>
          <w:t xml:space="preserve"> </w:t>
        </w:r>
      </w:ins>
      <w:moveToRangeStart w:id="595" w:author="mario" w:date="2017-07-15T09:36:00Z" w:name="move487874722"/>
      <w:moveTo w:id="596" w:author="mario" w:date="2017-07-15T09:36:00Z">
        <w:r w:rsidR="00095BD3">
          <w:t xml:space="preserve">É possível perceber que na </w:t>
        </w:r>
        <w:r w:rsidR="00095BD3">
          <w:fldChar w:fldCharType="begin"/>
        </w:r>
        <w:r w:rsidR="00095BD3">
          <w:instrText xml:space="preserve"> REF _Ref479837139 \h </w:instrText>
        </w:r>
      </w:moveTo>
      <w:moveTo w:id="597" w:author="mario" w:date="2017-07-15T09:36:00Z">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 xml:space="preserve">Date </w:t>
        </w:r>
        <w:proofErr w:type="spellStart"/>
        <w:r w:rsidR="00095BD3">
          <w:rPr>
            <w:i/>
          </w:rPr>
          <w:t>Interval</w:t>
        </w:r>
        <w:proofErr w:type="spellEnd"/>
        <w:r w:rsidR="00095BD3">
          <w:t xml:space="preserve">, que é uma sugestão. No rodapé da imagem, é apresentado qual é a RNA escolhida no momento, como o programa acabou de ser iniciado ainda não tem nenhuma RNA escolhida. Se o ponteiro do mouse ficar em cima da aba </w:t>
        </w:r>
        <w:proofErr w:type="spellStart"/>
        <w:r w:rsidR="00095BD3">
          <w:rPr>
            <w:i/>
          </w:rPr>
          <w:t>NeuralNetwork</w:t>
        </w:r>
        <w:proofErr w:type="spellEnd"/>
        <w:r w:rsidR="00095BD3">
          <w:t xml:space="preserve"> por alguns segundos, aparecerá uma dica do que se trata a aba.</w:t>
        </w:r>
      </w:moveTo>
    </w:p>
    <w:moveToRangeEnd w:id="595"/>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Legenda"/>
        <w:rPr>
          <w:lang w:eastAsia="pt-BR"/>
        </w:rPr>
      </w:pPr>
      <w:bookmarkStart w:id="598" w:name="_Ref479837139"/>
      <w:bookmarkStart w:id="599" w:name="_Toc486423047"/>
      <w:r>
        <w:t xml:space="preserve">Figura </w:t>
      </w:r>
      <w:r w:rsidR="008913FA">
        <w:fldChar w:fldCharType="begin"/>
      </w:r>
      <w:r w:rsidR="008913FA">
        <w:instrText xml:space="preserve"> SEQ Figura \* ARABIC </w:instrText>
      </w:r>
      <w:r w:rsidR="008913FA">
        <w:fldChar w:fldCharType="separate"/>
      </w:r>
      <w:r w:rsidR="00452B5C">
        <w:rPr>
          <w:noProof/>
        </w:rPr>
        <w:t>46</w:t>
      </w:r>
      <w:r w:rsidR="008913FA">
        <w:rPr>
          <w:noProof/>
        </w:rPr>
        <w:fldChar w:fldCharType="end"/>
      </w:r>
      <w:bookmarkEnd w:id="598"/>
      <w:r>
        <w:t xml:space="preserve">. Interface 1 - </w:t>
      </w:r>
      <w:r w:rsidRPr="004E0EDD">
        <w:rPr>
          <w:i/>
          <w:lang w:val="en-US"/>
        </w:rPr>
        <w:t>ini</w:t>
      </w:r>
      <w:r w:rsidR="004E0EDD" w:rsidRPr="004E0EDD">
        <w:rPr>
          <w:i/>
          <w:lang w:val="en-US"/>
        </w:rPr>
        <w:t>t</w:t>
      </w:r>
      <w:r w:rsidRPr="004E0EDD">
        <w:rPr>
          <w:i/>
          <w:lang w:val="en-US"/>
        </w:rPr>
        <w:t>ial</w:t>
      </w:r>
      <w:bookmarkEnd w:id="599"/>
    </w:p>
    <w:p w14:paraId="4E4E9750" w14:textId="13875DCC" w:rsidR="00457226" w:rsidRDefault="00270D20" w:rsidP="00457226">
      <w:pPr>
        <w:pStyle w:val="Image"/>
      </w:pPr>
      <w: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Legenda"/>
      </w:pPr>
      <w:r>
        <w:t>Fonte: Autor (2017)</w:t>
      </w:r>
    </w:p>
    <w:p w14:paraId="31287C18" w14:textId="77777777" w:rsidR="00457226" w:rsidRDefault="00457226" w:rsidP="00457226"/>
    <w:p w14:paraId="792D7ABC" w14:textId="1E8E0B69" w:rsidR="00457226" w:rsidRDefault="00457226" w:rsidP="00457226">
      <w:pPr>
        <w:rPr>
          <w:ins w:id="600" w:author="mario" w:date="2017-07-15T09:36:00Z"/>
        </w:rPr>
      </w:pPr>
      <w:moveFromRangeStart w:id="601" w:author="mario" w:date="2017-07-15T09:36:00Z" w:name="move487874722"/>
      <w:moveFrom w:id="602" w:author="mario" w:date="2017-07-15T09:36:00Z">
        <w:r w:rsidDel="00095BD3">
          <w:t xml:space="preserve">É possível perceber que na </w:t>
        </w:r>
        <w:r w:rsidDel="00095BD3">
          <w:fldChar w:fldCharType="begin"/>
        </w:r>
        <w:r w:rsidDel="00095BD3">
          <w:instrText xml:space="preserve"> REF _Ref479837139 \h </w:instrText>
        </w:r>
      </w:moveFrom>
      <w:del w:id="603" w:author="mario" w:date="2017-07-15T09:36:00Z"/>
      <w:moveFrom w:id="604" w:author="mario" w:date="2017-07-15T09:36:00Z">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605" w:author="mario" w:date="2017-07-15T09:36:00Z"/>
        </w:rPr>
      </w:pPr>
      <w:ins w:id="606" w:author="mario" w:date="2017-07-15T09:36:00Z">
        <w:r>
          <w:t xml:space="preserve">Na </w:t>
        </w:r>
        <w:r>
          <w:fldChar w:fldCharType="begin"/>
        </w:r>
        <w:r>
          <w:instrText xml:space="preserve"> REF _Ref479837277 \h </w:instrText>
        </w:r>
      </w:ins>
      <w:ins w:id="607" w:author="mario" w:date="2017-07-15T09:36:00Z">
        <w:r>
          <w:fldChar w:fldCharType="separate"/>
        </w:r>
        <w:r>
          <w:t xml:space="preserve">Figura </w:t>
        </w:r>
        <w:r>
          <w:rPr>
            <w:noProof/>
          </w:rPr>
          <w:t>47</w:t>
        </w:r>
        <w:r>
          <w:fldChar w:fldCharType="end"/>
        </w:r>
        <w:r>
          <w:t xml:space="preserve"> é possível notar no centro da tela o erro que aparece se for clicado no botão </w:t>
        </w:r>
        <w:proofErr w:type="spellStart"/>
        <w:r>
          <w:rPr>
            <w:i/>
          </w:rPr>
          <w:t>Create</w:t>
        </w:r>
        <w:proofErr w:type="spellEnd"/>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601"/>
    <w:p w14:paraId="0C7A8D2E" w14:textId="77777777" w:rsidR="00457226" w:rsidRDefault="00457226" w:rsidP="00457226"/>
    <w:p w14:paraId="302ACCF1" w14:textId="502545B6" w:rsidR="00457226" w:rsidRDefault="00457226" w:rsidP="00457226">
      <w:pPr>
        <w:pStyle w:val="Legenda"/>
      </w:pPr>
      <w:bookmarkStart w:id="608" w:name="_Ref479837277"/>
      <w:bookmarkStart w:id="609" w:name="_Toc486423048"/>
      <w:r>
        <w:t xml:space="preserve">Figura </w:t>
      </w:r>
      <w:r w:rsidR="008913FA">
        <w:fldChar w:fldCharType="begin"/>
      </w:r>
      <w:r w:rsidR="008913FA">
        <w:instrText xml:space="preserve"> SEQ Figura \* ARABIC </w:instrText>
      </w:r>
      <w:r w:rsidR="008913FA">
        <w:fldChar w:fldCharType="separate"/>
      </w:r>
      <w:r w:rsidR="00452B5C">
        <w:rPr>
          <w:noProof/>
        </w:rPr>
        <w:t>47</w:t>
      </w:r>
      <w:r w:rsidR="008913FA">
        <w:rPr>
          <w:noProof/>
        </w:rPr>
        <w:fldChar w:fldCharType="end"/>
      </w:r>
      <w:bookmarkEnd w:id="608"/>
      <w:r>
        <w:t xml:space="preserve">. Interface 1 - </w:t>
      </w:r>
      <w:r w:rsidRPr="004E0EDD">
        <w:rPr>
          <w:i/>
          <w:lang w:val="en-US"/>
        </w:rPr>
        <w:t>erro</w:t>
      </w:r>
      <w:r w:rsidR="004E0EDD" w:rsidRPr="004E0EDD">
        <w:rPr>
          <w:i/>
          <w:lang w:val="en-US"/>
        </w:rPr>
        <w:t>r</w:t>
      </w:r>
      <w:bookmarkEnd w:id="609"/>
    </w:p>
    <w:p w14:paraId="5486CBA4" w14:textId="79052A08" w:rsidR="00457226" w:rsidRDefault="00457226" w:rsidP="00457226">
      <w:pPr>
        <w:pStyle w:val="Image"/>
      </w:pPr>
      <w: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Legenda"/>
      </w:pPr>
      <w:r>
        <w:t>Fonte: Autor (2017)</w:t>
      </w:r>
    </w:p>
    <w:p w14:paraId="3596EC30" w14:textId="77777777" w:rsidR="00457226" w:rsidRDefault="00457226" w:rsidP="00457226"/>
    <w:p w14:paraId="79EFB97D" w14:textId="58DD9FB0" w:rsidR="00457226" w:rsidDel="00095BD3" w:rsidRDefault="00457226" w:rsidP="00457226">
      <w:pPr>
        <w:rPr>
          <w:del w:id="610" w:author="mario" w:date="2017-07-15T09:36:00Z"/>
        </w:rPr>
      </w:pPr>
      <w:del w:id="611"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77777777" w:rsidR="00095BD3" w:rsidRDefault="00095BD3" w:rsidP="00095BD3">
      <w:moveToRangeStart w:id="612" w:author="mario" w:date="2017-07-15T09:36:00Z" w:name="move487874738"/>
      <w:moveTo w:id="613" w:author="mario" w:date="2017-07-15T09:36:00Z">
        <w:r w:rsidRPr="00457226">
          <w:t>Se o usuário colocar dados v</w:t>
        </w:r>
        <w:r>
          <w:t xml:space="preserve">álidos e clicar no botão </w:t>
        </w:r>
        <w:proofErr w:type="spellStart"/>
        <w:r>
          <w:rPr>
            <w:i/>
          </w:rPr>
          <w:t>Create</w:t>
        </w:r>
        <w:proofErr w:type="spellEnd"/>
        <w:r>
          <w:t xml:space="preserve">, é apresentada uma mensagem dizendo que a rede foi criada com sucesso, como mostra a </w:t>
        </w:r>
        <w:r>
          <w:fldChar w:fldCharType="begin"/>
        </w:r>
        <w:r>
          <w:instrText xml:space="preserve"> REF _Ref479837596 \h </w:instrText>
        </w:r>
      </w:moveTo>
      <w:moveTo w:id="614" w:author="mario" w:date="2017-07-15T09:36:00Z">
        <w:r>
          <w:fldChar w:fldCharType="separate"/>
        </w:r>
        <w:r>
          <w:t xml:space="preserve">Figura </w:t>
        </w:r>
        <w:r>
          <w:rPr>
            <w:noProof/>
          </w:rPr>
          <w:t>48</w:t>
        </w:r>
        <w:r>
          <w:fldChar w:fldCharType="end"/>
        </w:r>
        <w:r>
          <w:t xml:space="preserve">. Mesmo sem adicionar nenhuma camada oculta é possível criar a rede e, no </w:t>
        </w:r>
        <w:r>
          <w:lastRenderedPageBreak/>
          <w:t>caso, só terá duas camadas verdadeiras: a inicial (ou de entrada) e a final (ou de saída).</w:t>
        </w:r>
      </w:moveTo>
    </w:p>
    <w:moveToRangeEnd w:id="612"/>
    <w:p w14:paraId="6E413BE1" w14:textId="77777777" w:rsidR="00095BD3" w:rsidRDefault="00095BD3" w:rsidP="00457226">
      <w:pPr>
        <w:rPr>
          <w:ins w:id="615" w:author="mario" w:date="2017-07-15T09:36:00Z"/>
        </w:rPr>
      </w:pPr>
    </w:p>
    <w:p w14:paraId="1E45E2D9" w14:textId="77777777" w:rsidR="00457226" w:rsidRDefault="00457226" w:rsidP="00457226"/>
    <w:p w14:paraId="7A1C62CA" w14:textId="5A57BCFE" w:rsidR="00457226" w:rsidRDefault="00457226" w:rsidP="00457226">
      <w:pPr>
        <w:pStyle w:val="Legenda"/>
        <w:rPr>
          <w:lang w:val="en-US"/>
        </w:rPr>
      </w:pPr>
      <w:bookmarkStart w:id="616" w:name="_Ref479837596"/>
      <w:bookmarkStart w:id="617" w:name="_Toc486423049"/>
      <w:r>
        <w:t xml:space="preserve">Figura </w:t>
      </w:r>
      <w:r w:rsidR="008913FA">
        <w:fldChar w:fldCharType="begin"/>
      </w:r>
      <w:r w:rsidR="008913FA">
        <w:instrText xml:space="preserve"> SEQ Figura \* A</w:instrText>
      </w:r>
      <w:r w:rsidR="008913FA">
        <w:instrText xml:space="preserve">RABIC </w:instrText>
      </w:r>
      <w:r w:rsidR="008913FA">
        <w:fldChar w:fldCharType="separate"/>
      </w:r>
      <w:r w:rsidR="00452B5C">
        <w:rPr>
          <w:noProof/>
        </w:rPr>
        <w:t>48</w:t>
      </w:r>
      <w:r w:rsidR="008913FA">
        <w:rPr>
          <w:noProof/>
        </w:rPr>
        <w:fldChar w:fldCharType="end"/>
      </w:r>
      <w:bookmarkEnd w:id="616"/>
      <w:r>
        <w:t xml:space="preserve">. Interface 1 – </w:t>
      </w:r>
      <w:r w:rsidRPr="004E0EDD">
        <w:rPr>
          <w:i/>
          <w:lang w:val="en-US"/>
        </w:rPr>
        <w:t>success</w:t>
      </w:r>
      <w:bookmarkEnd w:id="617"/>
    </w:p>
    <w:p w14:paraId="2DCEEF52" w14:textId="79824ACB" w:rsidR="00457226" w:rsidRDefault="00457226" w:rsidP="00457226">
      <w:pPr>
        <w:pStyle w:val="Image"/>
        <w:rPr>
          <w:lang w:val="en-US"/>
        </w:rPr>
      </w:pPr>
      <w: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Legenda"/>
      </w:pPr>
      <w:r w:rsidRPr="00F25991">
        <w:t>Fonte: Autor (2017)</w:t>
      </w:r>
    </w:p>
    <w:p w14:paraId="2439A155" w14:textId="33BC4F92" w:rsidR="00457226" w:rsidRDefault="00457226" w:rsidP="00457226">
      <w:pPr>
        <w:rPr>
          <w:ins w:id="618" w:author="mario" w:date="2017-07-15T09:36:00Z"/>
        </w:rPr>
      </w:pPr>
      <w:moveFromRangeStart w:id="619" w:author="mario" w:date="2017-07-15T09:36:00Z" w:name="move487874738"/>
      <w:moveFrom w:id="620"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moveFrom>
      <w:del w:id="621" w:author="mario" w:date="2017-07-15T09:36:00Z"/>
      <w:moveFrom w:id="622" w:author="mario" w:date="2017-07-15T09:36:00Z">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77777777" w:rsidR="00095BD3" w:rsidRDefault="00095BD3" w:rsidP="00095BD3">
      <w:pPr>
        <w:rPr>
          <w:ins w:id="623" w:author="mario" w:date="2017-07-15T09:36:00Z"/>
        </w:rPr>
      </w:pPr>
      <w:ins w:id="624" w:author="mario" w:date="2017-07-15T09:36:00Z">
        <w:r w:rsidRPr="00EE61F1">
          <w:t>Se o usuário clicar no bot</w:t>
        </w:r>
        <w:r>
          <w:t xml:space="preserve">ão “+”, será adicionado uma linha na tabela das camadas ocultas, com uma sugestão de camada: três neurônios, contendo bias, função de ativação </w:t>
        </w:r>
        <w:proofErr w:type="spellStart"/>
        <w:proofErr w:type="gramStart"/>
        <w:r>
          <w:rPr>
            <w:i/>
          </w:rPr>
          <w:t>ElliottSymmetric</w:t>
        </w:r>
        <w:proofErr w:type="spellEnd"/>
        <w:proofErr w:type="gramEnd"/>
        <w:r>
          <w:t xml:space="preserve"> e com 0,3 de </w:t>
        </w:r>
        <w:proofErr w:type="spellStart"/>
        <w:r>
          <w:rPr>
            <w:i/>
          </w:rPr>
          <w:t>dropOutRate</w:t>
        </w:r>
        <w:proofErr w:type="spellEnd"/>
        <w:r>
          <w:t xml:space="preserve">, como mostra a </w:t>
        </w:r>
        <w:r>
          <w:fldChar w:fldCharType="begin"/>
        </w:r>
        <w:r>
          <w:instrText xml:space="preserve"> REF _Ref479839404 \h </w:instrText>
        </w:r>
      </w:ins>
      <w:ins w:id="625" w:author="mario" w:date="2017-07-15T09:36:00Z">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619"/>
    <w:p w14:paraId="383436F5" w14:textId="77777777" w:rsidR="00EE61F1" w:rsidRDefault="00EE61F1" w:rsidP="00457226"/>
    <w:p w14:paraId="462D19F0" w14:textId="239A0DAA" w:rsidR="00EE61F1" w:rsidRDefault="00EE61F1" w:rsidP="00EE61F1">
      <w:pPr>
        <w:pStyle w:val="Legenda"/>
        <w:rPr>
          <w:i/>
          <w:lang w:val="en-US"/>
        </w:rPr>
      </w:pPr>
      <w:bookmarkStart w:id="626" w:name="_Ref479839404"/>
      <w:bookmarkStart w:id="627" w:name="_Toc486423050"/>
      <w:proofErr w:type="spellStart"/>
      <w:proofErr w:type="gramStart"/>
      <w:r w:rsidRPr="00C515C6">
        <w:rPr>
          <w:lang w:val="en-US"/>
        </w:rPr>
        <w:t>Figura</w:t>
      </w:r>
      <w:proofErr w:type="spellEnd"/>
      <w:r w:rsidRPr="00C515C6">
        <w:rPr>
          <w:lang w:val="en-US"/>
        </w:rPr>
        <w:t xml:space="preserve">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626"/>
      <w:r w:rsidRPr="00EE61F1">
        <w:rPr>
          <w:lang w:val="en-US"/>
        </w:rPr>
        <w:t>.</w:t>
      </w:r>
      <w:proofErr w:type="gramEnd"/>
      <w:r w:rsidRPr="00EE61F1">
        <w:rPr>
          <w:lang w:val="en-US"/>
        </w:rPr>
        <w:t xml:space="preserve"> Interface 1 - </w:t>
      </w:r>
      <w:r w:rsidRPr="00EE61F1">
        <w:rPr>
          <w:i/>
          <w:lang w:val="en-US"/>
        </w:rPr>
        <w:t>add hidden layer</w:t>
      </w:r>
      <w:bookmarkEnd w:id="627"/>
    </w:p>
    <w:p w14:paraId="1845C10E" w14:textId="387D2953" w:rsidR="00EE61F1" w:rsidRDefault="00EE61F1" w:rsidP="00EE61F1">
      <w:pPr>
        <w:pStyle w:val="Image"/>
        <w:rPr>
          <w:lang w:val="en-US"/>
        </w:rPr>
      </w:pPr>
      <w: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Legenda"/>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628" w:author="mario" w:date="2017-07-15T09:36:00Z"/>
        </w:rPr>
      </w:pPr>
      <w:del w:id="629"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630" w:author="mario" w:date="2017-07-15T09:37:00Z" w:name="move487874752"/>
      <w:moveTo w:id="631" w:author="mario" w:date="2017-07-15T09:37:00Z">
        <w:r>
          <w:t xml:space="preserve">Na </w:t>
        </w:r>
        <w:r>
          <w:fldChar w:fldCharType="begin"/>
        </w:r>
        <w:r>
          <w:instrText xml:space="preserve"> REF _Ref479839571 \h </w:instrText>
        </w:r>
      </w:moveTo>
      <w:moveTo w:id="632" w:author="mario" w:date="2017-07-15T09:37:00Z">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630"/>
    <w:p w14:paraId="31493C10" w14:textId="77777777" w:rsidR="00095BD3" w:rsidRDefault="00095BD3" w:rsidP="00EE61F1">
      <w:pPr>
        <w:rPr>
          <w:ins w:id="633" w:author="mario" w:date="2017-07-15T09:37:00Z"/>
        </w:rPr>
      </w:pPr>
    </w:p>
    <w:p w14:paraId="15CB753C" w14:textId="77777777" w:rsidR="00EE61F1" w:rsidRDefault="00EE61F1" w:rsidP="00EE61F1"/>
    <w:p w14:paraId="395D350C" w14:textId="72460CB4" w:rsidR="00EE61F1" w:rsidRDefault="00EE61F1" w:rsidP="00EE61F1">
      <w:pPr>
        <w:pStyle w:val="Legenda"/>
        <w:rPr>
          <w:i/>
          <w:lang w:val="en-US"/>
        </w:rPr>
      </w:pPr>
      <w:bookmarkStart w:id="634" w:name="_Ref479839571"/>
      <w:bookmarkStart w:id="635" w:name="_Toc486423051"/>
      <w:r w:rsidRPr="00C515C6">
        <w:t xml:space="preserve">Figura </w:t>
      </w:r>
      <w:r w:rsidR="008913FA">
        <w:fldChar w:fldCharType="begin"/>
      </w:r>
      <w:r w:rsidR="008913FA">
        <w:instrText xml:space="preserve"> SEQ Figura \* ARABIC </w:instrText>
      </w:r>
      <w:r w:rsidR="008913FA">
        <w:fldChar w:fldCharType="separate"/>
      </w:r>
      <w:r w:rsidR="00452B5C">
        <w:rPr>
          <w:noProof/>
        </w:rPr>
        <w:t>50</w:t>
      </w:r>
      <w:r w:rsidR="008913FA">
        <w:rPr>
          <w:noProof/>
        </w:rPr>
        <w:fldChar w:fldCharType="end"/>
      </w:r>
      <w:bookmarkEnd w:id="634"/>
      <w:r w:rsidRPr="00EE61F1">
        <w:rPr>
          <w:lang w:val="en-US"/>
        </w:rPr>
        <w:t xml:space="preserve">. Interface 1 - </w:t>
      </w:r>
      <w:r w:rsidRPr="00EE61F1">
        <w:rPr>
          <w:i/>
          <w:lang w:val="en-US"/>
        </w:rPr>
        <w:t>activation functions</w:t>
      </w:r>
      <w:bookmarkEnd w:id="635"/>
    </w:p>
    <w:p w14:paraId="6C605748" w14:textId="78F596A7" w:rsidR="00EE61F1" w:rsidRDefault="00EE61F1" w:rsidP="00EE61F1">
      <w:pPr>
        <w:pStyle w:val="Image"/>
        <w:rPr>
          <w:lang w:val="en-US"/>
        </w:rPr>
      </w:pPr>
      <w: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Legenda"/>
      </w:pPr>
      <w:r w:rsidRPr="00EE61F1">
        <w:t>Fonte: Autor (2017)</w:t>
      </w:r>
    </w:p>
    <w:p w14:paraId="3AA4B2B2" w14:textId="77777777" w:rsidR="00EE61F1" w:rsidRDefault="00EE61F1" w:rsidP="00EE61F1"/>
    <w:p w14:paraId="5B68355F" w14:textId="02BCB229" w:rsidR="00EE61F1" w:rsidRDefault="00D42852" w:rsidP="00EE61F1">
      <w:pPr>
        <w:rPr>
          <w:ins w:id="636" w:author="mario" w:date="2017-07-15T09:37:00Z"/>
        </w:rPr>
      </w:pPr>
      <w:moveFromRangeStart w:id="637" w:author="mario" w:date="2017-07-15T09:37:00Z" w:name="move487874752"/>
      <w:moveFrom w:id="638" w:author="mario" w:date="2017-07-15T09:37:00Z">
        <w:r w:rsidDel="00095BD3">
          <w:lastRenderedPageBreak/>
          <w:t xml:space="preserve">Na </w:t>
        </w:r>
        <w:r w:rsidDel="00095BD3">
          <w:fldChar w:fldCharType="begin"/>
        </w:r>
        <w:r w:rsidDel="00095BD3">
          <w:instrText xml:space="preserve"> REF _Ref479839571 \h </w:instrText>
        </w:r>
      </w:moveFrom>
      <w:del w:id="639" w:author="mario" w:date="2017-07-15T09:37:00Z"/>
      <w:moveFrom w:id="640" w:author="mario" w:date="2017-07-15T09:37:00Z">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725FED1D" w:rsidR="00095BD3" w:rsidRDefault="00095BD3" w:rsidP="00095BD3">
      <w:pPr>
        <w:rPr>
          <w:ins w:id="641" w:author="mario" w:date="2017-07-15T09:37:00Z"/>
        </w:rPr>
      </w:pPr>
      <w:ins w:id="642" w:author="mario" w:date="2017-07-15T09:37:00Z">
        <w:r>
          <w:t xml:space="preserve">Se o botão </w:t>
        </w:r>
        <w:proofErr w:type="spellStart"/>
        <w:r>
          <w:rPr>
            <w:i/>
          </w:rPr>
          <w:t>Create</w:t>
        </w:r>
        <w:proofErr w:type="spellEnd"/>
        <w:r>
          <w:t xml:space="preserve"> for clicado novamente, é apresentada uma mensagem alertando ao usuário que já existe uma rede criada com o mesmo nome, e se ele deseja sobrescrever a rede existente</w:t>
        </w:r>
      </w:ins>
      <w:ins w:id="643" w:author="mario" w:date="2017-07-15T09:38:00Z">
        <w:r>
          <w:t xml:space="preserve">, como mostra a </w:t>
        </w:r>
        <w:r>
          <w:fldChar w:fldCharType="begin"/>
        </w:r>
        <w:r>
          <w:instrText xml:space="preserve"> REF _Ref487874829 \h </w:instrText>
        </w:r>
      </w:ins>
      <w:r>
        <w:fldChar w:fldCharType="separate"/>
      </w:r>
      <w:ins w:id="644" w:author="mario" w:date="2017-07-15T09:38:00Z">
        <w:r w:rsidRPr="00C515C6">
          <w:t xml:space="preserve">Figura </w:t>
        </w:r>
        <w:r>
          <w:rPr>
            <w:noProof/>
          </w:rPr>
          <w:t>51</w:t>
        </w:r>
        <w:r>
          <w:fldChar w:fldCharType="end"/>
        </w:r>
      </w:ins>
      <w:ins w:id="645"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637"/>
    <w:p w14:paraId="5111053D" w14:textId="77777777" w:rsidR="00F25991" w:rsidRPr="00EE61F1" w:rsidRDefault="00F25991" w:rsidP="00457226"/>
    <w:p w14:paraId="1502D8E5" w14:textId="7321688F" w:rsidR="00F25991" w:rsidRDefault="00F25991" w:rsidP="00F25991">
      <w:pPr>
        <w:pStyle w:val="Legenda"/>
      </w:pPr>
      <w:bookmarkStart w:id="646" w:name="_Ref487874829"/>
      <w:bookmarkStart w:id="647" w:name="_Toc486423052"/>
      <w:r w:rsidRPr="00C515C6">
        <w:t xml:space="preserve">Figura </w:t>
      </w:r>
      <w:r w:rsidR="008913FA">
        <w:fldChar w:fldCharType="begin"/>
      </w:r>
      <w:r w:rsidR="008913FA">
        <w:instrText xml:space="preserve"> SEQ Figura \* ARABIC </w:instrText>
      </w:r>
      <w:r w:rsidR="008913FA">
        <w:fldChar w:fldCharType="separate"/>
      </w:r>
      <w:r w:rsidR="00452B5C">
        <w:rPr>
          <w:noProof/>
        </w:rPr>
        <w:t>51</w:t>
      </w:r>
      <w:r w:rsidR="008913FA">
        <w:rPr>
          <w:noProof/>
        </w:rPr>
        <w:fldChar w:fldCharType="end"/>
      </w:r>
      <w:bookmarkEnd w:id="646"/>
      <w:r w:rsidRPr="00EE61F1">
        <w:rPr>
          <w:lang w:val="en-US"/>
        </w:rPr>
        <w:t xml:space="preserve">. </w:t>
      </w:r>
      <w:r>
        <w:t xml:space="preserve">Interface 1 – </w:t>
      </w:r>
      <w:proofErr w:type="spellStart"/>
      <w:r w:rsidRPr="004E0EDD">
        <w:rPr>
          <w:i/>
        </w:rPr>
        <w:t>overwrite</w:t>
      </w:r>
      <w:bookmarkEnd w:id="647"/>
      <w:proofErr w:type="spellEnd"/>
    </w:p>
    <w:p w14:paraId="47338EF2" w14:textId="46D2829E" w:rsidR="00F25991" w:rsidRDefault="00F25991" w:rsidP="00F25991">
      <w:pPr>
        <w:pStyle w:val="Image"/>
      </w:pPr>
      <w: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Legenda"/>
      </w:pPr>
      <w:r>
        <w:t>Fonte: Autor (2017)</w:t>
      </w:r>
    </w:p>
    <w:p w14:paraId="38BBBC47" w14:textId="77777777" w:rsidR="00F25991" w:rsidRDefault="00F25991" w:rsidP="00F25991"/>
    <w:p w14:paraId="3B0046BD" w14:textId="43FB0ADC" w:rsidR="00095BD3" w:rsidRDefault="00F25991" w:rsidP="00F25991">
      <w:del w:id="648"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649" w:author="mario" w:date="2017-07-15T09:37:00Z" w:name="move487874776"/>
      <w:moveTo w:id="650" w:author="mario" w:date="2017-07-15T09:37:00Z">
        <w:r w:rsidR="00095BD3">
          <w:t xml:space="preserve">Caso o usuário clique no botão de negação, </w:t>
        </w:r>
        <w:r w:rsidR="00095BD3">
          <w:lastRenderedPageBreak/>
          <w:t xml:space="preserve">“Não” no caso, a mensagem deixará de ser exibida e aparecerá outra mensagem, como mostra a </w:t>
        </w:r>
        <w:r w:rsidR="00095BD3">
          <w:fldChar w:fldCharType="begin"/>
        </w:r>
        <w:r w:rsidR="00095BD3">
          <w:instrText xml:space="preserve"> REF _Ref479838380 \h </w:instrText>
        </w:r>
      </w:moveTo>
      <w:moveTo w:id="651" w:author="mario" w:date="2017-07-15T09:37:00Z">
        <w:r w:rsidR="00095BD3">
          <w:fldChar w:fldCharType="separate"/>
        </w:r>
        <w:r w:rsidR="00095BD3">
          <w:t xml:space="preserve">Figura </w:t>
        </w:r>
        <w:r w:rsidR="00095BD3">
          <w:rPr>
            <w:noProof/>
          </w:rPr>
          <w:t>52</w:t>
        </w:r>
        <w:r w:rsidR="00095BD3">
          <w:fldChar w:fldCharType="end"/>
        </w:r>
        <w:r w:rsidR="00095BD3">
          <w:t>.</w:t>
        </w:r>
      </w:moveTo>
      <w:moveToRangeEnd w:id="649"/>
    </w:p>
    <w:p w14:paraId="54A729C8" w14:textId="77777777" w:rsidR="004E0EDD" w:rsidRDefault="004E0EDD" w:rsidP="00F25991"/>
    <w:p w14:paraId="2BFAC06A" w14:textId="0A6BC261" w:rsidR="004E0EDD" w:rsidRDefault="004E0EDD" w:rsidP="004E0EDD">
      <w:pPr>
        <w:pStyle w:val="Legenda"/>
      </w:pPr>
      <w:bookmarkStart w:id="652" w:name="_Ref479838380"/>
      <w:bookmarkStart w:id="653" w:name="_Toc486423053"/>
      <w:r>
        <w:t xml:space="preserve">Figura </w:t>
      </w:r>
      <w:r w:rsidR="008913FA">
        <w:fldChar w:fldCharType="begin"/>
      </w:r>
      <w:r w:rsidR="008913FA">
        <w:instrText xml:space="preserve"> SEQ Figura \* ARABIC </w:instrText>
      </w:r>
      <w:r w:rsidR="008913FA">
        <w:fldChar w:fldCharType="separate"/>
      </w:r>
      <w:r w:rsidR="00452B5C">
        <w:rPr>
          <w:noProof/>
        </w:rPr>
        <w:t>52</w:t>
      </w:r>
      <w:r w:rsidR="008913FA">
        <w:rPr>
          <w:noProof/>
        </w:rPr>
        <w:fldChar w:fldCharType="end"/>
      </w:r>
      <w:bookmarkEnd w:id="652"/>
      <w:r>
        <w:t xml:space="preserve">. Interface 1 – </w:t>
      </w:r>
      <w:proofErr w:type="spellStart"/>
      <w:r>
        <w:rPr>
          <w:i/>
        </w:rPr>
        <w:t>don’t</w:t>
      </w:r>
      <w:proofErr w:type="spellEnd"/>
      <w:r w:rsidRPr="004E0EDD">
        <w:rPr>
          <w:i/>
        </w:rPr>
        <w:t xml:space="preserve"> </w:t>
      </w:r>
      <w:proofErr w:type="spellStart"/>
      <w:r w:rsidRPr="004E0EDD">
        <w:rPr>
          <w:i/>
        </w:rPr>
        <w:t>overwrite</w:t>
      </w:r>
      <w:bookmarkEnd w:id="653"/>
      <w:proofErr w:type="spellEnd"/>
    </w:p>
    <w:p w14:paraId="2134FD93" w14:textId="7CE3BBA1" w:rsidR="004E0EDD" w:rsidRDefault="004E0EDD" w:rsidP="00C515C6">
      <w:pPr>
        <w:pStyle w:val="Image"/>
      </w:pPr>
      <w: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Legenda"/>
      </w:pPr>
      <w:r>
        <w:t>Fonte: Autor (2017)</w:t>
      </w:r>
    </w:p>
    <w:p w14:paraId="47A20B32" w14:textId="77777777" w:rsidR="00C515C6" w:rsidRPr="00C515C6" w:rsidRDefault="00C515C6" w:rsidP="00C515C6"/>
    <w:p w14:paraId="22662206" w14:textId="77777777" w:rsidR="00095BD3" w:rsidRDefault="00F25991" w:rsidP="00F25991">
      <w:pPr>
        <w:rPr>
          <w:ins w:id="654" w:author="mario" w:date="2017-07-15T09:37:00Z"/>
        </w:rPr>
      </w:pPr>
      <w:moveFromRangeStart w:id="655" w:author="mario" w:date="2017-07-15T09:37:00Z" w:name="move487874776"/>
      <w:moveFrom w:id="656"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moveFrom>
      <w:del w:id="657" w:author="mario" w:date="2017-07-15T09:37:00Z"/>
      <w:moveFrom w:id="658" w:author="mario" w:date="2017-07-15T09:37:00Z">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655"/>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proofErr w:type="spellStart"/>
      <w:r>
        <w:rPr>
          <w:i/>
        </w:rPr>
        <w:t>overtraining</w:t>
      </w:r>
      <w:proofErr w:type="spellEnd"/>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Ttulo2"/>
      </w:pPr>
      <w:bookmarkStart w:id="659" w:name="_Toc486423177"/>
      <w:r>
        <w:t>Escolher RNA</w:t>
      </w:r>
      <w:bookmarkEnd w:id="659"/>
    </w:p>
    <w:p w14:paraId="4B65886A" w14:textId="77777777" w:rsidR="004E0EDD" w:rsidRDefault="004E0EDD" w:rsidP="004E0EDD">
      <w:pPr>
        <w:rPr>
          <w:lang w:eastAsia="pt-BR"/>
        </w:rPr>
      </w:pPr>
    </w:p>
    <w:p w14:paraId="6DBF8D45" w14:textId="6D8BD543" w:rsidR="004E0EDD" w:rsidRDefault="004E0EDD" w:rsidP="004E0EDD">
      <w:pPr>
        <w:rPr>
          <w:ins w:id="660" w:author="mario" w:date="2017-07-15T09:38:00Z"/>
          <w:lang w:eastAsia="pt-BR"/>
        </w:rPr>
      </w:pPr>
      <w:r>
        <w:rPr>
          <w:lang w:eastAsia="pt-BR"/>
        </w:rPr>
        <w:t>Nesta etapa existem somente duas coisas que podem acontecer, ou a rede não existe ou existe.</w:t>
      </w:r>
    </w:p>
    <w:p w14:paraId="379ED1E2" w14:textId="77777777" w:rsidR="00095BD3" w:rsidRPr="004E0EDD" w:rsidRDefault="00095BD3" w:rsidP="00095BD3">
      <w:pPr>
        <w:rPr>
          <w:lang w:eastAsia="pt-BR"/>
        </w:rPr>
      </w:pPr>
      <w:moveToRangeStart w:id="661" w:author="mario" w:date="2017-07-15T09:38:00Z" w:name="move487874849"/>
      <w:moveTo w:id="662" w:author="mario" w:date="2017-07-15T09:38:00Z">
        <w:r>
          <w:rPr>
            <w:lang w:eastAsia="pt-BR"/>
          </w:rPr>
          <w:t xml:space="preserve">A </w:t>
        </w:r>
        <w:r>
          <w:rPr>
            <w:lang w:eastAsia="pt-BR"/>
          </w:rPr>
          <w:fldChar w:fldCharType="begin"/>
        </w:r>
        <w:r>
          <w:rPr>
            <w:lang w:eastAsia="pt-BR"/>
          </w:rPr>
          <w:instrText xml:space="preserve"> REF _Ref479838674 \h </w:instrText>
        </w:r>
      </w:moveTo>
      <w:r>
        <w:rPr>
          <w:lang w:eastAsia="pt-BR"/>
        </w:rPr>
      </w:r>
      <w:moveTo w:id="663" w:author="mario" w:date="2017-07-15T09:38:00Z">
        <w:r>
          <w:rPr>
            <w:lang w:eastAsia="pt-BR"/>
          </w:rPr>
          <w:fldChar w:fldCharType="separate"/>
        </w:r>
        <w:r w:rsidRPr="00452B5C">
          <w:t xml:space="preserve">Figura </w:t>
        </w:r>
        <w:r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Pr>
            <w:i/>
            <w:lang w:eastAsia="pt-BR"/>
          </w:rPr>
          <w:t>Stock</w:t>
        </w:r>
        <w:r>
          <w:rPr>
            <w:lang w:eastAsia="pt-BR"/>
          </w:rPr>
          <w:t xml:space="preserve"> da rede, para que se note o preenchimento dos campos corretos.</w:t>
        </w:r>
      </w:moveTo>
    </w:p>
    <w:p w14:paraId="28815FC8" w14:textId="3A34E9A6" w:rsidR="004E0EDD" w:rsidRPr="00C515C6" w:rsidRDefault="004E0EDD" w:rsidP="004E0EDD">
      <w:pPr>
        <w:pStyle w:val="Legenda"/>
        <w:rPr>
          <w:i/>
          <w:lang w:val="en-US" w:eastAsia="pt-BR"/>
        </w:rPr>
      </w:pPr>
      <w:bookmarkStart w:id="664" w:name="_Ref479838674"/>
      <w:bookmarkStart w:id="665" w:name="_Toc486423054"/>
      <w:moveToRangeEnd w:id="6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664"/>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665"/>
    </w:p>
    <w:p w14:paraId="064439A0" w14:textId="7525B2AD" w:rsidR="004E0EDD" w:rsidRDefault="004E0EDD" w:rsidP="004E0EDD">
      <w:pPr>
        <w:pStyle w:val="Image"/>
      </w:pPr>
      <w: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Legenda"/>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666" w:author="mario" w:date="2017-07-15T09:38:00Z"/>
          <w:lang w:eastAsia="pt-BR"/>
        </w:rPr>
      </w:pPr>
      <w:moveFromRangeStart w:id="667" w:author="mario" w:date="2017-07-15T09:38:00Z" w:name="move487874849"/>
      <w:moveFrom w:id="668"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moveFrom>
      <w:del w:id="669" w:author="mario" w:date="2017-07-15T09:38:00Z">
        <w:r w:rsidDel="00095BD3">
          <w:rPr>
            <w:lang w:eastAsia="pt-BR"/>
          </w:rPr>
        </w:r>
      </w:del>
      <w:moveFrom w:id="670" w:author="mario" w:date="2017-07-15T09:38:00Z">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77777777" w:rsidR="00095BD3" w:rsidRDefault="00095BD3" w:rsidP="00095BD3">
      <w:pPr>
        <w:rPr>
          <w:ins w:id="671" w:author="mario" w:date="2017-07-15T09:38:00Z"/>
          <w:lang w:eastAsia="pt-BR"/>
        </w:rPr>
      </w:pPr>
      <w:ins w:id="672" w:author="mario" w:date="2017-07-15T09:38:00Z">
        <w:r>
          <w:rPr>
            <w:lang w:eastAsia="pt-BR"/>
          </w:rPr>
          <w:lastRenderedPageBreak/>
          <w:t xml:space="preserve">A </w:t>
        </w:r>
        <w:r>
          <w:rPr>
            <w:lang w:eastAsia="pt-BR"/>
          </w:rPr>
          <w:fldChar w:fldCharType="begin"/>
        </w:r>
        <w:r>
          <w:rPr>
            <w:lang w:eastAsia="pt-BR"/>
          </w:rPr>
          <w:instrText xml:space="preserve"> REF _Ref479838992 \h </w:instrText>
        </w:r>
      </w:ins>
      <w:r>
        <w:rPr>
          <w:lang w:eastAsia="pt-BR"/>
        </w:rPr>
      </w:r>
      <w:ins w:id="673" w:author="mario" w:date="2017-07-15T09:38:00Z">
        <w:r>
          <w:rPr>
            <w:lang w:eastAsia="pt-BR"/>
          </w:rPr>
          <w:fldChar w:fldCharType="separate"/>
        </w:r>
        <w:r>
          <w:t xml:space="preserve">Figura </w:t>
        </w:r>
        <w:r>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667"/>
    <w:p w14:paraId="17A2E980" w14:textId="77777777" w:rsidR="004E0EDD" w:rsidRDefault="004E0EDD" w:rsidP="004E0EDD">
      <w:pPr>
        <w:rPr>
          <w:lang w:eastAsia="pt-BR"/>
        </w:rPr>
      </w:pPr>
    </w:p>
    <w:p w14:paraId="5FE4943D" w14:textId="40072184" w:rsidR="004E0EDD" w:rsidRDefault="004E0EDD" w:rsidP="004E0EDD">
      <w:pPr>
        <w:pStyle w:val="Legenda"/>
        <w:rPr>
          <w:i/>
        </w:rPr>
      </w:pPr>
      <w:bookmarkStart w:id="674" w:name="_Ref479838992"/>
      <w:bookmarkStart w:id="675" w:name="_Toc486423055"/>
      <w:r>
        <w:t xml:space="preserve">Figura </w:t>
      </w:r>
      <w:r w:rsidR="008913FA">
        <w:fldChar w:fldCharType="begin"/>
      </w:r>
      <w:r w:rsidR="008913FA">
        <w:instrText xml:space="preserve"> SEQ Figura \* ARABIC </w:instrText>
      </w:r>
      <w:r w:rsidR="008913FA">
        <w:fldChar w:fldCharType="separate"/>
      </w:r>
      <w:r w:rsidR="00452B5C">
        <w:rPr>
          <w:noProof/>
        </w:rPr>
        <w:t>54</w:t>
      </w:r>
      <w:r w:rsidR="008913FA">
        <w:rPr>
          <w:noProof/>
        </w:rPr>
        <w:fldChar w:fldCharType="end"/>
      </w:r>
      <w:bookmarkEnd w:id="674"/>
      <w:r>
        <w:t xml:space="preserve">. Interface 1 - </w:t>
      </w:r>
      <w:r w:rsidRPr="00A93DAC">
        <w:rPr>
          <w:i/>
        </w:rPr>
        <w:t xml:space="preserve">NN </w:t>
      </w:r>
      <w:proofErr w:type="spellStart"/>
      <w:r w:rsidRPr="00A93DAC">
        <w:rPr>
          <w:i/>
        </w:rPr>
        <w:t>loaded</w:t>
      </w:r>
      <w:bookmarkEnd w:id="675"/>
      <w:proofErr w:type="spellEnd"/>
    </w:p>
    <w:p w14:paraId="6A507A46" w14:textId="164EFD0C" w:rsidR="004E0EDD" w:rsidRDefault="00EE61F1" w:rsidP="00EE61F1">
      <w:pPr>
        <w:pStyle w:val="Image"/>
      </w:pPr>
      <w: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Legenda"/>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676" w:author="mario" w:date="2017-07-15T09:38:00Z"/>
          <w:lang w:eastAsia="pt-BR"/>
        </w:rPr>
      </w:pPr>
      <w:del w:id="677"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Ttulo2"/>
      </w:pPr>
      <w:bookmarkStart w:id="678" w:name="_Toc486423178"/>
      <w:r>
        <w:t>Treinar RNA</w:t>
      </w:r>
      <w:bookmarkEnd w:id="678"/>
    </w:p>
    <w:p w14:paraId="4230DA83" w14:textId="77777777" w:rsidR="00D42852" w:rsidRDefault="00D42852" w:rsidP="00D42852">
      <w:pPr>
        <w:rPr>
          <w:lang w:eastAsia="pt-BR"/>
        </w:rPr>
      </w:pPr>
    </w:p>
    <w:p w14:paraId="673BACAD" w14:textId="180E5DEF" w:rsidR="00D42852" w:rsidRDefault="00D42852" w:rsidP="00D42852">
      <w:pPr>
        <w:rPr>
          <w:ins w:id="679" w:author="mario" w:date="2017-07-15T09:39:00Z"/>
          <w:lang w:eastAsia="pt-BR"/>
        </w:rPr>
      </w:pPr>
      <w:r>
        <w:rPr>
          <w:lang w:eastAsia="pt-BR"/>
        </w:rPr>
        <w:t>Passado o passo de criar e escolher uma RNA, o usuário pode querer treinar sua rede. Para isso basta clicar na aba “</w:t>
      </w:r>
      <w:proofErr w:type="spellStart"/>
      <w:r>
        <w:rPr>
          <w:i/>
          <w:lang w:eastAsia="pt-BR"/>
        </w:rPr>
        <w:t>Train</w:t>
      </w:r>
      <w:proofErr w:type="spellEnd"/>
      <w:r>
        <w:rPr>
          <w:lang w:eastAsia="pt-BR"/>
        </w:rPr>
        <w:t>”.</w:t>
      </w:r>
    </w:p>
    <w:p w14:paraId="425E0F50" w14:textId="77777777" w:rsidR="00095BD3" w:rsidRPr="00AE1E63" w:rsidRDefault="00095BD3" w:rsidP="00095BD3">
      <w:moveToRangeStart w:id="680" w:author="mario" w:date="2017-07-15T09:39:00Z" w:name="move487874891"/>
      <w:moveTo w:id="681" w:author="mario" w:date="2017-07-15T09:39:00Z">
        <w:r>
          <w:rPr>
            <w:lang w:eastAsia="pt-BR"/>
          </w:rPr>
          <w:t xml:space="preserve">A </w:t>
        </w:r>
        <w:r>
          <w:rPr>
            <w:lang w:eastAsia="pt-BR"/>
          </w:rPr>
          <w:fldChar w:fldCharType="begin"/>
        </w:r>
        <w:r>
          <w:rPr>
            <w:lang w:eastAsia="pt-BR"/>
          </w:rPr>
          <w:instrText xml:space="preserve"> REF _Ref479840033 \h </w:instrText>
        </w:r>
      </w:moveTo>
      <w:r>
        <w:rPr>
          <w:lang w:eastAsia="pt-BR"/>
        </w:rPr>
      </w:r>
      <w:moveTo w:id="682" w:author="mario" w:date="2017-07-15T09:39:00Z">
        <w:r>
          <w:rPr>
            <w:lang w:eastAsia="pt-BR"/>
          </w:rPr>
          <w:fldChar w:fldCharType="separate"/>
        </w:r>
        <w:r>
          <w:t xml:space="preserve">Figura </w:t>
        </w:r>
        <w:r>
          <w:rPr>
            <w:noProof/>
          </w:rPr>
          <w:t>55</w:t>
        </w:r>
        <w:r>
          <w:rPr>
            <w:lang w:eastAsia="pt-BR"/>
          </w:rPr>
          <w:fldChar w:fldCharType="end"/>
        </w:r>
        <w:r>
          <w:rPr>
            <w:lang w:eastAsia="pt-BR"/>
          </w:rPr>
          <w:t xml:space="preserve"> mostra o que aparece ao clicar pela primeira vez na aba </w:t>
        </w:r>
        <w:proofErr w:type="spellStart"/>
        <w:r>
          <w:rPr>
            <w:i/>
            <w:lang w:eastAsia="pt-BR"/>
          </w:rPr>
          <w:t>Train</w:t>
        </w:r>
        <w:proofErr w:type="spellEnd"/>
        <w: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proofErr w:type="spellStart"/>
        <w:r>
          <w:rPr>
            <w:i/>
          </w:rPr>
          <w:t>Train</w:t>
        </w:r>
        <w:proofErr w:type="spellEnd"/>
        <w:r>
          <w:t xml:space="preserve"> por alguns segundos, aparecerá uma dica do que se trata a aba.</w:t>
        </w:r>
      </w:moveTo>
    </w:p>
    <w:moveToRangeEnd w:id="680"/>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Legenda"/>
      </w:pPr>
      <w:bookmarkStart w:id="683" w:name="_Ref479840033"/>
      <w:bookmarkStart w:id="684" w:name="_Toc486423056"/>
      <w:r>
        <w:t xml:space="preserve">Figura </w:t>
      </w:r>
      <w:r w:rsidR="008913FA">
        <w:fldChar w:fldCharType="begin"/>
      </w:r>
      <w:r w:rsidR="008913FA">
        <w:instrText xml:space="preserve"> SEQ Figura \* ARABIC </w:instrText>
      </w:r>
      <w:r w:rsidR="008913FA">
        <w:fldChar w:fldCharType="separate"/>
      </w:r>
      <w:r w:rsidR="00452B5C">
        <w:rPr>
          <w:noProof/>
        </w:rPr>
        <w:t>55</w:t>
      </w:r>
      <w:r w:rsidR="008913FA">
        <w:rPr>
          <w:noProof/>
        </w:rPr>
        <w:fldChar w:fldCharType="end"/>
      </w:r>
      <w:bookmarkEnd w:id="683"/>
      <w:r>
        <w:t xml:space="preserve">. Interface 2 – </w:t>
      </w:r>
      <w:proofErr w:type="spellStart"/>
      <w:r>
        <w:t>initial</w:t>
      </w:r>
      <w:bookmarkEnd w:id="684"/>
      <w:proofErr w:type="spellEnd"/>
    </w:p>
    <w:p w14:paraId="13E0D001" w14:textId="74F51361" w:rsidR="00D42852" w:rsidRDefault="00270D20" w:rsidP="00AE1E63">
      <w:pPr>
        <w:pStyle w:val="Image"/>
      </w:pPr>
      <w: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Legenda"/>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685" w:author="mario" w:date="2017-07-15T09:39:00Z"/>
        </w:rPr>
      </w:pPr>
      <w:moveFromRangeStart w:id="686" w:author="mario" w:date="2017-07-15T09:39:00Z" w:name="move487874891"/>
      <w:moveFrom w:id="687"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moveFrom>
      <w:del w:id="688" w:author="mario" w:date="2017-07-15T09:39:00Z">
        <w:r w:rsidR="00D42852" w:rsidDel="00095BD3">
          <w:rPr>
            <w:lang w:eastAsia="pt-BR"/>
          </w:rPr>
        </w:r>
      </w:del>
      <w:moveFrom w:id="689" w:author="mario" w:date="2017-07-15T09:39:00Z">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690" w:author="mario" w:date="2017-07-15T09:39:00Z"/>
          <w:lang w:eastAsia="pt-BR"/>
        </w:rPr>
      </w:pPr>
    </w:p>
    <w:p w14:paraId="262A60B6" w14:textId="77777777" w:rsidR="00095BD3" w:rsidRDefault="00095BD3" w:rsidP="00095BD3">
      <w:pPr>
        <w:rPr>
          <w:ins w:id="691" w:author="mario" w:date="2017-07-15T09:39:00Z"/>
          <w:lang w:eastAsia="pt-BR"/>
        </w:rPr>
      </w:pPr>
      <w:ins w:id="692" w:author="mario" w:date="2017-07-15T09:39:00Z">
        <w:r>
          <w:rPr>
            <w:lang w:eastAsia="pt-BR"/>
          </w:rPr>
          <w:t xml:space="preserve">Se clicar no botão </w:t>
        </w:r>
        <w:proofErr w:type="spellStart"/>
        <w:r>
          <w:rPr>
            <w:i/>
            <w:lang w:eastAsia="pt-BR"/>
          </w:rPr>
          <w:t>Train</w:t>
        </w:r>
        <w:proofErr w:type="spellEnd"/>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ins>
      <w:r>
        <w:rPr>
          <w:lang w:eastAsia="pt-BR"/>
        </w:rPr>
      </w:r>
      <w:ins w:id="693" w:author="mario" w:date="2017-07-15T09:39:00Z">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Legenda"/>
        <w:rPr>
          <w:i/>
        </w:rPr>
      </w:pPr>
      <w:bookmarkStart w:id="694" w:name="_Ref479840343"/>
      <w:bookmarkStart w:id="695" w:name="_Toc486423057"/>
      <w:moveFromRangeEnd w:id="686"/>
      <w:r>
        <w:t xml:space="preserve">Figura </w:t>
      </w:r>
      <w:r w:rsidR="008913FA">
        <w:fldChar w:fldCharType="begin"/>
      </w:r>
      <w:r w:rsidR="008913FA">
        <w:instrText xml:space="preserve"> SEQ Figura \* ARABIC </w:instrText>
      </w:r>
      <w:r w:rsidR="008913FA">
        <w:fldChar w:fldCharType="separate"/>
      </w:r>
      <w:r w:rsidR="00452B5C">
        <w:rPr>
          <w:noProof/>
        </w:rPr>
        <w:t>56</w:t>
      </w:r>
      <w:r w:rsidR="008913FA">
        <w:rPr>
          <w:noProof/>
        </w:rPr>
        <w:fldChar w:fldCharType="end"/>
      </w:r>
      <w:bookmarkEnd w:id="694"/>
      <w:r>
        <w:t xml:space="preserve">. Interface 2 - </w:t>
      </w:r>
      <w:proofErr w:type="spellStart"/>
      <w:r w:rsidRPr="00456629">
        <w:rPr>
          <w:i/>
        </w:rPr>
        <w:t>null</w:t>
      </w:r>
      <w:proofErr w:type="spellEnd"/>
      <w:r w:rsidRPr="00456629">
        <w:rPr>
          <w:i/>
        </w:rPr>
        <w:t xml:space="preserve"> dates</w:t>
      </w:r>
      <w:bookmarkEnd w:id="695"/>
    </w:p>
    <w:p w14:paraId="776B0E00" w14:textId="00E06663" w:rsidR="00AE1E63" w:rsidRDefault="00AE1E63" w:rsidP="00AE1E63">
      <w:pPr>
        <w:pStyle w:val="Image"/>
      </w:pPr>
      <w: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Legenda"/>
        <w:rPr>
          <w:lang w:eastAsia="pt-BR"/>
        </w:rPr>
      </w:pPr>
      <w:r>
        <w:rPr>
          <w:lang w:eastAsia="pt-BR"/>
        </w:rPr>
        <w:t>Fonte: Autor (2017)</w:t>
      </w:r>
    </w:p>
    <w:p w14:paraId="29921370" w14:textId="71235875" w:rsidR="00AE1E63" w:rsidDel="00095BD3" w:rsidRDefault="00AE1E63" w:rsidP="00AE1E63">
      <w:pPr>
        <w:rPr>
          <w:del w:id="696" w:author="mario" w:date="2017-07-15T09:39:00Z"/>
          <w:lang w:eastAsia="pt-BR"/>
        </w:rPr>
      </w:pPr>
    </w:p>
    <w:p w14:paraId="64008986" w14:textId="1FEE9069" w:rsidR="00AE1E63" w:rsidDel="00095BD3" w:rsidRDefault="00AE1E63" w:rsidP="00AE1E63">
      <w:pPr>
        <w:rPr>
          <w:del w:id="697" w:author="mario" w:date="2017-07-15T09:39:00Z"/>
          <w:lang w:eastAsia="pt-BR"/>
        </w:rPr>
      </w:pPr>
      <w:del w:id="698"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699" w:author="mario" w:date="2017-07-15T09:39:00Z" w:name="move487874906"/>
      <w:moveTo w:id="700"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moveTo>
      <w:r>
        <w:rPr>
          <w:lang w:eastAsia="pt-BR"/>
        </w:rPr>
      </w:r>
      <w:moveTo w:id="701" w:author="mario" w:date="2017-07-15T09:39:00Z">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699"/>
    <w:p w14:paraId="3CFDB76E" w14:textId="77777777" w:rsidR="00095BD3" w:rsidRDefault="00095BD3" w:rsidP="00AE1E63">
      <w:pPr>
        <w:rPr>
          <w:ins w:id="702"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Legenda"/>
        <w:rPr>
          <w:i/>
        </w:rPr>
      </w:pPr>
      <w:bookmarkStart w:id="703" w:name="_Ref479840498"/>
      <w:bookmarkStart w:id="704" w:name="_Toc486423058"/>
      <w:r>
        <w:t xml:space="preserve">Figura </w:t>
      </w:r>
      <w:r w:rsidR="008913FA">
        <w:fldChar w:fldCharType="begin"/>
      </w:r>
      <w:r w:rsidR="008913FA">
        <w:instrText xml:space="preserve"> SEQ Figura \* ARABIC </w:instrText>
      </w:r>
      <w:r w:rsidR="008913FA">
        <w:fldChar w:fldCharType="separate"/>
      </w:r>
      <w:r w:rsidR="00452B5C">
        <w:rPr>
          <w:noProof/>
        </w:rPr>
        <w:t>57</w:t>
      </w:r>
      <w:r w:rsidR="008913FA">
        <w:rPr>
          <w:noProof/>
        </w:rPr>
        <w:fldChar w:fldCharType="end"/>
      </w:r>
      <w:bookmarkEnd w:id="703"/>
      <w:r>
        <w:t xml:space="preserve">. Interface 2 - </w:t>
      </w:r>
      <w:proofErr w:type="spellStart"/>
      <w:r w:rsidRPr="000B462E">
        <w:rPr>
          <w:i/>
        </w:rPr>
        <w:t>null</w:t>
      </w:r>
      <w:proofErr w:type="spellEnd"/>
      <w:r w:rsidRPr="000B462E">
        <w:rPr>
          <w:i/>
        </w:rPr>
        <w:t xml:space="preserve"> NN</w:t>
      </w:r>
      <w:bookmarkEnd w:id="704"/>
    </w:p>
    <w:p w14:paraId="552CC606" w14:textId="4EB5C4C3" w:rsidR="00AE1E63" w:rsidRDefault="00AE1E63" w:rsidP="00AE1E63">
      <w:pPr>
        <w:pStyle w:val="Image"/>
      </w:pPr>
      <w: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Legenda"/>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705" w:author="mario" w:date="2017-07-15T09:39:00Z"/>
          <w:lang w:eastAsia="pt-BR"/>
        </w:rPr>
      </w:pPr>
      <w:moveFromRangeStart w:id="706" w:author="mario" w:date="2017-07-15T09:39:00Z" w:name="move487874906"/>
      <w:moveFrom w:id="707"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moveFrom>
      <w:del w:id="708" w:author="mario" w:date="2017-07-15T09:39:00Z">
        <w:r w:rsidDel="00095BD3">
          <w:rPr>
            <w:lang w:eastAsia="pt-BR"/>
          </w:rPr>
        </w:r>
      </w:del>
      <w:moveFrom w:id="709" w:author="mario" w:date="2017-07-15T09:39:00Z">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77777777" w:rsidR="00095BD3" w:rsidRDefault="00095BD3" w:rsidP="00095BD3">
      <w:pPr>
        <w:rPr>
          <w:ins w:id="710" w:author="mario" w:date="2017-07-15T09:39:00Z"/>
        </w:rPr>
      </w:pPr>
      <w:ins w:id="711" w:author="mario" w:date="2017-07-15T09:39:00Z">
        <w:r>
          <w:t xml:space="preserve">A </w:t>
        </w:r>
        <w:r>
          <w:fldChar w:fldCharType="begin"/>
        </w:r>
        <w:r>
          <w:instrText xml:space="preserve"> REF _Ref479840673 \h </w:instrText>
        </w:r>
      </w:ins>
      <w:ins w:id="712" w:author="mario" w:date="2017-07-15T09:39:00Z">
        <w:r>
          <w:fldChar w:fldCharType="separate"/>
        </w:r>
        <w:r>
          <w:t xml:space="preserve">Figura </w:t>
        </w:r>
        <w:r>
          <w:rPr>
            <w:noProof/>
          </w:rPr>
          <w:t>58</w:t>
        </w:r>
        <w:r>
          <w:fldChar w:fldCharType="end"/>
        </w:r>
        <w:r>
          <w:t xml:space="preserve"> mostra todas as opções de algoritmos de aprendizagem disponível no programa. Esses algoritmos já foram tratados em outra parte deste </w:t>
        </w:r>
        <w:r>
          <w:lastRenderedPageBreak/>
          <w:t xml:space="preserve">trabalho, quando foi apresentado sobre aprendizagem e seus algoritmos, presente na sessão </w:t>
        </w:r>
        <w:r>
          <w:fldChar w:fldCharType="begin"/>
        </w:r>
        <w:r>
          <w:instrText xml:space="preserve"> REF _Ref479840862 \n \h </w:instrText>
        </w:r>
      </w:ins>
      <w:ins w:id="713" w:author="mario" w:date="2017-07-15T09:39:00Z">
        <w:r>
          <w:fldChar w:fldCharType="separate"/>
        </w:r>
        <w:r>
          <w:t>2.4</w:t>
        </w:r>
        <w:r>
          <w:fldChar w:fldCharType="end"/>
        </w:r>
        <w:r>
          <w:t>.</w:t>
        </w:r>
      </w:ins>
    </w:p>
    <w:p w14:paraId="27C9C58A" w14:textId="77777777" w:rsidR="00095BD3" w:rsidDel="00095BD3" w:rsidRDefault="00095BD3" w:rsidP="00AE1E63">
      <w:pPr>
        <w:rPr>
          <w:lang w:eastAsia="pt-BR"/>
        </w:rPr>
      </w:pPr>
    </w:p>
    <w:moveFromRangeEnd w:id="706"/>
    <w:p w14:paraId="5F5B2551" w14:textId="77777777" w:rsidR="00AE1E63" w:rsidRDefault="00AE1E63" w:rsidP="00AE1E63">
      <w:pPr>
        <w:rPr>
          <w:lang w:eastAsia="pt-BR"/>
        </w:rPr>
      </w:pPr>
    </w:p>
    <w:p w14:paraId="46B38B7D" w14:textId="33C5640E" w:rsidR="00AE1E63" w:rsidRDefault="00AE1E63" w:rsidP="00AE1E63">
      <w:pPr>
        <w:pStyle w:val="Legenda"/>
        <w:rPr>
          <w:i/>
        </w:rPr>
      </w:pPr>
      <w:bookmarkStart w:id="714" w:name="_Ref479840673"/>
      <w:bookmarkStart w:id="715" w:name="_Toc486423059"/>
      <w:r>
        <w:t xml:space="preserve">Figura </w:t>
      </w:r>
      <w:r w:rsidR="008913FA">
        <w:fldChar w:fldCharType="begin"/>
      </w:r>
      <w:r w:rsidR="008913FA">
        <w:instrText xml:space="preserve"> SEQ Figura \* ARABIC </w:instrText>
      </w:r>
      <w:r w:rsidR="008913FA">
        <w:fldChar w:fldCharType="separate"/>
      </w:r>
      <w:r w:rsidR="00452B5C">
        <w:rPr>
          <w:noProof/>
        </w:rPr>
        <w:t>58</w:t>
      </w:r>
      <w:r w:rsidR="008913FA">
        <w:rPr>
          <w:noProof/>
        </w:rPr>
        <w:fldChar w:fldCharType="end"/>
      </w:r>
      <w:bookmarkEnd w:id="714"/>
      <w:r>
        <w:t xml:space="preserve">. Interface 2 - </w:t>
      </w:r>
      <w:r>
        <w:rPr>
          <w:i/>
        </w:rPr>
        <w:t xml:space="preserve">Learning </w:t>
      </w:r>
      <w:proofErr w:type="spellStart"/>
      <w:r>
        <w:rPr>
          <w:i/>
        </w:rPr>
        <w:t>Rules</w:t>
      </w:r>
      <w:bookmarkEnd w:id="715"/>
      <w:proofErr w:type="spellEnd"/>
    </w:p>
    <w:p w14:paraId="5D918382" w14:textId="0EBBFC6A" w:rsidR="00AE1E63" w:rsidRDefault="00AE1E63" w:rsidP="00AE1E63">
      <w:pPr>
        <w:pStyle w:val="Image"/>
      </w:pPr>
      <w: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Legenda"/>
      </w:pPr>
      <w:r>
        <w:t>Fonte: Autor (2017)</w:t>
      </w:r>
    </w:p>
    <w:p w14:paraId="1D56CA2A" w14:textId="77777777" w:rsidR="00AE1E63" w:rsidRDefault="00AE1E63" w:rsidP="00AE1E63"/>
    <w:p w14:paraId="259665FB" w14:textId="334D582E" w:rsidR="00AE1E63" w:rsidDel="00095BD3" w:rsidRDefault="00AE1E63" w:rsidP="00AE1E63">
      <w:pPr>
        <w:rPr>
          <w:del w:id="716" w:author="mario" w:date="2017-07-15T09:39:00Z"/>
        </w:rPr>
      </w:pPr>
      <w:del w:id="717"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7777777" w:rsidR="00095BD3" w:rsidRDefault="00095BD3" w:rsidP="00095BD3">
      <w:moveToRangeStart w:id="718" w:author="mario" w:date="2017-07-15T09:39:00Z" w:name="move487874924"/>
      <w:moveTo w:id="719" w:author="mario" w:date="2017-07-15T09:39:00Z">
        <w:r>
          <w:t xml:space="preserve">Quando o botão “...”, presente ao lado de cada data, é clicado, é apresentado ao usuário uma interface intuitiva de um calendário, conforme mostra a </w:t>
        </w:r>
        <w:r>
          <w:fldChar w:fldCharType="begin"/>
        </w:r>
        <w:r>
          <w:instrText xml:space="preserve"> REF _Ref479840972 \h </w:instrText>
        </w:r>
      </w:moveTo>
      <w:moveTo w:id="720" w:author="mario" w:date="2017-07-15T09:39:00Z">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718"/>
    <w:p w14:paraId="32C526DD" w14:textId="77777777" w:rsidR="00095BD3" w:rsidRDefault="00095BD3" w:rsidP="00AE1E63">
      <w:pPr>
        <w:rPr>
          <w:ins w:id="721" w:author="mario" w:date="2017-07-15T09:39:00Z"/>
        </w:rPr>
      </w:pPr>
    </w:p>
    <w:p w14:paraId="6A7FE83D" w14:textId="77777777" w:rsidR="00361EEE" w:rsidRDefault="00361EEE" w:rsidP="00AE1E63"/>
    <w:p w14:paraId="47FD68C4" w14:textId="0A0FC589" w:rsidR="00361EEE" w:rsidRDefault="00361EEE" w:rsidP="00361EEE">
      <w:pPr>
        <w:pStyle w:val="Legenda"/>
        <w:rPr>
          <w:i/>
        </w:rPr>
      </w:pPr>
      <w:bookmarkStart w:id="722" w:name="_Ref479840972"/>
      <w:bookmarkStart w:id="723" w:name="_Toc486423060"/>
      <w:r>
        <w:t xml:space="preserve">Figura </w:t>
      </w:r>
      <w:r w:rsidR="008913FA">
        <w:fldChar w:fldCharType="begin"/>
      </w:r>
      <w:r w:rsidR="008913FA">
        <w:instrText xml:space="preserve"> SEQ Figura \* ARABIC </w:instrText>
      </w:r>
      <w:r w:rsidR="008913FA">
        <w:fldChar w:fldCharType="separate"/>
      </w:r>
      <w:r w:rsidR="00452B5C">
        <w:rPr>
          <w:noProof/>
        </w:rPr>
        <w:t>59</w:t>
      </w:r>
      <w:r w:rsidR="008913FA">
        <w:rPr>
          <w:noProof/>
        </w:rPr>
        <w:fldChar w:fldCharType="end"/>
      </w:r>
      <w:bookmarkEnd w:id="722"/>
      <w:r>
        <w:t xml:space="preserve">. Interface 2 – </w:t>
      </w:r>
      <w:r w:rsidRPr="00A871FD">
        <w:rPr>
          <w:i/>
        </w:rPr>
        <w:t>dates</w:t>
      </w:r>
      <w:bookmarkEnd w:id="723"/>
    </w:p>
    <w:p w14:paraId="6A0B338E" w14:textId="48E7A2A1" w:rsidR="00361EEE" w:rsidRDefault="00361EEE" w:rsidP="00361EEE">
      <w:pPr>
        <w:pStyle w:val="Image"/>
      </w:pPr>
      <w: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Legenda"/>
      </w:pPr>
      <w:r>
        <w:t>Fonte: Autor (2017)</w:t>
      </w:r>
    </w:p>
    <w:p w14:paraId="03492015" w14:textId="77777777" w:rsidR="00361EEE" w:rsidRDefault="00361EEE" w:rsidP="00361EEE"/>
    <w:p w14:paraId="276077E8" w14:textId="698F624D" w:rsidR="00361EEE" w:rsidRDefault="00361EEE" w:rsidP="00361EEE">
      <w:pPr>
        <w:rPr>
          <w:ins w:id="724" w:author="mario" w:date="2017-07-15T09:40:00Z"/>
        </w:rPr>
      </w:pPr>
      <w:moveFromRangeStart w:id="725" w:author="mario" w:date="2017-07-15T09:39:00Z" w:name="move487874924"/>
      <w:moveFrom w:id="726"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moveFrom>
      <w:del w:id="727" w:author="mario" w:date="2017-07-15T09:39:00Z"/>
      <w:moveFrom w:id="728" w:author="mario" w:date="2017-07-15T09:39:00Z">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77777777" w:rsidR="00095BD3" w:rsidRDefault="00095BD3" w:rsidP="00095BD3">
      <w:pPr>
        <w:rPr>
          <w:ins w:id="729" w:author="mario" w:date="2017-07-15T09:40:00Z"/>
        </w:rPr>
      </w:pPr>
      <w:ins w:id="730" w:author="mario" w:date="2017-07-15T09:40:00Z">
        <w:r>
          <w:lastRenderedPageBreak/>
          <w:t xml:space="preserve">Caso o usuário se confunda e tente inserir a data de partida como depois da data final, é apresentada uma mensagem alertando-o disso, como mostra a </w:t>
        </w:r>
        <w:r>
          <w:fldChar w:fldCharType="begin"/>
        </w:r>
        <w:r>
          <w:instrText xml:space="preserve"> REF _Ref479842025 \h </w:instrText>
        </w:r>
      </w:ins>
      <w:ins w:id="731" w:author="mario" w:date="2017-07-15T09:40:00Z">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725"/>
    <w:p w14:paraId="7537DD12" w14:textId="77777777" w:rsidR="008647C5" w:rsidRDefault="008647C5" w:rsidP="00361EEE"/>
    <w:p w14:paraId="7B28E63C" w14:textId="38F81AA5" w:rsidR="008647C5" w:rsidRPr="00C515C6" w:rsidRDefault="00A479BE" w:rsidP="00A479BE">
      <w:pPr>
        <w:pStyle w:val="Legenda"/>
        <w:rPr>
          <w:i/>
          <w:lang w:val="en-US"/>
        </w:rPr>
      </w:pPr>
      <w:bookmarkStart w:id="732" w:name="_Ref479842025"/>
      <w:bookmarkStart w:id="733" w:name="_Toc486423061"/>
      <w:proofErr w:type="spellStart"/>
      <w:proofErr w:type="gramStart"/>
      <w:r w:rsidRPr="00C515C6">
        <w:rPr>
          <w:lang w:val="en-US"/>
        </w:rPr>
        <w:t>Figura</w:t>
      </w:r>
      <w:proofErr w:type="spellEnd"/>
      <w:r w:rsidRPr="00C515C6">
        <w:rPr>
          <w:lang w:val="en-US"/>
        </w:rPr>
        <w:t xml:space="preserve">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732"/>
      <w:r w:rsidRPr="00C515C6">
        <w:rPr>
          <w:lang w:val="en-US"/>
        </w:rPr>
        <w:t>.</w:t>
      </w:r>
      <w:proofErr w:type="gramEnd"/>
      <w:r w:rsidRPr="00C515C6">
        <w:rPr>
          <w:lang w:val="en-US"/>
        </w:rPr>
        <w:t xml:space="preserve"> Interface 2 - </w:t>
      </w:r>
      <w:r w:rsidRPr="00C515C6">
        <w:rPr>
          <w:i/>
          <w:lang w:val="en-US"/>
        </w:rPr>
        <w:t>from after to</w:t>
      </w:r>
      <w:bookmarkEnd w:id="733"/>
    </w:p>
    <w:p w14:paraId="2D6289C3" w14:textId="625AF92A" w:rsidR="00A479BE" w:rsidRDefault="00A479BE" w:rsidP="00A479BE">
      <w:pPr>
        <w:pStyle w:val="Image"/>
      </w:pPr>
      <w: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Legenda"/>
      </w:pPr>
      <w:r>
        <w:t>Fonte: Autor (2017)</w:t>
      </w:r>
    </w:p>
    <w:p w14:paraId="08B905F7" w14:textId="77777777" w:rsidR="00A479BE" w:rsidRDefault="00A479BE" w:rsidP="00A479BE"/>
    <w:p w14:paraId="3D267B65" w14:textId="673CB5F9" w:rsidR="00A479BE" w:rsidDel="00095BD3" w:rsidRDefault="00A479BE" w:rsidP="00A479BE">
      <w:pPr>
        <w:rPr>
          <w:del w:id="734" w:author="mario" w:date="2017-07-15T09:40:00Z"/>
        </w:rPr>
      </w:pPr>
      <w:del w:id="735"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77777777" w:rsidR="00095BD3" w:rsidRDefault="00095BD3" w:rsidP="00095BD3">
      <w:moveToRangeStart w:id="736" w:author="mario" w:date="2017-07-15T09:40:00Z" w:name="move487874942"/>
      <w:moveTo w:id="737" w:author="mario" w:date="2017-07-15T09:40:00Z">
        <w:r w:rsidRPr="00A479BE">
          <w:lastRenderedPageBreak/>
          <w:t xml:space="preserve">A </w:t>
        </w:r>
        <w:r w:rsidRPr="00A479BE">
          <w:fldChar w:fldCharType="begin"/>
        </w:r>
        <w:r w:rsidRPr="00A479BE">
          <w:instrText xml:space="preserve"> REF _Ref479842876 \h </w:instrText>
        </w:r>
      </w:moveTo>
      <w:moveTo w:id="738" w:author="mario" w:date="2017-07-15T09:40:00Z">
        <w:r w:rsidRPr="00A479BE">
          <w:fldChar w:fldCharType="separate"/>
        </w:r>
        <w:r w:rsidRPr="00452B5C">
          <w:t xml:space="preserve">Figura </w:t>
        </w:r>
        <w:r w:rsidRPr="00452B5C">
          <w:rPr>
            <w:noProof/>
          </w:rPr>
          <w:t>61</w:t>
        </w:r>
        <w:r w:rsidRPr="00A479BE">
          <w:fldChar w:fldCharType="end"/>
        </w:r>
        <w:r w:rsidRPr="00A479BE">
          <w:t xml:space="preserve"> apresenta o </w:t>
        </w:r>
        <w:r>
          <w:t>erro que aparece quando o usuário tenta selecionar datas que ainda não existem dados disponíveis, no caso foi selecionado em 2017 dados de negociações feitas em 2018.</w:t>
        </w:r>
      </w:moveTo>
    </w:p>
    <w:moveToRangeEnd w:id="736"/>
    <w:p w14:paraId="04D710AD" w14:textId="77777777" w:rsidR="00095BD3" w:rsidRDefault="00095BD3" w:rsidP="00A479BE">
      <w:pPr>
        <w:rPr>
          <w:ins w:id="739" w:author="mario" w:date="2017-07-15T09:40:00Z"/>
        </w:rPr>
      </w:pPr>
    </w:p>
    <w:p w14:paraId="4B411ABE" w14:textId="77777777" w:rsidR="00A479BE" w:rsidRDefault="00A479BE" w:rsidP="00A479BE"/>
    <w:p w14:paraId="1BABCDEE" w14:textId="34AA128B" w:rsidR="00A479BE" w:rsidRDefault="00A479BE" w:rsidP="00A479BE">
      <w:pPr>
        <w:pStyle w:val="Legenda"/>
        <w:rPr>
          <w:i/>
          <w:lang w:val="en-US"/>
        </w:rPr>
      </w:pPr>
      <w:bookmarkStart w:id="740" w:name="_Ref479842876"/>
      <w:bookmarkStart w:id="741" w:name="_Toc486423062"/>
      <w:proofErr w:type="spellStart"/>
      <w:proofErr w:type="gramStart"/>
      <w:r w:rsidRPr="00381F86">
        <w:rPr>
          <w:lang w:val="en-US"/>
        </w:rPr>
        <w:t>Figura</w:t>
      </w:r>
      <w:proofErr w:type="spellEnd"/>
      <w:r w:rsidRPr="00381F86">
        <w:rPr>
          <w:lang w:val="en-US"/>
        </w:rPr>
        <w:t xml:space="preserve">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740"/>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741"/>
    </w:p>
    <w:p w14:paraId="489627B8" w14:textId="3EE1ED8F" w:rsidR="00A479BE" w:rsidRDefault="00A479BE" w:rsidP="00A479BE">
      <w:pPr>
        <w:pStyle w:val="Image"/>
        <w:rPr>
          <w:lang w:val="en-US"/>
        </w:rPr>
      </w:pPr>
      <w: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Legenda"/>
      </w:pPr>
      <w:r w:rsidRPr="00270D20">
        <w:t>Fonte: Autor (2017)</w:t>
      </w:r>
    </w:p>
    <w:p w14:paraId="77D0581D" w14:textId="77777777" w:rsidR="00A479BE" w:rsidRPr="00270D20" w:rsidRDefault="00A479BE" w:rsidP="00A479BE"/>
    <w:p w14:paraId="0ED15875" w14:textId="6E017BC4" w:rsidR="00A479BE" w:rsidRDefault="00A479BE" w:rsidP="00A479BE">
      <w:pPr>
        <w:rPr>
          <w:ins w:id="742" w:author="mario" w:date="2017-07-15T09:40:00Z"/>
        </w:rPr>
      </w:pPr>
      <w:moveFromRangeStart w:id="743" w:author="mario" w:date="2017-07-15T09:40:00Z" w:name="move487874942"/>
      <w:moveFrom w:id="744"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moveFrom>
      <w:del w:id="745" w:author="mario" w:date="2017-07-15T09:40:00Z"/>
      <w:moveFrom w:id="746" w:author="mario" w:date="2017-07-15T09:40:00Z">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77777777" w:rsidR="00095BD3" w:rsidRDefault="00095BD3" w:rsidP="00095BD3">
      <w:pPr>
        <w:rPr>
          <w:ins w:id="747" w:author="mario" w:date="2017-07-15T09:40:00Z"/>
        </w:rPr>
      </w:pPr>
      <w:ins w:id="748" w:author="mario" w:date="2017-07-15T09:40:00Z">
        <w:r>
          <w:t xml:space="preserve">Se o usuário digitar todos os valores corretos e clicar no botão </w:t>
        </w:r>
        <w:proofErr w:type="spellStart"/>
        <w:r>
          <w:rPr>
            <w:i/>
          </w:rPr>
          <w:t>Train</w:t>
        </w:r>
        <w:proofErr w:type="spellEnd"/>
        <w:r>
          <w:t xml:space="preserve">, a rede é treinada e aparece uma mensagem informando isso, como mostra a </w:t>
        </w:r>
        <w:r>
          <w:fldChar w:fldCharType="begin"/>
        </w:r>
        <w:r>
          <w:instrText xml:space="preserve"> REF _Ref479843026 \h </w:instrText>
        </w:r>
      </w:ins>
      <w:ins w:id="749" w:author="mario" w:date="2017-07-15T09:40:00Z">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proofErr w:type="spellStart"/>
        <w:r>
          <w:rPr>
            <w:i/>
          </w:rPr>
          <w:t>epoch</w:t>
        </w:r>
        <w:proofErr w:type="spellEnd"/>
        <w:r>
          <w:t>).</w:t>
        </w:r>
      </w:ins>
    </w:p>
    <w:p w14:paraId="0F40C3D4" w14:textId="77777777" w:rsidR="00095BD3" w:rsidDel="00095BD3" w:rsidRDefault="00095BD3" w:rsidP="00A479BE"/>
    <w:moveFromRangeEnd w:id="743"/>
    <w:p w14:paraId="3662D46C" w14:textId="77777777" w:rsidR="00270D20" w:rsidRDefault="00270D20" w:rsidP="00A479BE"/>
    <w:p w14:paraId="087BFE17" w14:textId="27645C72" w:rsidR="00270D20" w:rsidRDefault="00270D20" w:rsidP="00270D20">
      <w:pPr>
        <w:pStyle w:val="Legenda"/>
        <w:rPr>
          <w:i/>
        </w:rPr>
      </w:pPr>
      <w:bookmarkStart w:id="750" w:name="_Ref479843026"/>
      <w:bookmarkStart w:id="751" w:name="_Toc486423063"/>
      <w:r>
        <w:t xml:space="preserve">Figura </w:t>
      </w:r>
      <w:r w:rsidR="008913FA">
        <w:fldChar w:fldCharType="begin"/>
      </w:r>
      <w:r w:rsidR="008913FA">
        <w:instrText xml:space="preserve"> SEQ Figura \* ARABIC </w:instrText>
      </w:r>
      <w:r w:rsidR="008913FA">
        <w:fldChar w:fldCharType="separate"/>
      </w:r>
      <w:r w:rsidR="00452B5C">
        <w:rPr>
          <w:noProof/>
        </w:rPr>
        <w:t>62</w:t>
      </w:r>
      <w:r w:rsidR="008913FA">
        <w:rPr>
          <w:noProof/>
        </w:rPr>
        <w:fldChar w:fldCharType="end"/>
      </w:r>
      <w:bookmarkEnd w:id="750"/>
      <w:r>
        <w:t xml:space="preserve">. Interface 2 – </w:t>
      </w:r>
      <w:proofErr w:type="spellStart"/>
      <w:r w:rsidRPr="00CF0E0C">
        <w:rPr>
          <w:i/>
        </w:rPr>
        <w:t>trained</w:t>
      </w:r>
      <w:bookmarkEnd w:id="751"/>
      <w:proofErr w:type="spellEnd"/>
    </w:p>
    <w:p w14:paraId="42FA6DC2" w14:textId="68D66196" w:rsidR="00270D20" w:rsidRDefault="00270D20" w:rsidP="00270D20">
      <w:pPr>
        <w:pStyle w:val="Image"/>
      </w:pPr>
      <w: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Legenda"/>
      </w:pPr>
      <w:r>
        <w:t>Fonte: Autor (2017)</w:t>
      </w:r>
    </w:p>
    <w:p w14:paraId="54988E6F" w14:textId="77777777" w:rsidR="00270D20" w:rsidRDefault="00270D20" w:rsidP="00270D20"/>
    <w:p w14:paraId="7B9D0D37" w14:textId="549C256D" w:rsidR="00270D20" w:rsidDel="00095BD3" w:rsidRDefault="00270D20" w:rsidP="00270D20">
      <w:pPr>
        <w:rPr>
          <w:del w:id="752" w:author="mario" w:date="2017-07-15T09:40:00Z"/>
        </w:rPr>
      </w:pPr>
      <w:del w:id="753"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Sumrio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Ttulo2"/>
      </w:pPr>
      <w:bookmarkStart w:id="754" w:name="_Toc486423179"/>
      <w:r>
        <w:t>Gerar Relatório</w:t>
      </w:r>
      <w:bookmarkEnd w:id="754"/>
    </w:p>
    <w:p w14:paraId="4E37C396" w14:textId="5E543309" w:rsidR="00C63693" w:rsidRDefault="00C63693" w:rsidP="00C63693"/>
    <w:p w14:paraId="5F36C75F" w14:textId="77C710B7" w:rsidR="00C63693" w:rsidRDefault="009A4F96" w:rsidP="00C63693">
      <w:pPr>
        <w:rPr>
          <w:ins w:id="755" w:author="mario" w:date="2017-07-15T09:40:00Z"/>
        </w:rPr>
      </w:pPr>
      <w:r>
        <w:t>Depois de selecionado a RNA, é possível gerar um gráfico comparando os dados calculados pela rede e os reais, mesmo sem ter treinado essa rede antes.</w:t>
      </w:r>
    </w:p>
    <w:p w14:paraId="1624AA33" w14:textId="77777777" w:rsidR="00095BD3" w:rsidRDefault="00095BD3" w:rsidP="00095BD3">
      <w:moveToRangeStart w:id="756" w:author="mario" w:date="2017-07-15T09:40:00Z" w:name="move487874960"/>
      <w:moveTo w:id="757" w:author="mario" w:date="2017-07-15T09:40:00Z">
        <w:r>
          <w:t xml:space="preserve">A </w:t>
        </w:r>
        <w:r>
          <w:fldChar w:fldCharType="begin"/>
        </w:r>
        <w:r>
          <w:instrText xml:space="preserve"> REF _Ref479843935 \h </w:instrText>
        </w:r>
      </w:moveTo>
      <w:moveTo w:id="758" w:author="mario" w:date="2017-07-15T09:40:00Z">
        <w:r>
          <w:fldChar w:fldCharType="separate"/>
        </w:r>
        <w:r>
          <w:t xml:space="preserve">Figura </w:t>
        </w:r>
        <w:r>
          <w:rPr>
            <w:noProof/>
          </w:rPr>
          <w:t>63</w:t>
        </w:r>
        <w:r>
          <w:fldChar w:fldCharType="end"/>
        </w:r>
        <w:r>
          <w:t xml:space="preserve"> mostra a tela em questão, quando aberta assim que o aplicativo inicie, ou seja, sem ter selecionado uma RNA. Se o ponteiro do mouse ficar em cima da aba </w:t>
        </w:r>
        <w:proofErr w:type="spellStart"/>
        <w:r>
          <w:rPr>
            <w:i/>
          </w:rPr>
          <w:t>Report</w:t>
        </w:r>
        <w:proofErr w:type="spellEnd"/>
        <w:r>
          <w:t xml:space="preserve"> por alguns segundos, aparecerá uma dica do que se trata a aba, assim como as outras telas.</w:t>
        </w:r>
      </w:moveTo>
    </w:p>
    <w:moveToRangeEnd w:id="756"/>
    <w:p w14:paraId="2FE598D3" w14:textId="17A22E50" w:rsidR="00095BD3" w:rsidDel="00095BD3" w:rsidRDefault="00095BD3" w:rsidP="00C63693">
      <w:pPr>
        <w:rPr>
          <w:del w:id="759" w:author="mario" w:date="2017-07-15T09:40:00Z"/>
        </w:rPr>
      </w:pPr>
    </w:p>
    <w:p w14:paraId="2AD945AD" w14:textId="43D766FD" w:rsidR="009A4F96" w:rsidDel="00095BD3" w:rsidRDefault="009A4F96" w:rsidP="00C63693">
      <w:pPr>
        <w:rPr>
          <w:del w:id="760" w:author="mario" w:date="2017-07-15T09:40:00Z"/>
        </w:rPr>
      </w:pPr>
    </w:p>
    <w:p w14:paraId="04B59597" w14:textId="3996CD08" w:rsidR="007C43C0" w:rsidDel="00095BD3" w:rsidRDefault="007C43C0" w:rsidP="00C63693">
      <w:pPr>
        <w:rPr>
          <w:del w:id="761" w:author="mario" w:date="2017-07-15T09:40:00Z"/>
        </w:rPr>
      </w:pPr>
    </w:p>
    <w:p w14:paraId="45387C13" w14:textId="69446C91" w:rsidR="007C43C0" w:rsidDel="00095BD3" w:rsidRDefault="007C43C0" w:rsidP="00C63693">
      <w:pPr>
        <w:rPr>
          <w:del w:id="762" w:author="mario" w:date="2017-07-15T09:40:00Z"/>
        </w:rPr>
      </w:pPr>
    </w:p>
    <w:p w14:paraId="22FCC3EA" w14:textId="0105ED84" w:rsidR="007C43C0" w:rsidDel="00095BD3" w:rsidRDefault="007C43C0" w:rsidP="00C63693">
      <w:pPr>
        <w:rPr>
          <w:del w:id="763" w:author="mario" w:date="2017-07-15T09:40:00Z"/>
        </w:rPr>
      </w:pPr>
    </w:p>
    <w:p w14:paraId="55F4A7C5" w14:textId="5B759793" w:rsidR="007C43C0" w:rsidDel="00095BD3" w:rsidRDefault="007C43C0" w:rsidP="00C63693">
      <w:pPr>
        <w:rPr>
          <w:del w:id="764" w:author="mario" w:date="2017-07-15T09:40:00Z"/>
        </w:rPr>
      </w:pPr>
    </w:p>
    <w:p w14:paraId="25D52083" w14:textId="4944CC34" w:rsidR="007C43C0" w:rsidDel="00095BD3" w:rsidRDefault="007C43C0" w:rsidP="00C63693">
      <w:pPr>
        <w:rPr>
          <w:del w:id="765" w:author="mario" w:date="2017-07-15T09:40:00Z"/>
        </w:rPr>
      </w:pPr>
    </w:p>
    <w:p w14:paraId="7C4D034C" w14:textId="6F5AB81C" w:rsidR="007C43C0" w:rsidDel="00095BD3" w:rsidRDefault="007C43C0" w:rsidP="00C63693">
      <w:pPr>
        <w:rPr>
          <w:del w:id="766" w:author="mario" w:date="2017-07-15T09:40:00Z"/>
        </w:rPr>
      </w:pPr>
    </w:p>
    <w:p w14:paraId="31848647" w14:textId="0656067B" w:rsidR="007C43C0" w:rsidDel="00095BD3" w:rsidRDefault="007C43C0" w:rsidP="00C63693">
      <w:pPr>
        <w:rPr>
          <w:del w:id="767" w:author="mario" w:date="2017-07-15T09:40:00Z"/>
        </w:rPr>
      </w:pPr>
    </w:p>
    <w:p w14:paraId="44201B73" w14:textId="2D435D59" w:rsidR="007C43C0" w:rsidDel="00095BD3" w:rsidRDefault="007C43C0" w:rsidP="00C63693">
      <w:pPr>
        <w:rPr>
          <w:del w:id="768" w:author="mario" w:date="2017-07-15T09:40:00Z"/>
        </w:rPr>
      </w:pPr>
    </w:p>
    <w:p w14:paraId="6C52C7CD" w14:textId="4276A232" w:rsidR="009A4F96" w:rsidRDefault="009A4F96" w:rsidP="009A4F96">
      <w:pPr>
        <w:pStyle w:val="Legenda"/>
        <w:rPr>
          <w:i/>
        </w:rPr>
      </w:pPr>
      <w:bookmarkStart w:id="769" w:name="_Ref479843935"/>
      <w:bookmarkStart w:id="770" w:name="_Toc486423064"/>
      <w:r>
        <w:lastRenderedPageBreak/>
        <w:t xml:space="preserve">Figura </w:t>
      </w:r>
      <w:r w:rsidR="008913FA">
        <w:fldChar w:fldCharType="begin"/>
      </w:r>
      <w:r w:rsidR="008913FA">
        <w:instrText xml:space="preserve"> SEQ Figura \* ARABIC </w:instrText>
      </w:r>
      <w:r w:rsidR="008913FA">
        <w:fldChar w:fldCharType="separate"/>
      </w:r>
      <w:r w:rsidR="00452B5C">
        <w:rPr>
          <w:noProof/>
        </w:rPr>
        <w:t>63</w:t>
      </w:r>
      <w:r w:rsidR="008913FA">
        <w:rPr>
          <w:noProof/>
        </w:rPr>
        <w:fldChar w:fldCharType="end"/>
      </w:r>
      <w:bookmarkEnd w:id="769"/>
      <w:r>
        <w:t xml:space="preserve">. Interface 3 – </w:t>
      </w:r>
      <w:proofErr w:type="spellStart"/>
      <w:r>
        <w:rPr>
          <w:i/>
        </w:rPr>
        <w:t>initial</w:t>
      </w:r>
      <w:bookmarkEnd w:id="770"/>
      <w:proofErr w:type="spellEnd"/>
    </w:p>
    <w:p w14:paraId="0E00C986" w14:textId="53F38671" w:rsidR="009A4F96" w:rsidRDefault="009A4F96" w:rsidP="009A4F96">
      <w:pPr>
        <w:pStyle w:val="Image"/>
      </w:pPr>
      <w: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Legenda"/>
      </w:pPr>
      <w:r>
        <w:t>Fonte: Autor (2017)</w:t>
      </w:r>
    </w:p>
    <w:p w14:paraId="1320B09C" w14:textId="77777777" w:rsidR="009A4F96" w:rsidRDefault="009A4F96" w:rsidP="009A4F96"/>
    <w:p w14:paraId="6823FA2E" w14:textId="11C7FD8B" w:rsidR="009A4F96" w:rsidRDefault="009A4F96" w:rsidP="009A4F96">
      <w:pPr>
        <w:rPr>
          <w:ins w:id="771" w:author="mario" w:date="2017-07-15T09:40:00Z"/>
        </w:rPr>
      </w:pPr>
      <w:moveFromRangeStart w:id="772" w:author="mario" w:date="2017-07-15T09:40:00Z" w:name="move487874960"/>
      <w:moveFrom w:id="773" w:author="mario" w:date="2017-07-15T09:40:00Z">
        <w:r w:rsidDel="00095BD3">
          <w:t xml:space="preserve">A </w:t>
        </w:r>
        <w:r w:rsidDel="00095BD3">
          <w:fldChar w:fldCharType="begin"/>
        </w:r>
        <w:r w:rsidDel="00095BD3">
          <w:instrText xml:space="preserve"> REF _Ref479843935 \h </w:instrText>
        </w:r>
      </w:moveFrom>
      <w:del w:id="774" w:author="mario" w:date="2017-07-15T09:40:00Z"/>
      <w:moveFrom w:id="775" w:author="mario" w:date="2017-07-15T09:40:00Z">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776" w:author="mario" w:date="2017-07-15T09:40:00Z"/>
        </w:rPr>
      </w:pPr>
      <w:ins w:id="777"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ins>
      <w:ins w:id="778" w:author="mario" w:date="2017-07-15T09:40:00Z">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772"/>
    <w:p w14:paraId="0918FE48" w14:textId="77777777" w:rsidR="009A4F96" w:rsidRDefault="009A4F96" w:rsidP="009A4F96"/>
    <w:p w14:paraId="0C3DEE8C" w14:textId="0E50E2CC" w:rsidR="009A4F96" w:rsidRDefault="009A4F96" w:rsidP="009A4F96">
      <w:pPr>
        <w:pStyle w:val="Legenda"/>
        <w:rPr>
          <w:i/>
        </w:rPr>
      </w:pPr>
      <w:bookmarkStart w:id="779" w:name="_Ref479844133"/>
      <w:bookmarkStart w:id="780" w:name="_Toc486423065"/>
      <w:r>
        <w:t xml:space="preserve">Figura </w:t>
      </w:r>
      <w:r w:rsidR="008913FA">
        <w:fldChar w:fldCharType="begin"/>
      </w:r>
      <w:r w:rsidR="008913FA">
        <w:instrText xml:space="preserve"> SEQ Figura \* ARABIC </w:instrText>
      </w:r>
      <w:r w:rsidR="008913FA">
        <w:fldChar w:fldCharType="separate"/>
      </w:r>
      <w:r w:rsidR="00452B5C">
        <w:rPr>
          <w:noProof/>
        </w:rPr>
        <w:t>64</w:t>
      </w:r>
      <w:r w:rsidR="008913FA">
        <w:rPr>
          <w:noProof/>
        </w:rPr>
        <w:fldChar w:fldCharType="end"/>
      </w:r>
      <w:bookmarkEnd w:id="779"/>
      <w:r>
        <w:t xml:space="preserve">. Interface 3 - </w:t>
      </w:r>
      <w:proofErr w:type="spellStart"/>
      <w:r w:rsidRPr="00F460EB">
        <w:rPr>
          <w:i/>
        </w:rPr>
        <w:t>null</w:t>
      </w:r>
      <w:proofErr w:type="spellEnd"/>
      <w:r w:rsidRPr="00F460EB">
        <w:rPr>
          <w:i/>
        </w:rPr>
        <w:t xml:space="preserve"> NN</w:t>
      </w:r>
      <w:bookmarkEnd w:id="780"/>
    </w:p>
    <w:p w14:paraId="53AE2BE1" w14:textId="6DCC8D9B" w:rsidR="009A4F96" w:rsidRDefault="009A4F96" w:rsidP="009A4F96">
      <w:pPr>
        <w:pStyle w:val="Image"/>
      </w:pPr>
      <w: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Legenda"/>
      </w:pPr>
      <w:r>
        <w:t>Fonte: Autor (2017)</w:t>
      </w:r>
    </w:p>
    <w:p w14:paraId="08840748" w14:textId="77777777" w:rsidR="009A4F96" w:rsidRDefault="009A4F96" w:rsidP="009A4F96"/>
    <w:p w14:paraId="05E626C2" w14:textId="0EA1E1AF" w:rsidR="009A4F96" w:rsidDel="00095BD3" w:rsidRDefault="009A4F96" w:rsidP="009A4F96">
      <w:pPr>
        <w:rPr>
          <w:del w:id="781" w:author="mario" w:date="2017-07-15T09:40:00Z"/>
        </w:rPr>
      </w:pPr>
      <w:del w:id="782"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783"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77777777" w:rsidR="00095BD3" w:rsidRDefault="00095BD3" w:rsidP="00095BD3">
      <w:moveToRangeStart w:id="784" w:author="mario" w:date="2017-07-15T09:40:00Z" w:name="move487874983"/>
      <w:moveTo w:id="785" w:author="mario" w:date="2017-07-15T09:40:00Z">
        <w:r>
          <w:t xml:space="preserve">A </w:t>
        </w:r>
        <w:r>
          <w:fldChar w:fldCharType="begin"/>
        </w:r>
        <w:r>
          <w:instrText xml:space="preserve"> REF _Ref479845277 \h </w:instrText>
        </w:r>
      </w:moveTo>
      <w:moveTo w:id="786" w:author="mario" w:date="2017-07-15T09:40:00Z">
        <w:r>
          <w:fldChar w:fldCharType="separate"/>
        </w:r>
        <w:r>
          <w:t xml:space="preserve">Figura </w:t>
        </w:r>
        <w:r>
          <w:rPr>
            <w:noProof/>
          </w:rPr>
          <w:t>65</w:t>
        </w:r>
        <w:r>
          <w:fldChar w:fldCharType="end"/>
        </w:r>
        <w:r>
          <w:t xml:space="preserve"> mostra o que acontece quando os dados estão corretos e o botão </w:t>
        </w:r>
        <w:proofErr w:type="spellStart"/>
        <w:r>
          <w:rPr>
            <w:i/>
          </w:rPr>
          <w:t>Create</w:t>
        </w:r>
        <w:proofErr w:type="spellEnd"/>
        <w:r>
          <w:rPr>
            <w:i/>
          </w:rPr>
          <w:t xml:space="preserve"> </w:t>
        </w:r>
        <w:proofErr w:type="spellStart"/>
        <w:r>
          <w:rPr>
            <w:i/>
          </w:rPr>
          <w:t>Report</w:t>
        </w:r>
        <w:proofErr w:type="spellEnd"/>
        <w:r>
          <w:t xml:space="preserve"> recebe um clique. O sistema gera o gráfico comparativo entre os dados reais e os dados criados pela rede neural.</w:t>
        </w:r>
      </w:moveTo>
    </w:p>
    <w:moveToRangeEnd w:id="784"/>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Legenda"/>
        <w:rPr>
          <w:i/>
        </w:rPr>
      </w:pPr>
      <w:bookmarkStart w:id="787" w:name="_Ref479845277"/>
      <w:bookmarkStart w:id="788" w:name="_Toc486423066"/>
      <w:r>
        <w:t xml:space="preserve">Figura </w:t>
      </w:r>
      <w:r w:rsidR="008913FA">
        <w:fldChar w:fldCharType="begin"/>
      </w:r>
      <w:r w:rsidR="008913FA">
        <w:instrText xml:space="preserve"> SEQ Figura \* ARABIC </w:instrText>
      </w:r>
      <w:r w:rsidR="008913FA">
        <w:fldChar w:fldCharType="separate"/>
      </w:r>
      <w:r w:rsidR="00452B5C">
        <w:rPr>
          <w:noProof/>
        </w:rPr>
        <w:t>65</w:t>
      </w:r>
      <w:r w:rsidR="008913FA">
        <w:rPr>
          <w:noProof/>
        </w:rPr>
        <w:fldChar w:fldCharType="end"/>
      </w:r>
      <w:bookmarkEnd w:id="787"/>
      <w:r>
        <w:t xml:space="preserve">. Interface 3 - </w:t>
      </w:r>
      <w:proofErr w:type="spellStart"/>
      <w:r>
        <w:rPr>
          <w:i/>
        </w:rPr>
        <w:t>report</w:t>
      </w:r>
      <w:proofErr w:type="spellEnd"/>
      <w:r>
        <w:rPr>
          <w:i/>
        </w:rPr>
        <w:t xml:space="preserve"> </w:t>
      </w:r>
      <w:proofErr w:type="spellStart"/>
      <w:r>
        <w:rPr>
          <w:i/>
        </w:rPr>
        <w:t>created</w:t>
      </w:r>
      <w:bookmarkEnd w:id="788"/>
      <w:proofErr w:type="spellEnd"/>
    </w:p>
    <w:p w14:paraId="1ACA3219" w14:textId="651A3AF3" w:rsidR="00AA7917" w:rsidRDefault="00AA7917" w:rsidP="00AA7917">
      <w:pPr>
        <w:pStyle w:val="Image"/>
      </w:pPr>
      <w: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Legenda"/>
      </w:pPr>
      <w:r>
        <w:t>Fonte: Autor (2017)</w:t>
      </w:r>
    </w:p>
    <w:p w14:paraId="63627FFA" w14:textId="77777777" w:rsidR="00AA7917" w:rsidRDefault="00AA7917" w:rsidP="00AA7917"/>
    <w:p w14:paraId="54D48B7C" w14:textId="7FEB3337" w:rsidR="00AA7917" w:rsidRDefault="00AA7917" w:rsidP="00AA7917">
      <w:pPr>
        <w:rPr>
          <w:ins w:id="789" w:author="mario" w:date="2017-07-15T09:41:00Z"/>
        </w:rPr>
      </w:pPr>
      <w:moveFromRangeStart w:id="790" w:author="mario" w:date="2017-07-15T09:40:00Z" w:name="move487874983"/>
      <w:moveFrom w:id="791" w:author="mario" w:date="2017-07-15T09:40:00Z">
        <w:r w:rsidDel="00095BD3">
          <w:t xml:space="preserve">A </w:t>
        </w:r>
        <w:r w:rsidDel="00095BD3">
          <w:fldChar w:fldCharType="begin"/>
        </w:r>
        <w:r w:rsidDel="00095BD3">
          <w:instrText xml:space="preserve"> REF _Ref479845277 \h </w:instrText>
        </w:r>
      </w:moveFrom>
      <w:del w:id="792" w:author="mario" w:date="2017-07-15T09:40:00Z"/>
      <w:moveFrom w:id="793" w:author="mario" w:date="2017-07-15T09:40:00Z">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77777777" w:rsidR="00095BD3" w:rsidRPr="00A114EB" w:rsidRDefault="00095BD3" w:rsidP="00095BD3">
      <w:pPr>
        <w:rPr>
          <w:ins w:id="794" w:author="mario" w:date="2017-07-15T09:41:00Z"/>
        </w:rPr>
      </w:pPr>
      <w:ins w:id="795" w:author="mario" w:date="2017-07-15T09:41:00Z">
        <w:r>
          <w:t xml:space="preserve">A </w:t>
        </w:r>
        <w:r>
          <w:fldChar w:fldCharType="begin"/>
        </w:r>
        <w:r>
          <w:instrText xml:space="preserve"> REF _Ref479845655 \h </w:instrText>
        </w:r>
      </w:ins>
      <w:ins w:id="796" w:author="mario" w:date="2017-07-15T09:41:00Z">
        <w:r>
          <w:fldChar w:fldCharType="separate"/>
        </w:r>
        <w:r w:rsidRPr="00452B5C">
          <w:t xml:space="preserve">Figura </w:t>
        </w:r>
        <w:r w:rsidRPr="00452B5C">
          <w:rPr>
            <w:noProof/>
          </w:rPr>
          <w:t>66</w:t>
        </w:r>
        <w:r>
          <w:fldChar w:fldCharType="end"/>
        </w:r>
        <w:r>
          <w:t xml:space="preserve"> mostra o mesmo relatório, mas com a rede configurada para mais de um atributo. Nota-se que é criada uma linha para cada atributo real, e uma linha </w:t>
        </w:r>
        <w:r>
          <w:lastRenderedPageBreak/>
          <w:t>para cada atributo calculado pela Rede, para que seja possível comparar atributo a atributo.</w:t>
        </w:r>
      </w:ins>
    </w:p>
    <w:p w14:paraId="107D2BEB" w14:textId="77777777" w:rsidR="00095BD3" w:rsidDel="00095BD3" w:rsidRDefault="00095BD3" w:rsidP="00AA7917"/>
    <w:moveFromRangeEnd w:id="790"/>
    <w:p w14:paraId="3E8E6DC0" w14:textId="77777777" w:rsidR="00A114EB" w:rsidRDefault="00A114EB" w:rsidP="00AA7917"/>
    <w:p w14:paraId="79153F41" w14:textId="769DCA37" w:rsidR="00A114EB" w:rsidRPr="00FB6D91" w:rsidRDefault="00A114EB" w:rsidP="00A114EB">
      <w:pPr>
        <w:pStyle w:val="Legenda"/>
        <w:rPr>
          <w:i/>
          <w:lang w:val="en-US"/>
        </w:rPr>
      </w:pPr>
      <w:bookmarkStart w:id="797" w:name="_Ref479845655"/>
      <w:bookmarkStart w:id="798" w:name="_Toc486423067"/>
      <w:proofErr w:type="spellStart"/>
      <w:proofErr w:type="gramStart"/>
      <w:r w:rsidRPr="00FB6D91">
        <w:rPr>
          <w:lang w:val="en-US"/>
        </w:rPr>
        <w:t>Figura</w:t>
      </w:r>
      <w:proofErr w:type="spellEnd"/>
      <w:r w:rsidRPr="00FB6D91">
        <w:rPr>
          <w:lang w:val="en-US"/>
        </w:rPr>
        <w:t xml:space="preserve">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797"/>
      <w:r w:rsidRPr="00FB6D91">
        <w:rPr>
          <w:lang w:val="en-US"/>
        </w:rPr>
        <w:t>.</w:t>
      </w:r>
      <w:proofErr w:type="gramEnd"/>
      <w:r w:rsidRPr="00FB6D91">
        <w:rPr>
          <w:lang w:val="en-US"/>
        </w:rPr>
        <w:t xml:space="preserve"> Interface 3 - </w:t>
      </w:r>
      <w:r w:rsidRPr="00FB6D91">
        <w:rPr>
          <w:i/>
          <w:lang w:val="en-US"/>
        </w:rPr>
        <w:t>report with 2 attributes</w:t>
      </w:r>
      <w:bookmarkEnd w:id="798"/>
    </w:p>
    <w:p w14:paraId="6EEDAD1D" w14:textId="3801A242" w:rsidR="00A114EB" w:rsidRDefault="00A114EB" w:rsidP="00A114EB">
      <w:pPr>
        <w:pStyle w:val="Image"/>
      </w:pPr>
      <w: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Legenda"/>
      </w:pPr>
      <w:r>
        <w:t>Fonte: Autor (2017)</w:t>
      </w:r>
    </w:p>
    <w:p w14:paraId="46402636" w14:textId="77777777" w:rsidR="00A114EB" w:rsidRDefault="00A114EB" w:rsidP="00A114EB"/>
    <w:p w14:paraId="2606CD65" w14:textId="79C027C6" w:rsidR="00A114EB" w:rsidRPr="00A114EB" w:rsidDel="00095BD3" w:rsidRDefault="00A114EB" w:rsidP="00A114EB">
      <w:pPr>
        <w:rPr>
          <w:del w:id="799" w:author="mario" w:date="2017-07-15T09:40:00Z"/>
        </w:rPr>
      </w:pPr>
      <w:del w:id="800"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Ttulo1"/>
        <w:rPr>
          <w:rFonts w:eastAsia="Arial"/>
          <w:bCs/>
          <w:iCs/>
          <w:sz w:val="28"/>
          <w:szCs w:val="28"/>
          <w:lang w:eastAsia="pt-BR"/>
        </w:rPr>
      </w:pPr>
      <w:bookmarkStart w:id="801" w:name="_Toc486423180"/>
      <w:r>
        <w:lastRenderedPageBreak/>
        <w:t>Considerações Finais</w:t>
      </w:r>
      <w:bookmarkEnd w:id="801"/>
    </w:p>
    <w:p w14:paraId="5ED464A3" w14:textId="77777777" w:rsidR="00637CA1" w:rsidRDefault="00637CA1" w:rsidP="00637CA1">
      <w:pPr>
        <w:rPr>
          <w:lang w:eastAsia="pt-BR"/>
        </w:rPr>
      </w:pPr>
    </w:p>
    <w:p w14:paraId="08A23A45" w14:textId="0475C6A7" w:rsidR="00B00D11" w:rsidRDefault="00B00D11" w:rsidP="00B00D11">
      <w:pPr>
        <w:pStyle w:val="Ttulo2"/>
      </w:pPr>
      <w:bookmarkStart w:id="802" w:name="_Toc486423181"/>
      <w:r>
        <w:t>Conclusão</w:t>
      </w:r>
      <w:bookmarkEnd w:id="802"/>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proofErr w:type="spellStart"/>
      <w:r w:rsidR="00B00D11" w:rsidRPr="00EF45D2">
        <w:t>multithread</w:t>
      </w:r>
      <w:proofErr w:type="spellEnd"/>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Ttulo2"/>
      </w:pPr>
      <w:bookmarkStart w:id="803" w:name="_Toc486423182"/>
      <w:r>
        <w:t>Trabalhos futuros</w:t>
      </w:r>
      <w:bookmarkEnd w:id="803"/>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Ttulo3"/>
      </w:pPr>
      <w:bookmarkStart w:id="804" w:name="_Toc486423183"/>
      <w:r>
        <w:t>Gráfico</w:t>
      </w:r>
      <w:bookmarkEnd w:id="804"/>
    </w:p>
    <w:p w14:paraId="52933D1C" w14:textId="2014BF56" w:rsidR="00546AA5" w:rsidRDefault="00546AA5" w:rsidP="00546AA5">
      <w:pPr>
        <w:pStyle w:val="Corpodetexto"/>
        <w:rPr>
          <w:lang w:eastAsia="pt-BR"/>
        </w:rPr>
      </w:pPr>
      <w:r>
        <w:rPr>
          <w:lang w:eastAsia="pt-BR"/>
        </w:rPr>
        <w:t>Foi utilizado o Java FX para fazer os gráficos</w:t>
      </w:r>
      <w:r w:rsidR="00BD7770">
        <w:rPr>
          <w:lang w:eastAsia="pt-BR"/>
        </w:rPr>
        <w:t>, mas</w:t>
      </w:r>
      <w:r>
        <w:rPr>
          <w:lang w:eastAsia="pt-BR"/>
        </w:rPr>
        <w:t xml:space="preserve"> se provou um framework</w:t>
      </w:r>
      <w:ins w:id="805" w:author="mario" w:date="2017-07-15T09:42:00Z">
        <w:r w:rsidR="00570A6E">
          <w:rPr>
            <w:lang w:eastAsia="pt-BR"/>
          </w:rPr>
          <w:t xml:space="preserve"> muito verboso e que para </w:t>
        </w:r>
        <w:proofErr w:type="spellStart"/>
        <w:r w:rsidR="00570A6E">
          <w:rPr>
            <w:lang w:eastAsia="pt-BR"/>
          </w:rPr>
          <w:t>aplicacoes</w:t>
        </w:r>
        <w:proofErr w:type="spellEnd"/>
        <w:r w:rsidR="00570A6E">
          <w:rPr>
            <w:lang w:eastAsia="pt-BR"/>
          </w:rPr>
          <w:t xml:space="preserve"> simples e </w:t>
        </w:r>
        <w:proofErr w:type="spellStart"/>
        <w:r w:rsidR="00570A6E">
          <w:rPr>
            <w:lang w:eastAsia="pt-BR"/>
          </w:rPr>
          <w:t>basicas</w:t>
        </w:r>
        <w:proofErr w:type="spellEnd"/>
        <w:r w:rsidR="00570A6E">
          <w:rPr>
            <w:lang w:eastAsia="pt-BR"/>
          </w:rPr>
          <w:t xml:space="preserve"> </w:t>
        </w:r>
        <w:proofErr w:type="spellStart"/>
        <w:r w:rsidR="00570A6E">
          <w:rPr>
            <w:lang w:eastAsia="pt-BR"/>
          </w:rPr>
          <w:t>sao</w:t>
        </w:r>
        <w:proofErr w:type="spellEnd"/>
        <w:r w:rsidR="00570A6E">
          <w:rPr>
            <w:lang w:eastAsia="pt-BR"/>
          </w:rPr>
          <w:t xml:space="preserve"> </w:t>
        </w:r>
        <w:proofErr w:type="spellStart"/>
        <w:r w:rsidR="00570A6E">
          <w:rPr>
            <w:lang w:eastAsia="pt-BR"/>
          </w:rPr>
          <w:t>necessarias</w:t>
        </w:r>
        <w:proofErr w:type="spellEnd"/>
        <w:r w:rsidR="00570A6E">
          <w:rPr>
            <w:lang w:eastAsia="pt-BR"/>
          </w:rPr>
          <w:t xml:space="preserve"> varias linhas de </w:t>
        </w:r>
        <w:proofErr w:type="spellStart"/>
        <w:r w:rsidR="00570A6E">
          <w:rPr>
            <w:lang w:eastAsia="pt-BR"/>
          </w:rPr>
          <w:t>codigo</w:t>
        </w:r>
        <w:proofErr w:type="spellEnd"/>
        <w:r w:rsidR="00570A6E">
          <w:rPr>
            <w:lang w:eastAsia="pt-BR"/>
          </w:rPr>
          <w:t xml:space="preserve"> e muita </w:t>
        </w:r>
        <w:proofErr w:type="spellStart"/>
        <w:r w:rsidR="00570A6E">
          <w:rPr>
            <w:lang w:eastAsia="pt-BR"/>
          </w:rPr>
          <w:t>configuracao</w:t>
        </w:r>
        <w:proofErr w:type="spellEnd"/>
        <w:r w:rsidR="00570A6E">
          <w:rPr>
            <w:lang w:eastAsia="pt-BR"/>
          </w:rPr>
          <w:t>.</w:t>
        </w:r>
      </w:ins>
      <w:r>
        <w:rPr>
          <w:lang w:eastAsia="pt-BR"/>
        </w:rPr>
        <w:t xml:space="preserve"> </w:t>
      </w:r>
      <w:del w:id="806" w:author="mario" w:date="2017-07-15T09:42:00Z">
        <w:r w:rsidDel="00570A6E">
          <w:rPr>
            <w:lang w:eastAsia="pt-BR"/>
          </w:rPr>
          <w:delText>muito ruim</w:delText>
        </w:r>
        <w:r w:rsidR="00BD7770" w:rsidDel="00570A6E">
          <w:rPr>
            <w:lang w:eastAsia="pt-BR"/>
          </w:rPr>
          <w:delText xml:space="preserve"> e com a aparência ruim também. Seja pela quantidade de código necessário para fazer um gráfico simples ou pela dificuldade em </w:delText>
        </w:r>
        <w:r w:rsidR="000B5CD6" w:rsidDel="00570A6E">
          <w:rPr>
            <w:lang w:eastAsia="pt-BR"/>
          </w:rPr>
          <w:delText>mostrar os valores ao passar o mouse em cima do gráfico.</w:delText>
        </w:r>
      </w:del>
    </w:p>
    <w:p w14:paraId="0B5F5BDB" w14:textId="6E16DE98" w:rsidR="000B5CD6" w:rsidRDefault="000B5CD6" w:rsidP="00546AA5">
      <w:pPr>
        <w:pStyle w:val="Corpodetexto"/>
        <w:rPr>
          <w:lang w:eastAsia="pt-BR"/>
        </w:rPr>
      </w:pPr>
      <w:r>
        <w:rPr>
          <w:lang w:eastAsia="pt-BR"/>
        </w:rPr>
        <w:t xml:space="preserve">Utilizar alguma biblioteca mais potente, ou de alguma forma gerar uma página da web e utilizar bibliotecas em JS que fazem esse trabalho como, por exemplo, o </w:t>
      </w:r>
      <w:proofErr w:type="spellStart"/>
      <w:r>
        <w:rPr>
          <w:lang w:eastAsia="pt-BR"/>
        </w:rPr>
        <w:t>AmCharts</w:t>
      </w:r>
      <w:proofErr w:type="spellEnd"/>
      <w:r>
        <w:rPr>
          <w:lang w:eastAsia="pt-BR"/>
        </w:rPr>
        <w:t>.</w:t>
      </w:r>
    </w:p>
    <w:p w14:paraId="296EEC35" w14:textId="7D746DE9" w:rsidR="00337F94" w:rsidRDefault="00337F94" w:rsidP="00546AA5">
      <w:pPr>
        <w:pStyle w:val="Corpodetexto"/>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Corpodetexto"/>
        <w:rPr>
          <w:lang w:eastAsia="pt-BR"/>
        </w:rPr>
      </w:pPr>
    </w:p>
    <w:p w14:paraId="3692873F" w14:textId="5C09E22D" w:rsidR="000B5CD6" w:rsidRDefault="000B5CD6" w:rsidP="00337F94">
      <w:pPr>
        <w:pStyle w:val="Ttulo3"/>
      </w:pPr>
      <w:bookmarkStart w:id="807" w:name="_Toc486423184"/>
      <w:r>
        <w:t>Comparativo entre outras RNA</w:t>
      </w:r>
      <w:bookmarkEnd w:id="807"/>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t xml:space="preserve">Uma </w:t>
      </w:r>
      <w:r w:rsidR="00337F94">
        <w:rPr>
          <w:lang w:eastAsia="pt-BR"/>
        </w:rPr>
        <w:t>maneira</w:t>
      </w:r>
      <w:r>
        <w:rPr>
          <w:lang w:eastAsia="pt-BR"/>
        </w:rPr>
        <w:t xml:space="preserve"> para se comparar desempenho de várias </w:t>
      </w:r>
      <w:proofErr w:type="spellStart"/>
      <w:r>
        <w:rPr>
          <w:lang w:eastAsia="pt-BR"/>
        </w:rPr>
        <w:t>RNAs</w:t>
      </w:r>
      <w:proofErr w:type="spellEnd"/>
      <w:r>
        <w:rPr>
          <w:lang w:eastAsia="pt-BR"/>
        </w:rPr>
        <w:t xml:space="preserve">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Ttulo3"/>
      </w:pPr>
      <w:bookmarkStart w:id="808" w:name="_Toc486423185"/>
      <w:r>
        <w:t>Base de dados</w:t>
      </w:r>
      <w:bookmarkEnd w:id="808"/>
    </w:p>
    <w:p w14:paraId="6C727297" w14:textId="7DA2FE64" w:rsidR="00337F94" w:rsidRDefault="00337F94" w:rsidP="00337F94">
      <w:pPr>
        <w:pStyle w:val="Corpodetexto"/>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 xml:space="preserve">Ter mais de uma fonte de dados pode ser um recurso bastante útil como, por exemplo, o Google </w:t>
      </w:r>
      <w:proofErr w:type="spellStart"/>
      <w:r>
        <w:rPr>
          <w:lang w:eastAsia="pt-BR"/>
        </w:rPr>
        <w:t>Finance</w:t>
      </w:r>
      <w:proofErr w:type="spellEnd"/>
      <w:r>
        <w:rPr>
          <w:lang w:eastAsia="pt-BR"/>
        </w:rPr>
        <w:t>.</w:t>
      </w:r>
    </w:p>
    <w:p w14:paraId="71064620" w14:textId="2AD0E3BF" w:rsidR="00337F94" w:rsidRDefault="00337F94" w:rsidP="00337F94">
      <w:pPr>
        <w:pStyle w:val="Corpodetexto"/>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Corpodetexto"/>
        <w:rPr>
          <w:lang w:eastAsia="pt-BR"/>
        </w:rPr>
      </w:pPr>
    </w:p>
    <w:p w14:paraId="2ABDD88D" w14:textId="77777777" w:rsidR="005A451E" w:rsidRDefault="005A451E" w:rsidP="00337F94">
      <w:pPr>
        <w:pStyle w:val="Corpodetexto"/>
        <w:rPr>
          <w:lang w:eastAsia="pt-BR"/>
        </w:rPr>
      </w:pPr>
    </w:p>
    <w:p w14:paraId="50295B9C" w14:textId="49E8711C" w:rsidR="005A451E" w:rsidRDefault="005A451E" w:rsidP="005A451E">
      <w:pPr>
        <w:pStyle w:val="Ttulo3"/>
      </w:pPr>
      <w:bookmarkStart w:id="809" w:name="_Toc486423186"/>
      <w:r>
        <w:t>Outros relatórios</w:t>
      </w:r>
      <w:bookmarkEnd w:id="809"/>
    </w:p>
    <w:p w14:paraId="44136D1A" w14:textId="782CAAC3" w:rsidR="005A451E" w:rsidRDefault="005A451E" w:rsidP="005A451E">
      <w:pPr>
        <w:pStyle w:val="Corpodetexto"/>
        <w:rPr>
          <w:lang w:eastAsia="pt-BR"/>
        </w:rPr>
      </w:pPr>
    </w:p>
    <w:p w14:paraId="64A002AF" w14:textId="48E8C6BE" w:rsidR="005A451E" w:rsidRDefault="005A451E" w:rsidP="005A451E">
      <w:pPr>
        <w:pStyle w:val="Corpodetexto"/>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w:t>
      </w:r>
      <w:r>
        <w:rPr>
          <w:lang w:eastAsia="pt-BR"/>
        </w:rPr>
        <w:lastRenderedPageBreak/>
        <w:t>de comprar um pouco em D+0, e se realmente subir em D+1 vender essas ações. 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Corpodetexto"/>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Corpodetexto"/>
        <w:rPr>
          <w:lang w:eastAsia="pt-BR"/>
        </w:rPr>
      </w:pPr>
    </w:p>
    <w:p w14:paraId="4FE906F1" w14:textId="60F67752" w:rsidR="002251DF" w:rsidRDefault="002251DF" w:rsidP="002251DF">
      <w:pPr>
        <w:pStyle w:val="Ttulo3"/>
      </w:pPr>
      <w:bookmarkStart w:id="810" w:name="_Toc486423187"/>
      <w:r>
        <w:t>Layout</w:t>
      </w:r>
      <w:bookmarkEnd w:id="810"/>
    </w:p>
    <w:p w14:paraId="4B2FE6FA" w14:textId="77777777" w:rsidR="002251DF" w:rsidRDefault="002251DF" w:rsidP="002251DF">
      <w:pPr>
        <w:pStyle w:val="Corpodetexto"/>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Corpodetexto"/>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Corpodetexto"/>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811" w:name="_Toc486423188" w:displacedByCustomXml="next"/>
    <w:sdt>
      <w:sdtPr>
        <w:rPr>
          <w:rFonts w:cs="Times New Roman"/>
          <w:b w:val="0"/>
          <w:sz w:val="24"/>
        </w:rPr>
        <w:id w:val="655026315"/>
        <w:docPartObj>
          <w:docPartGallery w:val="Bibliographies"/>
          <w:docPartUnique/>
        </w:docPartObj>
      </w:sdtPr>
      <w:sdtEndPr/>
      <w:sdtContent>
        <w:p w14:paraId="4AD6AB2F" w14:textId="059A2AA9" w:rsidR="007759A3" w:rsidRPr="00750EA0" w:rsidRDefault="382A6C4F" w:rsidP="00750EA0">
          <w:pPr>
            <w:pStyle w:val="Ttulo1"/>
            <w:numPr>
              <w:ilvl w:val="0"/>
              <w:numId w:val="0"/>
            </w:numPr>
            <w:ind w:left="720" w:hanging="360"/>
            <w:rPr>
              <w:lang w:val="en-US"/>
            </w:rPr>
          </w:pPr>
          <w:proofErr w:type="spellStart"/>
          <w:r w:rsidRPr="00750EA0">
            <w:rPr>
              <w:lang w:val="en-US"/>
            </w:rPr>
            <w:t>Bibliografia</w:t>
          </w:r>
          <w:bookmarkEnd w:id="811"/>
          <w:proofErr w:type="spellEnd"/>
        </w:p>
        <w:sdt>
          <w:sdtPr>
            <w:id w:val="111145805"/>
            <w:bibliography/>
          </w:sdtPr>
          <w:sdtEndPr/>
          <w:sdtContent>
            <w:p w14:paraId="1310D86E" w14:textId="77777777" w:rsidR="007C43C0" w:rsidRPr="00750EA0" w:rsidRDefault="007759A3" w:rsidP="007C43C0">
              <w:pPr>
                <w:pStyle w:val="Bibliografia"/>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fia"/>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fia"/>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fia"/>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fia"/>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fia"/>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fia"/>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fia"/>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fia"/>
                <w:rPr>
                  <w:noProof/>
                </w:rPr>
              </w:pPr>
              <w:r>
                <w:rPr>
                  <w:noProof/>
                </w:rPr>
                <w:lastRenderedPageBreak/>
                <w:t>DO CARMO ROQUE, R.; DE MELLO, F. L. Estudo sobre a empregabilidade da previsão do índice BOVESPA usando Redes Neurais Artificiais, 2009.</w:t>
              </w:r>
            </w:p>
            <w:p w14:paraId="7DEE637A" w14:textId="77777777" w:rsidR="007C43C0" w:rsidRDefault="007C43C0" w:rsidP="007C43C0">
              <w:pPr>
                <w:pStyle w:val="Bibliografia"/>
                <w:rPr>
                  <w:noProof/>
                </w:rPr>
              </w:pPr>
              <w:r w:rsidRPr="00750EA0">
                <w:rPr>
                  <w:noProof/>
                  <w:lang w:val="en-US"/>
                </w:rPr>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fia"/>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fia"/>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fia"/>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fia"/>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fia"/>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fia"/>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fia"/>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fia"/>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fia"/>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fia"/>
                <w:rPr>
                  <w:noProof/>
                </w:rPr>
              </w:pPr>
              <w:r>
                <w:rPr>
                  <w:noProof/>
                </w:rPr>
                <w:lastRenderedPageBreak/>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6F2A5FD4" w14:textId="77777777" w:rsidR="007C43C0" w:rsidRDefault="007C43C0" w:rsidP="007C43C0">
              <w:pPr>
                <w:pStyle w:val="Bibliografia"/>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fia"/>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fia"/>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fia"/>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fia"/>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fia"/>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fia"/>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fia"/>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fia"/>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fia"/>
                <w:rPr>
                  <w:noProof/>
                </w:rPr>
              </w:pPr>
              <w:r>
                <w:rPr>
                  <w:noProof/>
                </w:rPr>
                <w:lastRenderedPageBreak/>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fia"/>
                <w:rPr>
                  <w:noProof/>
                </w:rPr>
              </w:pPr>
              <w:r>
                <w:rPr>
                  <w:noProof/>
                </w:rPr>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fia"/>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fia"/>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fia"/>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fia"/>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fia"/>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fia"/>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fia"/>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fia"/>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fia"/>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fia"/>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fia"/>
                <w:rPr>
                  <w:noProof/>
                  <w:lang w:val="en-US"/>
                </w:rPr>
              </w:pPr>
              <w:r w:rsidRPr="00750EA0">
                <w:rPr>
                  <w:noProof/>
                  <w:lang w:val="en-US"/>
                </w:rPr>
                <w:lastRenderedPageBreak/>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fia"/>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fia"/>
                <w:rPr>
                  <w:noProof/>
                  <w:lang w:val="en-US"/>
                </w:rPr>
              </w:pPr>
              <w:r w:rsidRPr="00750EA0">
                <w:rPr>
                  <w:noProof/>
                  <w:lang w:val="en-US"/>
                </w:rPr>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fia"/>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fia"/>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fia"/>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fia"/>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fia"/>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fia"/>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fia"/>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73" w:author="Andreia Machion" w:date="2017-06-02T11:40:00Z" w:initials="AM">
    <w:p w14:paraId="028A20B5" w14:textId="2683D454" w:rsidR="00FD570E" w:rsidRDefault="00FD570E">
      <w:pPr>
        <w:pStyle w:val="Textodecomentrio"/>
      </w:pPr>
      <w:r>
        <w:rPr>
          <w:rStyle w:val="Refdecomentrio"/>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314CA2" w14:textId="77777777" w:rsidR="008913FA" w:rsidRDefault="008913FA" w:rsidP="002078DB">
      <w:r>
        <w:separator/>
      </w:r>
    </w:p>
    <w:p w14:paraId="4055AE74" w14:textId="77777777" w:rsidR="008913FA" w:rsidRDefault="008913FA" w:rsidP="002078DB"/>
    <w:p w14:paraId="32127C8C" w14:textId="77777777" w:rsidR="008913FA" w:rsidRDefault="008913FA" w:rsidP="002078DB"/>
    <w:p w14:paraId="0A40C9A0" w14:textId="77777777" w:rsidR="008913FA" w:rsidRDefault="008913FA" w:rsidP="002078DB"/>
    <w:p w14:paraId="7283AC87" w14:textId="77777777" w:rsidR="008913FA" w:rsidRDefault="008913FA" w:rsidP="002078DB"/>
    <w:p w14:paraId="407EBA18" w14:textId="77777777" w:rsidR="008913FA" w:rsidRDefault="008913FA"/>
    <w:p w14:paraId="58B5F8B8" w14:textId="77777777" w:rsidR="008913FA" w:rsidRDefault="008913FA"/>
  </w:endnote>
  <w:endnote w:type="continuationSeparator" w:id="0">
    <w:p w14:paraId="0057596E" w14:textId="77777777" w:rsidR="008913FA" w:rsidRDefault="008913FA" w:rsidP="002078DB">
      <w:r>
        <w:continuationSeparator/>
      </w:r>
    </w:p>
    <w:p w14:paraId="320E8A5B" w14:textId="77777777" w:rsidR="008913FA" w:rsidRDefault="008913FA" w:rsidP="002078DB"/>
    <w:p w14:paraId="72DEA424" w14:textId="77777777" w:rsidR="008913FA" w:rsidRDefault="008913FA" w:rsidP="002078DB"/>
    <w:p w14:paraId="624BF48F" w14:textId="77777777" w:rsidR="008913FA" w:rsidRDefault="008913FA" w:rsidP="002078DB"/>
    <w:p w14:paraId="16F1F8FA" w14:textId="77777777" w:rsidR="008913FA" w:rsidRDefault="008913FA" w:rsidP="002078DB"/>
    <w:p w14:paraId="5BE95F4B" w14:textId="77777777" w:rsidR="008913FA" w:rsidRDefault="008913FA"/>
    <w:p w14:paraId="22F99D3C" w14:textId="77777777" w:rsidR="008913FA" w:rsidRDefault="008913FA"/>
  </w:endnote>
  <w:endnote w:type="continuationNotice" w:id="1">
    <w:p w14:paraId="0E88258F" w14:textId="77777777" w:rsidR="008913FA" w:rsidRDefault="008913FA">
      <w:pPr>
        <w:spacing w:after="0"/>
      </w:pPr>
    </w:p>
    <w:p w14:paraId="1815968C" w14:textId="77777777" w:rsidR="008913FA" w:rsidRDefault="008913FA"/>
    <w:p w14:paraId="0F3D4A29" w14:textId="77777777" w:rsidR="008913FA" w:rsidRDefault="008913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Yu Gothic Light">
    <w:altName w:val="MS Mincho"/>
    <w:panose1 w:val="00000000000000000000"/>
    <w:charset w:val="80"/>
    <w:family w:val="roman"/>
    <w:notTrueType/>
    <w:pitch w:val="default"/>
  </w:font>
  <w:font w:name="Yu Mincho">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5C27C5" w14:textId="77777777" w:rsidR="008913FA" w:rsidRDefault="008913FA" w:rsidP="002078DB">
      <w:r>
        <w:separator/>
      </w:r>
    </w:p>
    <w:p w14:paraId="216E719B" w14:textId="77777777" w:rsidR="008913FA" w:rsidRDefault="008913FA" w:rsidP="002078DB"/>
    <w:p w14:paraId="25091443" w14:textId="77777777" w:rsidR="008913FA" w:rsidRDefault="008913FA" w:rsidP="002078DB"/>
    <w:p w14:paraId="685B16B8" w14:textId="77777777" w:rsidR="008913FA" w:rsidRDefault="008913FA" w:rsidP="002078DB"/>
    <w:p w14:paraId="09837C85" w14:textId="77777777" w:rsidR="008913FA" w:rsidRDefault="008913FA" w:rsidP="002078DB"/>
    <w:p w14:paraId="144CAE78" w14:textId="77777777" w:rsidR="008913FA" w:rsidRDefault="008913FA"/>
    <w:p w14:paraId="5CCDF541" w14:textId="77777777" w:rsidR="008913FA" w:rsidRDefault="008913FA"/>
  </w:footnote>
  <w:footnote w:type="continuationSeparator" w:id="0">
    <w:p w14:paraId="03730A65" w14:textId="77777777" w:rsidR="008913FA" w:rsidRDefault="008913FA" w:rsidP="002078DB">
      <w:r>
        <w:continuationSeparator/>
      </w:r>
    </w:p>
    <w:p w14:paraId="6F6270BF" w14:textId="77777777" w:rsidR="008913FA" w:rsidRDefault="008913FA" w:rsidP="002078DB"/>
    <w:p w14:paraId="2E8C4819" w14:textId="77777777" w:rsidR="008913FA" w:rsidRDefault="008913FA" w:rsidP="002078DB"/>
    <w:p w14:paraId="56B6B289" w14:textId="77777777" w:rsidR="008913FA" w:rsidRDefault="008913FA" w:rsidP="002078DB"/>
    <w:p w14:paraId="39EC083D" w14:textId="77777777" w:rsidR="008913FA" w:rsidRDefault="008913FA" w:rsidP="002078DB"/>
    <w:p w14:paraId="2F04D72A" w14:textId="77777777" w:rsidR="008913FA" w:rsidRDefault="008913FA"/>
    <w:p w14:paraId="67BF3947" w14:textId="77777777" w:rsidR="008913FA" w:rsidRDefault="008913FA"/>
  </w:footnote>
  <w:footnote w:type="continuationNotice" w:id="1">
    <w:p w14:paraId="19EFB174" w14:textId="77777777" w:rsidR="008913FA" w:rsidRDefault="008913FA">
      <w:pPr>
        <w:spacing w:after="0"/>
      </w:pPr>
    </w:p>
    <w:p w14:paraId="1B7781A4" w14:textId="77777777" w:rsidR="008913FA" w:rsidRDefault="008913FA"/>
    <w:p w14:paraId="52B52387" w14:textId="77777777" w:rsidR="008913FA" w:rsidRDefault="008913F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Cabealho"/>
          <w:jc w:val="right"/>
        </w:pPr>
        <w:r>
          <w:fldChar w:fldCharType="begin"/>
        </w:r>
        <w:r>
          <w:instrText xml:space="preserve"> PAGE   \* MERGEFORMAT </w:instrText>
        </w:r>
        <w:r>
          <w:fldChar w:fldCharType="separate"/>
        </w:r>
        <w:r w:rsidR="00232D18">
          <w:rPr>
            <w:noProof/>
          </w:rPr>
          <w:t>76</w:t>
        </w:r>
        <w:r>
          <w:rPr>
            <w:noProof/>
          </w:rPr>
          <w:fldChar w:fldCharType="end"/>
        </w:r>
      </w:p>
    </w:sdtContent>
  </w:sdt>
  <w:p w14:paraId="01495C43" w14:textId="77777777" w:rsidR="00FD570E" w:rsidRDefault="00FD570E">
    <w:pPr>
      <w:pStyle w:val="Cabealho"/>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361" w:hanging="885"/>
      </w:pPr>
      <w:rPr>
        <w:rFonts w:hint="default"/>
      </w:rPr>
    </w:lvl>
    <w:lvl w:ilvl="2">
      <w:start w:val="1"/>
      <w:numFmt w:val="decimal"/>
      <w:pStyle w:val="Ttulo3"/>
      <w:isLgl/>
      <w:lvlText w:val="%1.%2.%3"/>
      <w:lvlJc w:val="left"/>
      <w:pPr>
        <w:ind w:left="1477" w:hanging="885"/>
      </w:pPr>
      <w:rPr>
        <w:rFonts w:ascii="Arial" w:hAnsi="Arial" w:cs="Arial" w:hint="default"/>
      </w:rPr>
    </w:lvl>
    <w:lvl w:ilvl="3">
      <w:start w:val="1"/>
      <w:numFmt w:val="decimal"/>
      <w:pStyle w:val="Ttulo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2D18"/>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6FA"/>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A6E"/>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3FA"/>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640"/>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Ttulo1">
    <w:name w:val="heading 1"/>
    <w:basedOn w:val="PargrafodaLista"/>
    <w:next w:val="Normal"/>
    <w:link w:val="Ttulo1Char"/>
    <w:uiPriority w:val="9"/>
    <w:qFormat/>
    <w:rsid w:val="00AD1FC5"/>
    <w:pPr>
      <w:numPr>
        <w:numId w:val="19"/>
      </w:numPr>
      <w:jc w:val="left"/>
      <w:outlineLvl w:val="0"/>
    </w:pPr>
    <w:rPr>
      <w:rFonts w:cs="Arial"/>
      <w:b/>
      <w:sz w:val="32"/>
    </w:rPr>
  </w:style>
  <w:style w:type="paragraph" w:styleId="Ttulo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Ttulo3">
    <w:name w:val="heading 3"/>
    <w:basedOn w:val="Normal"/>
    <w:next w:val="Corpodetexto"/>
    <w:link w:val="Ttulo3Char"/>
    <w:qFormat/>
    <w:rsid w:val="00AD1FC5"/>
    <w:pPr>
      <w:numPr>
        <w:ilvl w:val="2"/>
        <w:numId w:val="19"/>
      </w:numPr>
      <w:spacing w:before="280" w:after="280"/>
      <w:outlineLvl w:val="2"/>
    </w:pPr>
    <w:rPr>
      <w:rFonts w:eastAsia="SimSun"/>
      <w:b/>
      <w:bCs/>
      <w:szCs w:val="27"/>
      <w:lang w:eastAsia="pt-BR"/>
    </w:rPr>
  </w:style>
  <w:style w:type="paragraph" w:styleId="Ttulo4">
    <w:name w:val="heading 4"/>
    <w:basedOn w:val="Normal"/>
    <w:next w:val="Normal"/>
    <w:link w:val="Ttulo4Char"/>
    <w:uiPriority w:val="9"/>
    <w:qFormat/>
    <w:rsid w:val="00AD1FC5"/>
    <w:pPr>
      <w:keepNext/>
      <w:numPr>
        <w:ilvl w:val="3"/>
        <w:numId w:val="19"/>
      </w:numPr>
      <w:spacing w:before="240" w:after="60"/>
      <w:outlineLvl w:val="3"/>
    </w:pPr>
    <w:rPr>
      <w:rFonts w:cs="Arial"/>
      <w:b/>
      <w:bCs/>
      <w:lang w:val="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Nmerodepgina">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Forte">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Refdenotaderodap">
    <w:name w:val="footnote reference"/>
    <w:semiHidden/>
    <w:rPr>
      <w:vertAlign w:val="superscript"/>
    </w:rPr>
  </w:style>
  <w:style w:type="character" w:styleId="Refdenotadefim">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Corpodetexto"/>
    <w:pPr>
      <w:keepNext/>
      <w:spacing w:before="240"/>
    </w:pPr>
    <w:rPr>
      <w:rFonts w:eastAsia="Arial Unicode MS" w:cs="Tahoma"/>
      <w:sz w:val="28"/>
      <w:szCs w:val="28"/>
    </w:rPr>
  </w:style>
  <w:style w:type="paragraph" w:styleId="Corpodetexto">
    <w:name w:val="Body Text"/>
    <w:basedOn w:val="Normal"/>
    <w:link w:val="CorpodetextoChar"/>
  </w:style>
  <w:style w:type="paragraph" w:styleId="Lista">
    <w:name w:val="List"/>
    <w:basedOn w:val="Corpodetexto"/>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Recuodecorpodetexto">
    <w:name w:val="Body Text Indent"/>
    <w:basedOn w:val="Normal"/>
    <w:pPr>
      <w:spacing w:before="120"/>
      <w:ind w:left="3402"/>
    </w:pPr>
    <w:rPr>
      <w:bCs/>
    </w:rPr>
  </w:style>
  <w:style w:type="paragraph" w:styleId="Cabealho">
    <w:name w:val="header"/>
    <w:basedOn w:val="Normal"/>
    <w:link w:val="Cabealho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rPr>
      <w:b/>
      <w:bCs/>
    </w:rPr>
  </w:style>
  <w:style w:type="paragraph" w:styleId="Textodebalo">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Rodap">
    <w:name w:val="footer"/>
    <w:basedOn w:val="Normal"/>
    <w:pPr>
      <w:tabs>
        <w:tab w:val="center" w:pos="4419"/>
        <w:tab w:val="right" w:pos="8838"/>
      </w:tabs>
    </w:pPr>
  </w:style>
  <w:style w:type="paragraph" w:styleId="Sumrio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Textodenotaderodap">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Sumrio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Sumrio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Sumrio4">
    <w:name w:val="toc 4"/>
    <w:basedOn w:val="ndice"/>
    <w:uiPriority w:val="39"/>
    <w:pPr>
      <w:suppressLineNumbers w:val="0"/>
      <w:ind w:left="720"/>
    </w:pPr>
    <w:rPr>
      <w:rFonts w:asciiTheme="minorHAnsi" w:hAnsiTheme="minorHAnsi" w:cs="Times New Roman"/>
      <w:sz w:val="18"/>
      <w:szCs w:val="18"/>
    </w:rPr>
  </w:style>
  <w:style w:type="paragraph" w:styleId="Sumrio5">
    <w:name w:val="toc 5"/>
    <w:basedOn w:val="ndice"/>
    <w:uiPriority w:val="39"/>
    <w:pPr>
      <w:suppressLineNumbers w:val="0"/>
      <w:ind w:left="960"/>
    </w:pPr>
    <w:rPr>
      <w:rFonts w:asciiTheme="minorHAnsi" w:hAnsiTheme="minorHAnsi" w:cs="Times New Roman"/>
      <w:sz w:val="18"/>
      <w:szCs w:val="18"/>
    </w:rPr>
  </w:style>
  <w:style w:type="paragraph" w:styleId="Sumrio6">
    <w:name w:val="toc 6"/>
    <w:basedOn w:val="ndice"/>
    <w:uiPriority w:val="39"/>
    <w:pPr>
      <w:suppressLineNumbers w:val="0"/>
      <w:ind w:left="1200"/>
    </w:pPr>
    <w:rPr>
      <w:rFonts w:asciiTheme="minorHAnsi" w:hAnsiTheme="minorHAnsi" w:cs="Times New Roman"/>
      <w:sz w:val="18"/>
      <w:szCs w:val="18"/>
    </w:rPr>
  </w:style>
  <w:style w:type="paragraph" w:styleId="Sumrio7">
    <w:name w:val="toc 7"/>
    <w:basedOn w:val="ndice"/>
    <w:uiPriority w:val="39"/>
    <w:pPr>
      <w:suppressLineNumbers w:val="0"/>
      <w:ind w:left="1440"/>
    </w:pPr>
    <w:rPr>
      <w:rFonts w:asciiTheme="minorHAnsi" w:hAnsiTheme="minorHAnsi" w:cs="Times New Roman"/>
      <w:sz w:val="18"/>
      <w:szCs w:val="18"/>
    </w:rPr>
  </w:style>
  <w:style w:type="paragraph" w:styleId="Sumrio8">
    <w:name w:val="toc 8"/>
    <w:basedOn w:val="ndice"/>
    <w:uiPriority w:val="39"/>
    <w:pPr>
      <w:suppressLineNumbers w:val="0"/>
      <w:ind w:left="1680"/>
    </w:pPr>
    <w:rPr>
      <w:rFonts w:asciiTheme="minorHAnsi" w:hAnsiTheme="minorHAnsi" w:cs="Times New Roman"/>
      <w:sz w:val="18"/>
      <w:szCs w:val="18"/>
    </w:rPr>
  </w:style>
  <w:style w:type="paragraph" w:styleId="Sumrio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Corpodetexto"/>
  </w:style>
  <w:style w:type="character" w:styleId="Refdecomentrio">
    <w:name w:val="annotation reference"/>
    <w:semiHidden/>
    <w:rsid w:val="00C538FE"/>
    <w:rPr>
      <w:sz w:val="16"/>
      <w:szCs w:val="16"/>
    </w:rPr>
  </w:style>
  <w:style w:type="paragraph" w:styleId="Textodecomentrio">
    <w:name w:val="annotation text"/>
    <w:basedOn w:val="Normal"/>
    <w:link w:val="TextodecomentrioChar"/>
    <w:semiHidden/>
    <w:rsid w:val="00C538FE"/>
    <w:rPr>
      <w:sz w:val="20"/>
      <w:szCs w:val="20"/>
    </w:rPr>
  </w:style>
  <w:style w:type="paragraph" w:styleId="Pr-formataoHTML">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MquinadeescreverHTML">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Fontepargpadro"/>
    <w:rsid w:val="00084BAE"/>
  </w:style>
  <w:style w:type="character" w:customStyle="1" w:styleId="intert1">
    <w:name w:val="intert1"/>
    <w:basedOn w:val="Fontepargpadro"/>
    <w:rsid w:val="00084BAE"/>
  </w:style>
  <w:style w:type="character" w:customStyle="1" w:styleId="link-external">
    <w:name w:val="link-external"/>
    <w:basedOn w:val="Fontepargpadro"/>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Ttulo1Char">
    <w:name w:val="Título 1 Char"/>
    <w:link w:val="Ttulo1"/>
    <w:uiPriority w:val="9"/>
    <w:rsid w:val="00AD1FC5"/>
    <w:rPr>
      <w:rFonts w:ascii="Arial" w:hAnsi="Arial" w:cs="Arial"/>
      <w:b/>
      <w:sz w:val="32"/>
      <w:szCs w:val="24"/>
      <w:lang w:eastAsia="ar-SA"/>
    </w:rPr>
  </w:style>
  <w:style w:type="paragraph" w:styleId="Legenda">
    <w:name w:val="caption"/>
    <w:basedOn w:val="Normal"/>
    <w:next w:val="Normal"/>
    <w:uiPriority w:val="35"/>
    <w:qFormat/>
    <w:rsid w:val="00ED5B11"/>
    <w:pPr>
      <w:spacing w:after="0"/>
      <w:jc w:val="center"/>
    </w:pPr>
    <w:rPr>
      <w:b/>
      <w:bCs/>
      <w:sz w:val="20"/>
      <w:szCs w:val="20"/>
    </w:rPr>
  </w:style>
  <w:style w:type="paragraph" w:styleId="ndicedeilustraes">
    <w:name w:val="table of figures"/>
    <w:basedOn w:val="Normal"/>
    <w:next w:val="Normal"/>
    <w:uiPriority w:val="99"/>
    <w:unhideWhenUsed/>
    <w:rsid w:val="00A01A75"/>
  </w:style>
  <w:style w:type="character" w:customStyle="1" w:styleId="CabealhoChar">
    <w:name w:val="Cabeçalho Char"/>
    <w:link w:val="Cabealho"/>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Recuodecorpodetexto3">
    <w:name w:val="Body Text Indent 3"/>
    <w:basedOn w:val="Normal"/>
    <w:link w:val="Recuodecorpodetexto3Char"/>
    <w:uiPriority w:val="99"/>
    <w:unhideWhenUsed/>
    <w:rsid w:val="00D26A09"/>
    <w:pPr>
      <w:ind w:left="283"/>
    </w:pPr>
    <w:rPr>
      <w:sz w:val="16"/>
      <w:szCs w:val="16"/>
      <w:lang w:val="x-none"/>
    </w:rPr>
  </w:style>
  <w:style w:type="character" w:customStyle="1" w:styleId="Recuodecorpodetexto3Char">
    <w:name w:val="Recuo de corpo de texto 3 Char"/>
    <w:link w:val="Recuodecorpodetexto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Ttulo4Char">
    <w:name w:val="Título 4 Char"/>
    <w:link w:val="Ttulo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PargrafodaLista">
    <w:name w:val="List Paragraph"/>
    <w:basedOn w:val="Normal"/>
    <w:uiPriority w:val="72"/>
    <w:qFormat/>
    <w:rsid w:val="00614E38"/>
    <w:pPr>
      <w:ind w:left="720"/>
      <w:contextualSpacing/>
    </w:pPr>
  </w:style>
  <w:style w:type="paragraph" w:styleId="Citao">
    <w:name w:val="Quote"/>
    <w:basedOn w:val="Normal"/>
    <w:next w:val="Normal"/>
    <w:link w:val="CitaoChar"/>
    <w:uiPriority w:val="73"/>
    <w:qFormat/>
    <w:rsid w:val="004F5E75"/>
    <w:pPr>
      <w:ind w:left="2268" w:firstLine="0"/>
    </w:pPr>
    <w:rPr>
      <w:iCs/>
      <w:color w:val="000000" w:themeColor="text1"/>
      <w:sz w:val="20"/>
    </w:rPr>
  </w:style>
  <w:style w:type="character" w:customStyle="1" w:styleId="CitaoChar">
    <w:name w:val="Citação Char"/>
    <w:basedOn w:val="Fontepargpadro"/>
    <w:link w:val="Citao"/>
    <w:uiPriority w:val="73"/>
    <w:rsid w:val="004F5E75"/>
    <w:rPr>
      <w:rFonts w:ascii="Arial" w:hAnsi="Arial"/>
      <w:iCs/>
      <w:color w:val="000000" w:themeColor="text1"/>
      <w:szCs w:val="24"/>
      <w:lang w:eastAsia="ar-SA"/>
    </w:rPr>
  </w:style>
  <w:style w:type="paragraph" w:styleId="Remissivo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Remissivo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Remissivo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Remissivo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Remissivo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Remissivo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Remissivo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Remissivo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Remissivo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Ttulodendiceremissivo">
    <w:name w:val="index heading"/>
    <w:basedOn w:val="Normal"/>
    <w:next w:val="Remissivo1"/>
    <w:uiPriority w:val="99"/>
    <w:unhideWhenUsed/>
    <w:rsid w:val="00385E45"/>
    <w:pPr>
      <w:spacing w:before="120"/>
    </w:pPr>
    <w:rPr>
      <w:rFonts w:asciiTheme="minorHAnsi" w:hAnsiTheme="minorHAnsi"/>
      <w:b/>
      <w:bCs/>
      <w:i/>
      <w:iCs/>
      <w:sz w:val="20"/>
      <w:szCs w:val="20"/>
    </w:rPr>
  </w:style>
  <w:style w:type="paragraph" w:styleId="CabealhodoSumrio">
    <w:name w:val="TOC Heading"/>
    <w:basedOn w:val="Ttulo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tulo">
    <w:name w:val="Title"/>
    <w:basedOn w:val="Normal"/>
    <w:next w:val="Normal"/>
    <w:link w:val="TtuloChar"/>
    <w:uiPriority w:val="10"/>
    <w:qFormat/>
    <w:rsid w:val="002E2FB6"/>
    <w:pPr>
      <w:jc w:val="center"/>
    </w:pPr>
    <w:rPr>
      <w:rFonts w:cs="Arial"/>
      <w:b/>
    </w:rPr>
  </w:style>
  <w:style w:type="character" w:customStyle="1" w:styleId="TtuloChar">
    <w:name w:val="Título Char"/>
    <w:basedOn w:val="Fontepargpadro"/>
    <w:link w:val="Ttulo"/>
    <w:uiPriority w:val="10"/>
    <w:rsid w:val="002E2FB6"/>
    <w:rPr>
      <w:rFonts w:ascii="Arial" w:hAnsi="Arial" w:cs="Arial"/>
      <w:b/>
      <w:sz w:val="24"/>
      <w:szCs w:val="24"/>
      <w:lang w:eastAsia="ar-SA"/>
    </w:rPr>
  </w:style>
  <w:style w:type="paragraph" w:styleId="Bibliografia">
    <w:name w:val="Bibliography"/>
    <w:basedOn w:val="Normal"/>
    <w:next w:val="Normal"/>
    <w:uiPriority w:val="70"/>
    <w:rsid w:val="00F469B0"/>
  </w:style>
  <w:style w:type="paragraph" w:styleId="Reviso">
    <w:name w:val="Revision"/>
    <w:hidden/>
    <w:uiPriority w:val="71"/>
    <w:rsid w:val="00946EBD"/>
    <w:rPr>
      <w:rFonts w:ascii="Arial" w:hAnsi="Arial"/>
      <w:sz w:val="24"/>
      <w:szCs w:val="24"/>
      <w:lang w:eastAsia="ar-SA"/>
    </w:rPr>
  </w:style>
  <w:style w:type="character" w:customStyle="1" w:styleId="normaltextrun">
    <w:name w:val="normaltextrun"/>
    <w:basedOn w:val="Fontepargpadro"/>
    <w:rsid w:val="004E1FFB"/>
  </w:style>
  <w:style w:type="character" w:customStyle="1" w:styleId="eop">
    <w:name w:val="eop"/>
    <w:basedOn w:val="Fontepargpadro"/>
    <w:rsid w:val="004E1FFB"/>
  </w:style>
  <w:style w:type="character" w:customStyle="1" w:styleId="Ttulo3Char">
    <w:name w:val="Título 3 Char"/>
    <w:basedOn w:val="Fontepargpadro"/>
    <w:link w:val="Ttulo3"/>
    <w:rsid w:val="00AD1FC5"/>
    <w:rPr>
      <w:rFonts w:ascii="Arial" w:eastAsia="SimSun" w:hAnsi="Arial"/>
      <w:b/>
      <w:bCs/>
      <w:sz w:val="24"/>
      <w:szCs w:val="27"/>
      <w:lang w:eastAsia="pt-BR"/>
    </w:rPr>
  </w:style>
  <w:style w:type="character" w:customStyle="1" w:styleId="CorpodetextoChar">
    <w:name w:val="Corpo de texto Char"/>
    <w:basedOn w:val="Fontepargpadro"/>
    <w:link w:val="Corpodetexto"/>
    <w:rsid w:val="00084545"/>
    <w:rPr>
      <w:rFonts w:ascii="Arial" w:hAnsi="Arial"/>
      <w:sz w:val="24"/>
      <w:szCs w:val="24"/>
      <w:lang w:eastAsia="ar-SA"/>
    </w:rPr>
  </w:style>
  <w:style w:type="character" w:customStyle="1" w:styleId="apple-converted-space">
    <w:name w:val="apple-converted-space"/>
    <w:basedOn w:val="Fontepargpadro"/>
    <w:rsid w:val="00791D34"/>
  </w:style>
  <w:style w:type="character" w:customStyle="1" w:styleId="TextodecomentrioChar">
    <w:name w:val="Texto de comentário Char"/>
    <w:basedOn w:val="Fontepargpadro"/>
    <w:link w:val="Textodecomentrio"/>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Fontepargpadro"/>
    <w:link w:val="Image"/>
    <w:rsid w:val="00C924F0"/>
    <w:rPr>
      <w:rFonts w:ascii="Arial" w:hAnsi="Arial"/>
      <w:noProof/>
      <w:sz w:val="24"/>
      <w:szCs w:val="24"/>
      <w:lang w:eastAsia="pt-BR"/>
    </w:rPr>
  </w:style>
  <w:style w:type="character" w:styleId="TextodoEspaoReservado">
    <w:name w:val="Placeholder Text"/>
    <w:basedOn w:val="Fontepargpadro"/>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1A00FBFC-20D3-4716-8D04-06FFB399A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129</Pages>
  <Words>18346</Words>
  <Characters>99069</Characters>
  <Application>Microsoft Office Word</Application>
  <DocSecurity>0</DocSecurity>
  <Lines>825</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8</cp:revision>
  <cp:lastPrinted>2008-02-20T17:37:00Z</cp:lastPrinted>
  <dcterms:created xsi:type="dcterms:W3CDTF">2017-07-15T12:11:00Z</dcterms:created>
  <dcterms:modified xsi:type="dcterms:W3CDTF">2017-07-16T23:28:00Z</dcterms:modified>
</cp:coreProperties>
</file>